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B650E" w14:textId="77777777" w:rsidR="00BC46F0" w:rsidRDefault="00BC46F0">
      <w:pPr>
        <w:jc w:val="center"/>
        <w:divId w:val="986279023"/>
        <w:rPr>
          <w:rFonts w:ascii="Calibri" w:eastAsia="Times New Roman" w:hAnsi="Calibri" w:cs="Calibri"/>
          <w:b/>
          <w:bCs/>
          <w:color w:val="0F3D2E"/>
          <w:sz w:val="48"/>
          <w:szCs w:val="48"/>
        </w:rPr>
      </w:pPr>
      <w:r>
        <w:rPr>
          <w:rFonts w:ascii="Calibri" w:eastAsia="Times New Roman" w:hAnsi="Calibri" w:cs="Calibri"/>
          <w:b/>
          <w:bCs/>
          <w:color w:val="0F3D2E"/>
          <w:sz w:val="48"/>
          <w:szCs w:val="48"/>
        </w:rPr>
        <w:t>FINTRACK</w:t>
      </w:r>
    </w:p>
    <w:p w14:paraId="6BC08EF1" w14:textId="77777777" w:rsidR="00BC46F0" w:rsidRDefault="00BC46F0">
      <w:pPr>
        <w:jc w:val="center"/>
        <w:divId w:val="250697987"/>
        <w:rPr>
          <w:rFonts w:ascii="Calibri" w:eastAsia="Times New Roman" w:hAnsi="Calibri" w:cs="Calibri"/>
          <w:color w:val="6B7280"/>
        </w:rPr>
      </w:pPr>
      <w:r>
        <w:rPr>
          <w:rFonts w:ascii="Calibri" w:eastAsia="Times New Roman" w:hAnsi="Calibri" w:cs="Calibri"/>
          <w:color w:val="6B7280"/>
        </w:rPr>
        <w:t xml:space="preserve">Sistem Informasi Keuangan Pribadi dengan Konsep To-Do </w:t>
      </w:r>
      <w:proofErr w:type="spellStart"/>
      <w:r>
        <w:rPr>
          <w:rFonts w:ascii="Calibri" w:eastAsia="Times New Roman" w:hAnsi="Calibri" w:cs="Calibri"/>
          <w:color w:val="6B7280"/>
        </w:rPr>
        <w:t>List</w:t>
      </w:r>
      <w:proofErr w:type="spellEnd"/>
      <w:r>
        <w:rPr>
          <w:rFonts w:ascii="Calibri" w:eastAsia="Times New Roman" w:hAnsi="Calibri" w:cs="Calibri"/>
          <w:color w:val="6B7280"/>
        </w:rPr>
        <w:t xml:space="preserve"> Finansial Berbasis Web</w:t>
      </w:r>
      <w:r>
        <w:rPr>
          <w:rFonts w:ascii="Calibri" w:eastAsia="Times New Roman" w:hAnsi="Calibri" w:cs="Calibri"/>
          <w:color w:val="6B7280"/>
        </w:rPr>
        <w:br/>
      </w:r>
      <w:r>
        <w:rPr>
          <w:rStyle w:val="Kuat"/>
          <w:rFonts w:ascii="Calibri" w:eastAsia="Times New Roman" w:hAnsi="Calibri" w:cs="Calibri"/>
          <w:color w:val="6B7280"/>
        </w:rPr>
        <w:t>Dokumen Lengkap Kelompok B</w:t>
      </w:r>
      <w:r>
        <w:rPr>
          <w:rFonts w:ascii="Calibri" w:eastAsia="Times New Roman" w:hAnsi="Calibri" w:cs="Calibri"/>
          <w:color w:val="6B7280"/>
        </w:rPr>
        <w:t xml:space="preserve"> — Ringkasan Aplikasi • Pembagian Tugas • </w:t>
      </w:r>
      <w:proofErr w:type="spellStart"/>
      <w:r>
        <w:rPr>
          <w:rFonts w:ascii="Calibri" w:eastAsia="Times New Roman" w:hAnsi="Calibri" w:cs="Calibri"/>
          <w:color w:val="6B7280"/>
        </w:rPr>
        <w:t>Checklist</w:t>
      </w:r>
      <w:proofErr w:type="spellEnd"/>
      <w:r>
        <w:rPr>
          <w:rFonts w:ascii="Calibri" w:eastAsia="Times New Roman" w:hAnsi="Calibri" w:cs="Calibri"/>
          <w:color w:val="6B7280"/>
        </w:rPr>
        <w:t xml:space="preserve"> </w:t>
      </w:r>
      <w:proofErr w:type="spellStart"/>
      <w:r>
        <w:rPr>
          <w:rFonts w:ascii="Calibri" w:eastAsia="Times New Roman" w:hAnsi="Calibri" w:cs="Calibri"/>
          <w:color w:val="6B7280"/>
        </w:rPr>
        <w:t>Capstone</w:t>
      </w:r>
      <w:proofErr w:type="spellEnd"/>
      <w:r>
        <w:rPr>
          <w:rFonts w:ascii="Calibri" w:eastAsia="Times New Roman" w:hAnsi="Calibri" w:cs="Calibri"/>
          <w:color w:val="6B7280"/>
        </w:rPr>
        <w:t xml:space="preserve"> • PRD • Design System</w:t>
      </w:r>
      <w:r>
        <w:rPr>
          <w:rFonts w:ascii="Calibri" w:eastAsia="Times New Roman" w:hAnsi="Calibri" w:cs="Calibri"/>
          <w:color w:val="6B7280"/>
        </w:rPr>
        <w:br/>
        <w:t xml:space="preserve">STSI4440 </w:t>
      </w:r>
      <w:proofErr w:type="spellStart"/>
      <w:r>
        <w:rPr>
          <w:rFonts w:ascii="Calibri" w:eastAsia="Times New Roman" w:hAnsi="Calibri" w:cs="Calibri"/>
          <w:color w:val="6B7280"/>
        </w:rPr>
        <w:t>Capstone</w:t>
      </w:r>
      <w:proofErr w:type="spellEnd"/>
      <w:r>
        <w:rPr>
          <w:rFonts w:ascii="Calibri" w:eastAsia="Times New Roman" w:hAnsi="Calibri" w:cs="Calibri"/>
          <w:color w:val="6B7280"/>
        </w:rPr>
        <w:t xml:space="preserve"> Project — Universitas Terbuka — 2026</w:t>
      </w:r>
    </w:p>
    <w:p w14:paraId="5538B0FB" w14:textId="77777777" w:rsidR="00BC46F0" w:rsidRDefault="00BC46F0">
      <w:pPr>
        <w:pageBreakBefore/>
        <w:jc w:val="center"/>
        <w:divId w:val="1695351265"/>
        <w:rPr>
          <w:rFonts w:ascii="Calibri" w:eastAsia="Times New Roman" w:hAnsi="Calibri" w:cs="Calibri"/>
          <w:b/>
          <w:bCs/>
          <w:color w:val="0F3D2E"/>
          <w:sz w:val="40"/>
          <w:szCs w:val="40"/>
        </w:rPr>
      </w:pPr>
      <w:r>
        <w:rPr>
          <w:rFonts w:ascii="Calibri" w:eastAsia="Times New Roman" w:hAnsi="Calibri" w:cs="Calibri"/>
          <w:b/>
          <w:bCs/>
          <w:color w:val="0F3D2E"/>
          <w:sz w:val="40"/>
          <w:szCs w:val="40"/>
        </w:rPr>
        <w:lastRenderedPageBreak/>
        <w:t>BAGIAN 1 — RINGKASAN APLIKASI</w:t>
      </w:r>
    </w:p>
    <w:p w14:paraId="7AEA69B7" w14:textId="77777777" w:rsidR="00BC46F0" w:rsidRPr="002F317E" w:rsidRDefault="00BC46F0">
      <w:pPr>
        <w:pStyle w:val="NormalWeb"/>
        <w:rPr>
          <w:rFonts w:ascii="Calibri" w:hAnsi="Calibri" w:cs="Calibri"/>
          <w:b/>
          <w:bCs/>
          <w:color w:val="1F2937"/>
          <w:sz w:val="21"/>
          <w:szCs w:val="21"/>
        </w:rPr>
      </w:pPr>
      <w:r w:rsidRPr="002F317E">
        <w:rPr>
          <w:rFonts w:ascii="Calibri" w:hAnsi="Calibri" w:cs="Calibri"/>
          <w:b/>
          <w:bCs/>
          <w:color w:val="1F2937"/>
          <w:sz w:val="21"/>
          <w:szCs w:val="21"/>
        </w:rPr>
        <w:t xml:space="preserve">FINTRACK: Perancangan Sistem Informasi Keuangan Pribadi dengan Konsep To-Do </w:t>
      </w:r>
      <w:proofErr w:type="spellStart"/>
      <w:r w:rsidRPr="002F317E">
        <w:rPr>
          <w:rFonts w:ascii="Calibri" w:hAnsi="Calibri" w:cs="Calibri"/>
          <w:b/>
          <w:bCs/>
          <w:color w:val="1F2937"/>
          <w:sz w:val="21"/>
          <w:szCs w:val="21"/>
        </w:rPr>
        <w:t>List</w:t>
      </w:r>
      <w:proofErr w:type="spellEnd"/>
      <w:r w:rsidRPr="002F317E">
        <w:rPr>
          <w:rFonts w:ascii="Calibri" w:hAnsi="Calibri" w:cs="Calibri"/>
          <w:b/>
          <w:bCs/>
          <w:color w:val="1F2937"/>
          <w:sz w:val="21"/>
          <w:szCs w:val="21"/>
        </w:rPr>
        <w:t xml:space="preserve"> Finansial Berbasis Web</w:t>
      </w:r>
    </w:p>
    <w:p w14:paraId="0DE69E33" w14:textId="77777777" w:rsidR="00BC46F0" w:rsidRPr="002F317E" w:rsidRDefault="00BC46F0">
      <w:pPr>
        <w:pStyle w:val="NormalWeb"/>
        <w:rPr>
          <w:rFonts w:ascii="Calibri" w:hAnsi="Calibri" w:cs="Calibri"/>
          <w:b/>
          <w:bCs/>
          <w:color w:val="1F2937"/>
          <w:sz w:val="21"/>
          <w:szCs w:val="21"/>
        </w:rPr>
      </w:pPr>
      <w:r w:rsidRPr="002F317E">
        <w:rPr>
          <w:rFonts w:ascii="Calibri" w:hAnsi="Calibri" w:cs="Calibri"/>
          <w:b/>
          <w:bCs/>
          <w:color w:val="1F2937"/>
          <w:sz w:val="21"/>
          <w:szCs w:val="21"/>
        </w:rPr>
        <w:t>Nama Produk</w:t>
      </w:r>
    </w:p>
    <w:p w14:paraId="634FC2CC" w14:textId="77777777" w:rsidR="00BC46F0" w:rsidRPr="002F317E" w:rsidRDefault="00BC46F0">
      <w:pPr>
        <w:pStyle w:val="NormalWeb"/>
        <w:rPr>
          <w:rFonts w:ascii="Calibri" w:hAnsi="Calibri" w:cs="Calibri"/>
          <w:b/>
          <w:bCs/>
          <w:color w:val="1F2937"/>
          <w:sz w:val="21"/>
          <w:szCs w:val="21"/>
        </w:rPr>
      </w:pPr>
      <w:r w:rsidRPr="002F317E">
        <w:rPr>
          <w:rFonts w:ascii="Calibri" w:hAnsi="Calibri" w:cs="Calibri"/>
          <w:b/>
          <w:bCs/>
          <w:color w:val="1F2937"/>
          <w:sz w:val="21"/>
          <w:szCs w:val="21"/>
        </w:rPr>
        <w:t>FINTRACK</w:t>
      </w:r>
    </w:p>
    <w:p w14:paraId="05F0F5C3" w14:textId="77777777" w:rsidR="00BC46F0" w:rsidRPr="002F317E" w:rsidRDefault="00BC46F0">
      <w:pPr>
        <w:pStyle w:val="NormalWeb"/>
        <w:rPr>
          <w:rFonts w:ascii="Calibri" w:hAnsi="Calibri" w:cs="Calibri"/>
          <w:b/>
          <w:bCs/>
          <w:color w:val="1F2937"/>
          <w:sz w:val="21"/>
          <w:szCs w:val="21"/>
        </w:rPr>
      </w:pPr>
      <w:r w:rsidRPr="002F317E">
        <w:rPr>
          <w:rFonts w:ascii="Calibri" w:hAnsi="Calibri" w:cs="Calibri"/>
          <w:b/>
          <w:bCs/>
          <w:color w:val="1F2937"/>
          <w:sz w:val="21"/>
          <w:szCs w:val="21"/>
        </w:rPr>
        <w:t>Deskripsi Produk / Ide</w:t>
      </w:r>
    </w:p>
    <w:p w14:paraId="0810F1AA"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FINTRACK adalah aplikasi personal </w:t>
      </w:r>
      <w:proofErr w:type="spellStart"/>
      <w:r>
        <w:rPr>
          <w:rFonts w:ascii="Calibri" w:hAnsi="Calibri" w:cs="Calibri"/>
          <w:color w:val="1F2937"/>
          <w:sz w:val="21"/>
          <w:szCs w:val="21"/>
        </w:rPr>
        <w:t>finance</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tracker</w:t>
      </w:r>
      <w:proofErr w:type="spellEnd"/>
      <w:r>
        <w:rPr>
          <w:rFonts w:ascii="Calibri" w:hAnsi="Calibri" w:cs="Calibri"/>
          <w:color w:val="1F2937"/>
          <w:sz w:val="21"/>
          <w:szCs w:val="21"/>
        </w:rPr>
        <w:t xml:space="preserve"> berbasis web yang menggabungkan pencatatan keuangan dengan konsep To-Do </w:t>
      </w:r>
      <w:proofErr w:type="spellStart"/>
      <w:r>
        <w:rPr>
          <w:rFonts w:ascii="Calibri" w:hAnsi="Calibri" w:cs="Calibri"/>
          <w:color w:val="1F2937"/>
          <w:sz w:val="21"/>
          <w:szCs w:val="21"/>
        </w:rPr>
        <w:t>List</w:t>
      </w:r>
      <w:proofErr w:type="spellEnd"/>
      <w:r>
        <w:rPr>
          <w:rFonts w:ascii="Calibri" w:hAnsi="Calibri" w:cs="Calibri"/>
          <w:color w:val="1F2937"/>
          <w:sz w:val="21"/>
          <w:szCs w:val="21"/>
        </w:rPr>
        <w:t xml:space="preserve">. Pengguna dapat mencatat pemasukan dan pengeluaran, mengelompokkan transaksi berdasarkan kategori seperti makanan, transportasi, pendidikan, tagihan, hiburan, dan belanja, serta memantau ke mana uang mereka digunakan melalui </w:t>
      </w:r>
      <w:proofErr w:type="spellStart"/>
      <w:r>
        <w:rPr>
          <w:rFonts w:ascii="Calibri" w:hAnsi="Calibri" w:cs="Calibri"/>
          <w:color w:val="1F2937"/>
          <w:sz w:val="21"/>
          <w:szCs w:val="21"/>
        </w:rPr>
        <w:t>dashboard</w:t>
      </w:r>
      <w:proofErr w:type="spellEnd"/>
      <w:r>
        <w:rPr>
          <w:rFonts w:ascii="Calibri" w:hAnsi="Calibri" w:cs="Calibri"/>
          <w:color w:val="1F2937"/>
          <w:sz w:val="21"/>
          <w:szCs w:val="21"/>
        </w:rPr>
        <w:t xml:space="preserve"> dan grafik yang mudah dibaca.</w:t>
      </w:r>
    </w:p>
    <w:p w14:paraId="0D13C69A"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Aplikasi menyediakan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bulanan per kategori beserta peringatan otomatis ketika pengeluaran mendekati atau melebihi batas. Pengguna juga dapat membuat </w:t>
      </w:r>
      <w:proofErr w:type="spellStart"/>
      <w:r>
        <w:rPr>
          <w:rFonts w:ascii="Calibri" w:hAnsi="Calibri" w:cs="Calibri"/>
          <w:color w:val="1F2937"/>
          <w:sz w:val="21"/>
          <w:szCs w:val="21"/>
        </w:rPr>
        <w:t>financial</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to-do</w:t>
      </w:r>
      <w:proofErr w:type="spellEnd"/>
      <w:r>
        <w:rPr>
          <w:rFonts w:ascii="Calibri" w:hAnsi="Calibri" w:cs="Calibri"/>
          <w:color w:val="1F2937"/>
          <w:sz w:val="21"/>
          <w:szCs w:val="21"/>
        </w:rPr>
        <w:t xml:space="preserve"> untuk kewajiban keuangan seperti membayar kos, membayar internet, atau membeli kebutuhan kuliah — ketika </w:t>
      </w:r>
      <w:proofErr w:type="spellStart"/>
      <w:r>
        <w:rPr>
          <w:rFonts w:ascii="Calibri" w:hAnsi="Calibri" w:cs="Calibri"/>
          <w:color w:val="1F2937"/>
          <w:sz w:val="21"/>
          <w:szCs w:val="21"/>
        </w:rPr>
        <w:t>to-do</w:t>
      </w:r>
      <w:proofErr w:type="spellEnd"/>
      <w:r>
        <w:rPr>
          <w:rFonts w:ascii="Calibri" w:hAnsi="Calibri" w:cs="Calibri"/>
          <w:color w:val="1F2937"/>
          <w:sz w:val="21"/>
          <w:szCs w:val="21"/>
        </w:rPr>
        <w:t xml:space="preserve"> ditandai selesai, transaksinya otomatis tercatat tanpa perlu </w:t>
      </w:r>
      <w:proofErr w:type="spellStart"/>
      <w:r>
        <w:rPr>
          <w:rFonts w:ascii="Calibri" w:hAnsi="Calibri" w:cs="Calibri"/>
          <w:color w:val="1F2937"/>
          <w:sz w:val="21"/>
          <w:szCs w:val="21"/>
        </w:rPr>
        <w:t>input</w:t>
      </w:r>
      <w:proofErr w:type="spellEnd"/>
      <w:r>
        <w:rPr>
          <w:rFonts w:ascii="Calibri" w:hAnsi="Calibri" w:cs="Calibri"/>
          <w:color w:val="1F2937"/>
          <w:sz w:val="21"/>
          <w:szCs w:val="21"/>
        </w:rPr>
        <w:t xml:space="preserve"> dua kali.</w:t>
      </w:r>
    </w:p>
    <w:p w14:paraId="4AB6AC21"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Selain itu, FINTRACK membantu pengguna menyusun </w:t>
      </w:r>
      <w:proofErr w:type="spellStart"/>
      <w:r>
        <w:rPr>
          <w:rFonts w:ascii="Calibri" w:hAnsi="Calibri" w:cs="Calibri"/>
          <w:color w:val="1F2937"/>
          <w:sz w:val="21"/>
          <w:szCs w:val="21"/>
        </w:rPr>
        <w:t>financial</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goal</w:t>
      </w:r>
      <w:proofErr w:type="spellEnd"/>
      <w:r>
        <w:rPr>
          <w:rFonts w:ascii="Calibri" w:hAnsi="Calibri" w:cs="Calibri"/>
          <w:color w:val="1F2937"/>
          <w:sz w:val="21"/>
          <w:szCs w:val="21"/>
        </w:rPr>
        <w:t xml:space="preserve">, misalnya menabung untuk membeli laptop dengan target nominal dan tenggat waktu tertentu. Progres tabungan tampil secara visual sehingga pengguna termotivasi untuk konsisten. Hasil pencatatan selama sebulan kemudian dirangkum menjadi laporan bulanan, grafik pengeluaran, dan </w:t>
      </w:r>
      <w:proofErr w:type="spellStart"/>
      <w:r>
        <w:rPr>
          <w:rFonts w:ascii="Calibri" w:hAnsi="Calibri" w:cs="Calibri"/>
          <w:color w:val="1F2937"/>
          <w:sz w:val="21"/>
          <w:szCs w:val="21"/>
        </w:rPr>
        <w:t>spending</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insight</w:t>
      </w:r>
      <w:proofErr w:type="spellEnd"/>
      <w:r>
        <w:rPr>
          <w:rFonts w:ascii="Calibri" w:hAnsi="Calibri" w:cs="Calibri"/>
          <w:color w:val="1F2937"/>
          <w:sz w:val="21"/>
          <w:szCs w:val="21"/>
        </w:rPr>
        <w:t xml:space="preserve"> yang menunjukkan pola belanja pengguna, lengkap dengan simulasi </w:t>
      </w:r>
      <w:proofErr w:type="spellStart"/>
      <w:r>
        <w:rPr>
          <w:rFonts w:ascii="Calibri" w:hAnsi="Calibri" w:cs="Calibri"/>
          <w:color w:val="1F2937"/>
          <w:sz w:val="21"/>
          <w:szCs w:val="21"/>
        </w:rPr>
        <w:t>What</w:t>
      </w:r>
      <w:proofErr w:type="spellEnd"/>
      <w:r>
        <w:rPr>
          <w:rFonts w:ascii="Calibri" w:hAnsi="Calibri" w:cs="Calibri"/>
          <w:color w:val="1F2937"/>
          <w:sz w:val="21"/>
          <w:szCs w:val="21"/>
        </w:rPr>
        <w:t>-If untuk melihat dampak jika pengeluaran kategori tertentu dikurangi.</w:t>
      </w:r>
    </w:p>
    <w:p w14:paraId="5CF651F1"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Konsep utama FINTRACK adalah "To-Do </w:t>
      </w:r>
      <w:proofErr w:type="spellStart"/>
      <w:r>
        <w:rPr>
          <w:rFonts w:ascii="Calibri" w:hAnsi="Calibri" w:cs="Calibri"/>
          <w:color w:val="1F2937"/>
          <w:sz w:val="21"/>
          <w:szCs w:val="21"/>
        </w:rPr>
        <w:t>List</w:t>
      </w:r>
      <w:proofErr w:type="spellEnd"/>
      <w:r>
        <w:rPr>
          <w:rFonts w:ascii="Calibri" w:hAnsi="Calibri" w:cs="Calibri"/>
          <w:color w:val="1F2937"/>
          <w:sz w:val="21"/>
          <w:szCs w:val="21"/>
        </w:rPr>
        <w:t xml:space="preserve"> untuk Keuangan": pengguna tidak hanya mencatat transaksi, tetapi juga menyelesaikan kewajiban dan target keuangan satu per satu seperti mengerjakan </w:t>
      </w:r>
      <w:proofErr w:type="spellStart"/>
      <w:r>
        <w:rPr>
          <w:rFonts w:ascii="Calibri" w:hAnsi="Calibri" w:cs="Calibri"/>
          <w:color w:val="1F2937"/>
          <w:sz w:val="21"/>
          <w:szCs w:val="21"/>
        </w:rPr>
        <w:t>checklist</w:t>
      </w:r>
      <w:proofErr w:type="spellEnd"/>
      <w:r>
        <w:rPr>
          <w:rFonts w:ascii="Calibri" w:hAnsi="Calibri" w:cs="Calibri"/>
          <w:color w:val="1F2937"/>
          <w:sz w:val="21"/>
          <w:szCs w:val="21"/>
        </w:rPr>
        <w:t>. Aplikasi dibuat sederhana, visual, interaktif, dan mudah dipahami, dengan tampilan responsif yang nyaman dibuka dari HP maupun laptop.</w:t>
      </w:r>
    </w:p>
    <w:p w14:paraId="70B2703A"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Konsep Utama</w:t>
      </w:r>
    </w:p>
    <w:p w14:paraId="08884D92"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FINTRACK memandu pengguna dalam satu siklus kebiasaan keuangan yang sehat:</w:t>
      </w:r>
    </w:p>
    <w:p w14:paraId="70148E1D"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1. Catat — masuk dan keluar uang dicatat cepat lewat </w:t>
      </w:r>
      <w:proofErr w:type="spellStart"/>
      <w:r>
        <w:rPr>
          <w:rFonts w:ascii="Calibri" w:hAnsi="Calibri" w:cs="Calibri"/>
          <w:color w:val="1F2937"/>
          <w:sz w:val="21"/>
          <w:szCs w:val="21"/>
        </w:rPr>
        <w:t>Quick</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Add</w:t>
      </w:r>
      <w:proofErr w:type="spellEnd"/>
      <w:r>
        <w:rPr>
          <w:rFonts w:ascii="Calibri" w:hAnsi="Calibri" w:cs="Calibri"/>
          <w:color w:val="1F2937"/>
          <w:sz w:val="21"/>
          <w:szCs w:val="21"/>
        </w:rPr>
        <w:t>.</w:t>
      </w:r>
    </w:p>
    <w:p w14:paraId="5F9CD197"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2. Kelompokkan — setiap transaksi otomatis masuk ke kategorinya.</w:t>
      </w:r>
    </w:p>
    <w:p w14:paraId="1E216CCB"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3. Batasi —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bulanan per kategori menjadi pagar pengeluaran.</w:t>
      </w:r>
    </w:p>
    <w:p w14:paraId="0357608C"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4. Ingatkan — aplikasi memberi peringatan sebelum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jebol dan mengingatkan </w:t>
      </w:r>
      <w:proofErr w:type="spellStart"/>
      <w:r>
        <w:rPr>
          <w:rFonts w:ascii="Calibri" w:hAnsi="Calibri" w:cs="Calibri"/>
          <w:color w:val="1F2937"/>
          <w:sz w:val="21"/>
          <w:szCs w:val="21"/>
        </w:rPr>
        <w:t>to-do</w:t>
      </w:r>
      <w:proofErr w:type="spellEnd"/>
      <w:r>
        <w:rPr>
          <w:rFonts w:ascii="Calibri" w:hAnsi="Calibri" w:cs="Calibri"/>
          <w:color w:val="1F2937"/>
          <w:sz w:val="21"/>
          <w:szCs w:val="21"/>
        </w:rPr>
        <w:t xml:space="preserve"> yang mendekati tenggat.</w:t>
      </w:r>
    </w:p>
    <w:p w14:paraId="4A1F8232"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5. Selesaikan — tagihan dan rencana keuangan dicentang satu per satu seperti </w:t>
      </w:r>
      <w:proofErr w:type="spellStart"/>
      <w:r>
        <w:rPr>
          <w:rFonts w:ascii="Calibri" w:hAnsi="Calibri" w:cs="Calibri"/>
          <w:color w:val="1F2937"/>
          <w:sz w:val="21"/>
          <w:szCs w:val="21"/>
        </w:rPr>
        <w:t>to-do</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list</w:t>
      </w:r>
      <w:proofErr w:type="spellEnd"/>
      <w:r>
        <w:rPr>
          <w:rFonts w:ascii="Calibri" w:hAnsi="Calibri" w:cs="Calibri"/>
          <w:color w:val="1F2937"/>
          <w:sz w:val="21"/>
          <w:szCs w:val="21"/>
        </w:rPr>
        <w:t>.</w:t>
      </w:r>
    </w:p>
    <w:p w14:paraId="35D29FDE"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6. Analisis — laporan dan grafik menunjukkan ke mana uang mengalir dan apa yang bisa diperbaiki bulan depan.</w:t>
      </w:r>
    </w:p>
    <w:p w14:paraId="6C4BCA1C"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Target Pengguna</w:t>
      </w:r>
    </w:p>
    <w:p w14:paraId="3295726F"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Mahasiswa sebagai target utama, serta pelajar, karyawan muda, </w:t>
      </w:r>
      <w:proofErr w:type="spellStart"/>
      <w:r>
        <w:rPr>
          <w:rFonts w:ascii="Calibri" w:hAnsi="Calibri" w:cs="Calibri"/>
          <w:color w:val="1F2937"/>
          <w:sz w:val="21"/>
          <w:szCs w:val="21"/>
        </w:rPr>
        <w:t>freelancer</w:t>
      </w:r>
      <w:proofErr w:type="spellEnd"/>
      <w:r>
        <w:rPr>
          <w:rFonts w:ascii="Calibri" w:hAnsi="Calibri" w:cs="Calibri"/>
          <w:color w:val="1F2937"/>
          <w:sz w:val="21"/>
          <w:szCs w:val="21"/>
        </w:rPr>
        <w:t>, dan siapa pun yang ingin mengelola keuangan pribadi secara sederhana.</w:t>
      </w:r>
    </w:p>
    <w:p w14:paraId="2A53D348"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Mahasiswa (utama) — hidup dari uang saku bulanan yang terbatas, sering uang habis sebelum akhir bulan.</w:t>
      </w:r>
    </w:p>
    <w:p w14:paraId="6CDD4B84"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 </w:t>
      </w:r>
      <w:proofErr w:type="spellStart"/>
      <w:r>
        <w:rPr>
          <w:rFonts w:ascii="Calibri" w:hAnsi="Calibri" w:cs="Calibri"/>
          <w:color w:val="1F2937"/>
          <w:sz w:val="21"/>
          <w:szCs w:val="21"/>
        </w:rPr>
        <w:t>Fresh</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graduate</w:t>
      </w:r>
      <w:proofErr w:type="spellEnd"/>
      <w:r>
        <w:rPr>
          <w:rFonts w:ascii="Calibri" w:hAnsi="Calibri" w:cs="Calibri"/>
          <w:color w:val="1F2937"/>
          <w:sz w:val="21"/>
          <w:szCs w:val="21"/>
        </w:rPr>
        <w:t xml:space="preserve"> / karyawan muda — mulai punya penghasilan tetap, perlu kebiasaan mengatur gaji.</w:t>
      </w:r>
    </w:p>
    <w:p w14:paraId="00A70968"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 </w:t>
      </w:r>
      <w:proofErr w:type="spellStart"/>
      <w:r>
        <w:rPr>
          <w:rFonts w:ascii="Calibri" w:hAnsi="Calibri" w:cs="Calibri"/>
          <w:color w:val="1F2937"/>
          <w:sz w:val="21"/>
          <w:szCs w:val="21"/>
        </w:rPr>
        <w:t>Freelancer</w:t>
      </w:r>
      <w:proofErr w:type="spellEnd"/>
      <w:r>
        <w:rPr>
          <w:rFonts w:ascii="Calibri" w:hAnsi="Calibri" w:cs="Calibri"/>
          <w:color w:val="1F2937"/>
          <w:sz w:val="21"/>
          <w:szCs w:val="21"/>
        </w:rPr>
        <w:t xml:space="preserve"> — pendapatan tidak menetap tiap bulan, butuh memisahkan dana kebutuhan dan tabungan.</w:t>
      </w:r>
    </w:p>
    <w:p w14:paraId="23209766"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Masalah yang Dipecahkan</w:t>
      </w:r>
    </w:p>
    <w:p w14:paraId="345CFBDF"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1. Pengguna tidak tahu ke mana uang mereka habis setiap bulan.</w:t>
      </w:r>
    </w:p>
    <w:p w14:paraId="6E377ADB"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2. Pengeluaran sulit dikontrol karena tidak ada batas per kategori.</w:t>
      </w:r>
    </w:p>
    <w:p w14:paraId="617107C6"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lastRenderedPageBreak/>
        <w:t>3. Transaksi kecil (kopi, transportasi, jajan) sering terlupa dicatat.</w:t>
      </w:r>
    </w:p>
    <w:p w14:paraId="484421DA"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4. Tagihan dan kewajiban bulanan (kos, internet, listrik) kadang terlewat tenggatnya.</w:t>
      </w:r>
    </w:p>
    <w:p w14:paraId="78D389C0"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5. Target menabung sulit tercapai karena tidak ada progres yang terlihat.</w:t>
      </w:r>
    </w:p>
    <w:p w14:paraId="6658779E"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6. Pengguna merasa catat keuangan itu merepotkan sehingga menyerah di tengah jalan.</w:t>
      </w:r>
    </w:p>
    <w:p w14:paraId="6AF1E5C0"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FINTRACK menjawab semua masalah tersebut dengan menggabungkan pencatatan, pengelompokan, pembatasan, pengingatan, dan analisis keuangan dalam satu aplikasi yang ringan dan gratis.</w:t>
      </w:r>
    </w:p>
    <w:p w14:paraId="5D07F288"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Fitur Utama</w:t>
      </w:r>
    </w:p>
    <w:p w14:paraId="14F027F2"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Pencatatan &amp; Transaksi</w:t>
      </w:r>
    </w:p>
    <w:p w14:paraId="5C392EE7"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 </w:t>
      </w:r>
      <w:proofErr w:type="spellStart"/>
      <w:r>
        <w:rPr>
          <w:rFonts w:ascii="Calibri" w:hAnsi="Calibri" w:cs="Calibri"/>
          <w:color w:val="1F2937"/>
          <w:sz w:val="21"/>
          <w:szCs w:val="21"/>
        </w:rPr>
        <w:t>Login</w:t>
      </w:r>
      <w:proofErr w:type="spellEnd"/>
      <w:r>
        <w:rPr>
          <w:rFonts w:ascii="Calibri" w:hAnsi="Calibri" w:cs="Calibri"/>
          <w:color w:val="1F2937"/>
          <w:sz w:val="21"/>
          <w:szCs w:val="21"/>
        </w:rPr>
        <w:t>/Register — akun pribadi, data setiap pengguna terpisah dan aman.</w:t>
      </w:r>
    </w:p>
    <w:p w14:paraId="18C93268"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Pencatatan Pemasukan &amp; Pengeluaran — catat uang masuk dan keluar dengan nominal, tanggal, dan catatan.</w:t>
      </w:r>
    </w:p>
    <w:p w14:paraId="799F7521"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 </w:t>
      </w:r>
      <w:proofErr w:type="spellStart"/>
      <w:r>
        <w:rPr>
          <w:rFonts w:ascii="Calibri" w:hAnsi="Calibri" w:cs="Calibri"/>
          <w:color w:val="1F2937"/>
          <w:sz w:val="21"/>
          <w:szCs w:val="21"/>
        </w:rPr>
        <w:t>Quick</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Add</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Transaction</w:t>
      </w:r>
      <w:proofErr w:type="spellEnd"/>
      <w:r>
        <w:rPr>
          <w:rFonts w:ascii="Calibri" w:hAnsi="Calibri" w:cs="Calibri"/>
          <w:color w:val="1F2937"/>
          <w:sz w:val="21"/>
          <w:szCs w:val="21"/>
        </w:rPr>
        <w:t xml:space="preserve"> — </w:t>
      </w:r>
      <w:proofErr w:type="spellStart"/>
      <w:r>
        <w:rPr>
          <w:rFonts w:ascii="Calibri" w:hAnsi="Calibri" w:cs="Calibri"/>
          <w:color w:val="1F2937"/>
          <w:sz w:val="21"/>
          <w:szCs w:val="21"/>
        </w:rPr>
        <w:t>form</w:t>
      </w:r>
      <w:proofErr w:type="spellEnd"/>
      <w:r>
        <w:rPr>
          <w:rFonts w:ascii="Calibri" w:hAnsi="Calibri" w:cs="Calibri"/>
          <w:color w:val="1F2937"/>
          <w:sz w:val="21"/>
          <w:szCs w:val="21"/>
        </w:rPr>
        <w:t xml:space="preserve"> ringkas untuk mencatat transaksi dalam hitungan detik.</w:t>
      </w:r>
    </w:p>
    <w:p w14:paraId="755D596A"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 Kategori Transaksi — makanan, transportasi, pendidikan, tagihan, hiburan, belanja, dan kategori </w:t>
      </w:r>
      <w:proofErr w:type="spellStart"/>
      <w:r>
        <w:rPr>
          <w:rFonts w:ascii="Calibri" w:hAnsi="Calibri" w:cs="Calibri"/>
          <w:color w:val="1F2937"/>
          <w:sz w:val="21"/>
          <w:szCs w:val="21"/>
        </w:rPr>
        <w:t>custom</w:t>
      </w:r>
      <w:proofErr w:type="spellEnd"/>
      <w:r>
        <w:rPr>
          <w:rFonts w:ascii="Calibri" w:hAnsi="Calibri" w:cs="Calibri"/>
          <w:color w:val="1F2937"/>
          <w:sz w:val="21"/>
          <w:szCs w:val="21"/>
        </w:rPr>
        <w:t>.</w:t>
      </w:r>
    </w:p>
    <w:p w14:paraId="193C1D0A"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 Riwayat Transaksi + </w:t>
      </w:r>
      <w:proofErr w:type="spellStart"/>
      <w:r>
        <w:rPr>
          <w:rFonts w:ascii="Calibri" w:hAnsi="Calibri" w:cs="Calibri"/>
          <w:color w:val="1F2937"/>
          <w:sz w:val="21"/>
          <w:szCs w:val="21"/>
        </w:rPr>
        <w:t>Search</w:t>
      </w:r>
      <w:proofErr w:type="spellEnd"/>
      <w:r>
        <w:rPr>
          <w:rFonts w:ascii="Calibri" w:hAnsi="Calibri" w:cs="Calibri"/>
          <w:color w:val="1F2937"/>
          <w:sz w:val="21"/>
          <w:szCs w:val="21"/>
        </w:rPr>
        <w:t xml:space="preserve"> &amp; Filter — telusuri transaksi per tanggal, bulan, kategori, atau kata kunci.</w:t>
      </w:r>
    </w:p>
    <w:p w14:paraId="3232C0E8" w14:textId="77777777" w:rsidR="00BC46F0" w:rsidRDefault="00BC46F0">
      <w:pPr>
        <w:pStyle w:val="NormalWeb"/>
        <w:rPr>
          <w:rFonts w:ascii="Calibri" w:hAnsi="Calibri" w:cs="Calibri"/>
          <w:color w:val="1F2937"/>
          <w:sz w:val="21"/>
          <w:szCs w:val="21"/>
        </w:rPr>
      </w:pP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&amp; Kontrol</w:t>
      </w:r>
    </w:p>
    <w:p w14:paraId="601F4791"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Bulanan — total </w:t>
      </w:r>
      <w:proofErr w:type="spellStart"/>
      <w:r>
        <w:rPr>
          <w:rFonts w:ascii="Calibri" w:hAnsi="Calibri" w:cs="Calibri"/>
          <w:color w:val="1F2937"/>
          <w:sz w:val="21"/>
          <w:szCs w:val="21"/>
        </w:rPr>
        <w:t>pagaran</w:t>
      </w:r>
      <w:proofErr w:type="spellEnd"/>
      <w:r>
        <w:rPr>
          <w:rFonts w:ascii="Calibri" w:hAnsi="Calibri" w:cs="Calibri"/>
          <w:color w:val="1F2937"/>
          <w:sz w:val="21"/>
          <w:szCs w:val="21"/>
        </w:rPr>
        <w:t xml:space="preserve"> pengeluaran dalam satu bulan.</w:t>
      </w:r>
    </w:p>
    <w:p w14:paraId="2B0963DD"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per Kategori — batas belanja untuk tiap kategori (contoh: makanan Rp 500.000).</w:t>
      </w:r>
    </w:p>
    <w:p w14:paraId="2248D520"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Alert</w:t>
      </w:r>
      <w:proofErr w:type="spellEnd"/>
      <w:r>
        <w:rPr>
          <w:rFonts w:ascii="Calibri" w:hAnsi="Calibri" w:cs="Calibri"/>
          <w:color w:val="1F2937"/>
          <w:sz w:val="21"/>
          <w:szCs w:val="21"/>
        </w:rPr>
        <w:t xml:space="preserve"> — </w:t>
      </w:r>
      <w:proofErr w:type="spellStart"/>
      <w:r>
        <w:rPr>
          <w:rFonts w:ascii="Calibri" w:hAnsi="Calibri" w:cs="Calibri"/>
          <w:color w:val="1F2937"/>
          <w:sz w:val="21"/>
          <w:szCs w:val="21"/>
        </w:rPr>
        <w:t>progress</w:t>
      </w:r>
      <w:proofErr w:type="spellEnd"/>
      <w:r>
        <w:rPr>
          <w:rFonts w:ascii="Calibri" w:hAnsi="Calibri" w:cs="Calibri"/>
          <w:color w:val="1F2937"/>
          <w:sz w:val="21"/>
          <w:szCs w:val="21"/>
        </w:rPr>
        <w:t xml:space="preserve"> bar berubah kuning saat terpakai 80% dan merah saat 100%.</w:t>
      </w:r>
    </w:p>
    <w:p w14:paraId="5F24FD2C"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To-Do, </w:t>
      </w:r>
      <w:proofErr w:type="spellStart"/>
      <w:r>
        <w:rPr>
          <w:rFonts w:ascii="Calibri" w:hAnsi="Calibri" w:cs="Calibri"/>
          <w:color w:val="1F2937"/>
          <w:sz w:val="21"/>
          <w:szCs w:val="21"/>
        </w:rPr>
        <w:t>Goal</w:t>
      </w:r>
      <w:proofErr w:type="spellEnd"/>
      <w:r>
        <w:rPr>
          <w:rFonts w:ascii="Calibri" w:hAnsi="Calibri" w:cs="Calibri"/>
          <w:color w:val="1F2937"/>
          <w:sz w:val="21"/>
          <w:szCs w:val="21"/>
        </w:rPr>
        <w:t xml:space="preserve"> &amp; Motivasi</w:t>
      </w:r>
    </w:p>
    <w:p w14:paraId="291164F1"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Financial To-Do — daftar kewajiban keuangan dengan nominal dan tenggat waktu.</w:t>
      </w:r>
    </w:p>
    <w:p w14:paraId="1B5A30DE"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 Auto-Log </w:t>
      </w:r>
      <w:proofErr w:type="spellStart"/>
      <w:r>
        <w:rPr>
          <w:rFonts w:ascii="Calibri" w:hAnsi="Calibri" w:cs="Calibri"/>
          <w:color w:val="1F2937"/>
          <w:sz w:val="21"/>
          <w:szCs w:val="21"/>
        </w:rPr>
        <w:t>Transaction</w:t>
      </w:r>
      <w:proofErr w:type="spellEnd"/>
      <w:r>
        <w:rPr>
          <w:rFonts w:ascii="Calibri" w:hAnsi="Calibri" w:cs="Calibri"/>
          <w:color w:val="1F2937"/>
          <w:sz w:val="21"/>
          <w:szCs w:val="21"/>
        </w:rPr>
        <w:t xml:space="preserve"> — </w:t>
      </w:r>
      <w:proofErr w:type="spellStart"/>
      <w:r>
        <w:rPr>
          <w:rFonts w:ascii="Calibri" w:hAnsi="Calibri" w:cs="Calibri"/>
          <w:color w:val="1F2937"/>
          <w:sz w:val="21"/>
          <w:szCs w:val="21"/>
        </w:rPr>
        <w:t>to-do</w:t>
      </w:r>
      <w:proofErr w:type="spellEnd"/>
      <w:r>
        <w:rPr>
          <w:rFonts w:ascii="Calibri" w:hAnsi="Calibri" w:cs="Calibri"/>
          <w:color w:val="1F2937"/>
          <w:sz w:val="21"/>
          <w:szCs w:val="21"/>
        </w:rPr>
        <w:t xml:space="preserve"> yang diselesaikan otomatis menjadi transaksi, tanpa </w:t>
      </w:r>
      <w:proofErr w:type="spellStart"/>
      <w:r>
        <w:rPr>
          <w:rFonts w:ascii="Calibri" w:hAnsi="Calibri" w:cs="Calibri"/>
          <w:color w:val="1F2937"/>
          <w:sz w:val="21"/>
          <w:szCs w:val="21"/>
        </w:rPr>
        <w:t>input</w:t>
      </w:r>
      <w:proofErr w:type="spellEnd"/>
      <w:r>
        <w:rPr>
          <w:rFonts w:ascii="Calibri" w:hAnsi="Calibri" w:cs="Calibri"/>
          <w:color w:val="1F2937"/>
          <w:sz w:val="21"/>
          <w:szCs w:val="21"/>
        </w:rPr>
        <w:t xml:space="preserve"> dua kali.</w:t>
      </w:r>
    </w:p>
    <w:p w14:paraId="6E117AC7"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 Financial </w:t>
      </w:r>
      <w:proofErr w:type="spellStart"/>
      <w:r>
        <w:rPr>
          <w:rFonts w:ascii="Calibri" w:hAnsi="Calibri" w:cs="Calibri"/>
          <w:color w:val="1F2937"/>
          <w:sz w:val="21"/>
          <w:szCs w:val="21"/>
        </w:rPr>
        <w:t>Goal</w:t>
      </w:r>
      <w:proofErr w:type="spellEnd"/>
      <w:r>
        <w:rPr>
          <w:rFonts w:ascii="Calibri" w:hAnsi="Calibri" w:cs="Calibri"/>
          <w:color w:val="1F2937"/>
          <w:sz w:val="21"/>
          <w:szCs w:val="21"/>
        </w:rPr>
        <w:t xml:space="preserve"> &amp; </w:t>
      </w:r>
      <w:proofErr w:type="spellStart"/>
      <w:r>
        <w:rPr>
          <w:rFonts w:ascii="Calibri" w:hAnsi="Calibri" w:cs="Calibri"/>
          <w:color w:val="1F2937"/>
          <w:sz w:val="21"/>
          <w:szCs w:val="21"/>
        </w:rPr>
        <w:t>Progress</w:t>
      </w:r>
      <w:proofErr w:type="spellEnd"/>
      <w:r>
        <w:rPr>
          <w:rFonts w:ascii="Calibri" w:hAnsi="Calibri" w:cs="Calibri"/>
          <w:color w:val="1F2937"/>
          <w:sz w:val="21"/>
          <w:szCs w:val="21"/>
        </w:rPr>
        <w:t xml:space="preserve"> Tabungan — target menabung (contoh: beli laptop Rp 5 juta) dengan progres yang tampil visual.</w:t>
      </w:r>
    </w:p>
    <w:p w14:paraId="2FA02519"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Laporan &amp; Analisis</w:t>
      </w:r>
    </w:p>
    <w:p w14:paraId="2DBBECDA"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 </w:t>
      </w:r>
      <w:proofErr w:type="spellStart"/>
      <w:r>
        <w:rPr>
          <w:rFonts w:ascii="Calibri" w:hAnsi="Calibri" w:cs="Calibri"/>
          <w:color w:val="1F2937"/>
          <w:sz w:val="21"/>
          <w:szCs w:val="21"/>
        </w:rPr>
        <w:t>Dashboard</w:t>
      </w:r>
      <w:proofErr w:type="spellEnd"/>
      <w:r>
        <w:rPr>
          <w:rFonts w:ascii="Calibri" w:hAnsi="Calibri" w:cs="Calibri"/>
          <w:color w:val="1F2937"/>
          <w:sz w:val="21"/>
          <w:szCs w:val="21"/>
        </w:rPr>
        <w:t xml:space="preserve"> Keuangan — ringkasan saldo, pemasukan, pengeluaran, dan </w:t>
      </w:r>
      <w:proofErr w:type="spellStart"/>
      <w:r>
        <w:rPr>
          <w:rFonts w:ascii="Calibri" w:hAnsi="Calibri" w:cs="Calibri"/>
          <w:color w:val="1F2937"/>
          <w:sz w:val="21"/>
          <w:szCs w:val="21"/>
        </w:rPr>
        <w:t>to-do</w:t>
      </w:r>
      <w:proofErr w:type="spellEnd"/>
      <w:r>
        <w:rPr>
          <w:rFonts w:ascii="Calibri" w:hAnsi="Calibri" w:cs="Calibri"/>
          <w:color w:val="1F2937"/>
          <w:sz w:val="21"/>
          <w:szCs w:val="21"/>
        </w:rPr>
        <w:t xml:space="preserve"> terdekat.</w:t>
      </w:r>
    </w:p>
    <w:p w14:paraId="1D7A2696"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Grafik Pengeluaran — visualisasi per kategori dan tren dari bulan ke bulan.</w:t>
      </w:r>
    </w:p>
    <w:p w14:paraId="72271597"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 </w:t>
      </w:r>
      <w:proofErr w:type="spellStart"/>
      <w:r>
        <w:rPr>
          <w:rFonts w:ascii="Calibri" w:hAnsi="Calibri" w:cs="Calibri"/>
          <w:color w:val="1F2937"/>
          <w:sz w:val="21"/>
          <w:szCs w:val="21"/>
        </w:rPr>
        <w:t>Monthly</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Report</w:t>
      </w:r>
      <w:proofErr w:type="spellEnd"/>
      <w:r>
        <w:rPr>
          <w:rFonts w:ascii="Calibri" w:hAnsi="Calibri" w:cs="Calibri"/>
          <w:color w:val="1F2937"/>
          <w:sz w:val="21"/>
          <w:szCs w:val="21"/>
        </w:rPr>
        <w:t xml:space="preserve"> &amp; </w:t>
      </w:r>
      <w:proofErr w:type="spellStart"/>
      <w:r>
        <w:rPr>
          <w:rFonts w:ascii="Calibri" w:hAnsi="Calibri" w:cs="Calibri"/>
          <w:color w:val="1F2937"/>
          <w:sz w:val="21"/>
          <w:szCs w:val="21"/>
        </w:rPr>
        <w:t>Export</w:t>
      </w:r>
      <w:proofErr w:type="spellEnd"/>
      <w:r>
        <w:rPr>
          <w:rFonts w:ascii="Calibri" w:hAnsi="Calibri" w:cs="Calibri"/>
          <w:color w:val="1F2937"/>
          <w:sz w:val="21"/>
          <w:szCs w:val="21"/>
        </w:rPr>
        <w:t xml:space="preserve"> — laporan bulanan yang dapat diunduh sebagai Excel/PDF.</w:t>
      </w:r>
    </w:p>
    <w:p w14:paraId="60743E89"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 </w:t>
      </w:r>
      <w:proofErr w:type="spellStart"/>
      <w:r>
        <w:rPr>
          <w:rFonts w:ascii="Calibri" w:hAnsi="Calibri" w:cs="Calibri"/>
          <w:color w:val="1F2937"/>
          <w:sz w:val="21"/>
          <w:szCs w:val="21"/>
        </w:rPr>
        <w:t>Spending</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Insight</w:t>
      </w:r>
      <w:proofErr w:type="spellEnd"/>
      <w:r>
        <w:rPr>
          <w:rFonts w:ascii="Calibri" w:hAnsi="Calibri" w:cs="Calibri"/>
          <w:color w:val="1F2937"/>
          <w:sz w:val="21"/>
          <w:szCs w:val="21"/>
        </w:rPr>
        <w:t xml:space="preserve"> — </w:t>
      </w:r>
      <w:proofErr w:type="spellStart"/>
      <w:r>
        <w:rPr>
          <w:rFonts w:ascii="Calibri" w:hAnsi="Calibri" w:cs="Calibri"/>
          <w:color w:val="1F2937"/>
          <w:sz w:val="21"/>
          <w:szCs w:val="21"/>
        </w:rPr>
        <w:t>insight</w:t>
      </w:r>
      <w:proofErr w:type="spellEnd"/>
      <w:r>
        <w:rPr>
          <w:rFonts w:ascii="Calibri" w:hAnsi="Calibri" w:cs="Calibri"/>
          <w:color w:val="1F2937"/>
          <w:sz w:val="21"/>
          <w:szCs w:val="21"/>
        </w:rPr>
        <w:t xml:space="preserve"> otomatis, contoh: "pengeluaran jajan kamu naik 30% bulan ini".</w:t>
      </w:r>
    </w:p>
    <w:p w14:paraId="668FF133"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Fitur Pendukung</w:t>
      </w:r>
    </w:p>
    <w:p w14:paraId="3B250CCA"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 Notifikasi &amp; Peringatan — pengingat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dan </w:t>
      </w:r>
      <w:proofErr w:type="spellStart"/>
      <w:r>
        <w:rPr>
          <w:rFonts w:ascii="Calibri" w:hAnsi="Calibri" w:cs="Calibri"/>
          <w:color w:val="1F2937"/>
          <w:sz w:val="21"/>
          <w:szCs w:val="21"/>
        </w:rPr>
        <w:t>to-do</w:t>
      </w:r>
      <w:proofErr w:type="spellEnd"/>
      <w:r>
        <w:rPr>
          <w:rFonts w:ascii="Calibri" w:hAnsi="Calibri" w:cs="Calibri"/>
          <w:color w:val="1F2937"/>
          <w:sz w:val="21"/>
          <w:szCs w:val="21"/>
        </w:rPr>
        <w:t xml:space="preserve"> yang mendekati tenggat.</w:t>
      </w:r>
    </w:p>
    <w:p w14:paraId="1768845E"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 </w:t>
      </w:r>
      <w:proofErr w:type="spellStart"/>
      <w:r>
        <w:rPr>
          <w:rFonts w:ascii="Calibri" w:hAnsi="Calibri" w:cs="Calibri"/>
          <w:color w:val="1F2937"/>
          <w:sz w:val="21"/>
          <w:szCs w:val="21"/>
        </w:rPr>
        <w:t>What</w:t>
      </w:r>
      <w:proofErr w:type="spellEnd"/>
      <w:r>
        <w:rPr>
          <w:rFonts w:ascii="Calibri" w:hAnsi="Calibri" w:cs="Calibri"/>
          <w:color w:val="1F2937"/>
          <w:sz w:val="21"/>
          <w:szCs w:val="21"/>
        </w:rPr>
        <w:t xml:space="preserve">-If Financial </w:t>
      </w:r>
      <w:proofErr w:type="spellStart"/>
      <w:r>
        <w:rPr>
          <w:rFonts w:ascii="Calibri" w:hAnsi="Calibri" w:cs="Calibri"/>
          <w:color w:val="1F2937"/>
          <w:sz w:val="21"/>
          <w:szCs w:val="21"/>
        </w:rPr>
        <w:t>Simulation</w:t>
      </w:r>
      <w:proofErr w:type="spellEnd"/>
      <w:r>
        <w:rPr>
          <w:rFonts w:ascii="Calibri" w:hAnsi="Calibri" w:cs="Calibri"/>
          <w:color w:val="1F2937"/>
          <w:sz w:val="21"/>
          <w:szCs w:val="21"/>
        </w:rPr>
        <w:t xml:space="preserve"> — simulasi sederhana: "jika jajan dikurangi Rp 20.000/hari, dalam 3 bulan bisa menabung Rp 1,8 juta".</w:t>
      </w:r>
    </w:p>
    <w:p w14:paraId="1FAABB9A"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Contoh Konsep dalam Kehidupan Sehari-hari</w:t>
      </w:r>
    </w:p>
    <w:p w14:paraId="73EBD849"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Sari, mahasiswa dengan uang saku Rp 1,5 juta per bulan. Setiap awal bulan ia mengatur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makanan Rp 600 ribu, transportasi Rp 300 ribu, hiburan Rp 200 ribu. Ia juga membuat </w:t>
      </w:r>
      <w:proofErr w:type="spellStart"/>
      <w:r>
        <w:rPr>
          <w:rFonts w:ascii="Calibri" w:hAnsi="Calibri" w:cs="Calibri"/>
          <w:color w:val="1F2937"/>
          <w:sz w:val="21"/>
          <w:szCs w:val="21"/>
        </w:rPr>
        <w:t>to-do</w:t>
      </w:r>
      <w:proofErr w:type="spellEnd"/>
      <w:r>
        <w:rPr>
          <w:rFonts w:ascii="Calibri" w:hAnsi="Calibri" w:cs="Calibri"/>
          <w:color w:val="1F2937"/>
          <w:sz w:val="21"/>
          <w:szCs w:val="21"/>
        </w:rPr>
        <w:t xml:space="preserve"> "Bayar Internet Rp 150 ribu, tanggal 10" dan </w:t>
      </w:r>
      <w:proofErr w:type="spellStart"/>
      <w:r>
        <w:rPr>
          <w:rFonts w:ascii="Calibri" w:hAnsi="Calibri" w:cs="Calibri"/>
          <w:color w:val="1F2937"/>
          <w:sz w:val="21"/>
          <w:szCs w:val="21"/>
        </w:rPr>
        <w:t>goal</w:t>
      </w:r>
      <w:proofErr w:type="spellEnd"/>
      <w:r>
        <w:rPr>
          <w:rFonts w:ascii="Calibri" w:hAnsi="Calibri" w:cs="Calibri"/>
          <w:color w:val="1F2937"/>
          <w:sz w:val="21"/>
          <w:szCs w:val="21"/>
        </w:rPr>
        <w:t xml:space="preserve"> "Menabung laptop, Rp 100 ribu per bulan". Setiap transaksi yang dicatat langsung terlihat dampaknya di </w:t>
      </w:r>
      <w:proofErr w:type="spellStart"/>
      <w:r>
        <w:rPr>
          <w:rFonts w:ascii="Calibri" w:hAnsi="Calibri" w:cs="Calibri"/>
          <w:color w:val="1F2937"/>
          <w:sz w:val="21"/>
          <w:szCs w:val="21"/>
        </w:rPr>
        <w:t>progress</w:t>
      </w:r>
      <w:proofErr w:type="spellEnd"/>
      <w:r>
        <w:rPr>
          <w:rFonts w:ascii="Calibri" w:hAnsi="Calibri" w:cs="Calibri"/>
          <w:color w:val="1F2937"/>
          <w:sz w:val="21"/>
          <w:szCs w:val="21"/>
        </w:rPr>
        <w:t xml:space="preserve"> bar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Ketika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hiburan menyentuh 80%, aplikasi memperingatkannya sehingga ia memilih menahan diri. Saat tanggal 10, ia menandai </w:t>
      </w:r>
      <w:proofErr w:type="spellStart"/>
      <w:r>
        <w:rPr>
          <w:rFonts w:ascii="Calibri" w:hAnsi="Calibri" w:cs="Calibri"/>
          <w:color w:val="1F2937"/>
          <w:sz w:val="21"/>
          <w:szCs w:val="21"/>
        </w:rPr>
        <w:t>to-do</w:t>
      </w:r>
      <w:proofErr w:type="spellEnd"/>
      <w:r>
        <w:rPr>
          <w:rFonts w:ascii="Calibri" w:hAnsi="Calibri" w:cs="Calibri"/>
          <w:color w:val="1F2937"/>
          <w:sz w:val="21"/>
          <w:szCs w:val="21"/>
        </w:rPr>
        <w:t xml:space="preserve"> internet sebagai selesai dan transaksinya otomatis tercatat. Di akhir bulan, laporan FINTRACK menunjukkan kategori mana yang paling boros dan berapa progres tabungan </w:t>
      </w:r>
      <w:proofErr w:type="spellStart"/>
      <w:r>
        <w:rPr>
          <w:rFonts w:ascii="Calibri" w:hAnsi="Calibri" w:cs="Calibri"/>
          <w:color w:val="1F2937"/>
          <w:sz w:val="21"/>
          <w:szCs w:val="21"/>
        </w:rPr>
        <w:t>laptonya</w:t>
      </w:r>
      <w:proofErr w:type="spellEnd"/>
      <w:r>
        <w:rPr>
          <w:rFonts w:ascii="Calibri" w:hAnsi="Calibri" w:cs="Calibri"/>
          <w:color w:val="1F2937"/>
          <w:sz w:val="21"/>
          <w:szCs w:val="21"/>
        </w:rPr>
        <w:t>.</w:t>
      </w:r>
    </w:p>
    <w:p w14:paraId="39D56474"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Keunggulan FINTRACK</w:t>
      </w:r>
    </w:p>
    <w:p w14:paraId="4A7B7A66"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1. Bukan sekadar pencatat — pengguna didorong bertindak lewat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to-do</w:t>
      </w:r>
      <w:proofErr w:type="spellEnd"/>
      <w:r>
        <w:rPr>
          <w:rFonts w:ascii="Calibri" w:hAnsi="Calibri" w:cs="Calibri"/>
          <w:color w:val="1F2937"/>
          <w:sz w:val="21"/>
          <w:szCs w:val="21"/>
        </w:rPr>
        <w:t xml:space="preserve">, dan </w:t>
      </w:r>
      <w:proofErr w:type="spellStart"/>
      <w:r>
        <w:rPr>
          <w:rFonts w:ascii="Calibri" w:hAnsi="Calibri" w:cs="Calibri"/>
          <w:color w:val="1F2937"/>
          <w:sz w:val="21"/>
          <w:szCs w:val="21"/>
        </w:rPr>
        <w:t>goal</w:t>
      </w:r>
      <w:proofErr w:type="spellEnd"/>
      <w:r>
        <w:rPr>
          <w:rFonts w:ascii="Calibri" w:hAnsi="Calibri" w:cs="Calibri"/>
          <w:color w:val="1F2937"/>
          <w:sz w:val="21"/>
          <w:szCs w:val="21"/>
        </w:rPr>
        <w:t>.</w:t>
      </w:r>
    </w:p>
    <w:p w14:paraId="7E138719"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2. To-Do otomatis jadi transaksi — fitur pembeda yang tidak ada di aplikasi sejenis.</w:t>
      </w:r>
    </w:p>
    <w:p w14:paraId="4E32C770"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lastRenderedPageBreak/>
        <w:t xml:space="preserve">3. Visual dan memotivasi — </w:t>
      </w:r>
      <w:proofErr w:type="spellStart"/>
      <w:r>
        <w:rPr>
          <w:rFonts w:ascii="Calibri" w:hAnsi="Calibri" w:cs="Calibri"/>
          <w:color w:val="1F2937"/>
          <w:sz w:val="21"/>
          <w:szCs w:val="21"/>
        </w:rPr>
        <w:t>progress</w:t>
      </w:r>
      <w:proofErr w:type="spellEnd"/>
      <w:r>
        <w:rPr>
          <w:rFonts w:ascii="Calibri" w:hAnsi="Calibri" w:cs="Calibri"/>
          <w:color w:val="1F2937"/>
          <w:sz w:val="21"/>
          <w:szCs w:val="21"/>
        </w:rPr>
        <w:t xml:space="preserve"> bar, grafik, dan progres tabungan yang terlihat tumbuh.</w:t>
      </w:r>
    </w:p>
    <w:p w14:paraId="0D19E92F"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4. Sederhana dan cepat — mencatat pengeluaran cukup beberapa detik lewat </w:t>
      </w:r>
      <w:proofErr w:type="spellStart"/>
      <w:r>
        <w:rPr>
          <w:rFonts w:ascii="Calibri" w:hAnsi="Calibri" w:cs="Calibri"/>
          <w:color w:val="1F2937"/>
          <w:sz w:val="21"/>
          <w:szCs w:val="21"/>
        </w:rPr>
        <w:t>Quick</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Add</w:t>
      </w:r>
      <w:proofErr w:type="spellEnd"/>
      <w:r>
        <w:rPr>
          <w:rFonts w:ascii="Calibri" w:hAnsi="Calibri" w:cs="Calibri"/>
          <w:color w:val="1F2937"/>
          <w:sz w:val="21"/>
          <w:szCs w:val="21"/>
        </w:rPr>
        <w:t>.</w:t>
      </w:r>
    </w:p>
    <w:p w14:paraId="36136D37"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5. Gratis dan </w:t>
      </w:r>
      <w:proofErr w:type="spellStart"/>
      <w:r>
        <w:rPr>
          <w:rFonts w:ascii="Calibri" w:hAnsi="Calibri" w:cs="Calibri"/>
          <w:color w:val="1F2937"/>
          <w:sz w:val="21"/>
          <w:szCs w:val="21"/>
        </w:rPr>
        <w:t>multi</w:t>
      </w:r>
      <w:proofErr w:type="spellEnd"/>
      <w:r>
        <w:rPr>
          <w:rFonts w:ascii="Calibri" w:hAnsi="Calibri" w:cs="Calibri"/>
          <w:color w:val="1F2937"/>
          <w:sz w:val="21"/>
          <w:szCs w:val="21"/>
        </w:rPr>
        <w:t>-platform — web responsif yang bisa dibuka dari HP maupun laptop tanpa biaya apa pun.</w:t>
      </w:r>
    </w:p>
    <w:p w14:paraId="2251B937" w14:textId="77777777" w:rsidR="00BC46F0" w:rsidRDefault="00BC46F0">
      <w:pPr>
        <w:pageBreakBefore/>
        <w:jc w:val="center"/>
        <w:divId w:val="291448184"/>
        <w:rPr>
          <w:rFonts w:ascii="Calibri" w:eastAsia="Times New Roman" w:hAnsi="Calibri" w:cs="Calibri"/>
          <w:b/>
          <w:bCs/>
          <w:color w:val="0F3D2E"/>
          <w:sz w:val="40"/>
          <w:szCs w:val="40"/>
        </w:rPr>
      </w:pPr>
      <w:r>
        <w:rPr>
          <w:rFonts w:ascii="Calibri" w:eastAsia="Times New Roman" w:hAnsi="Calibri" w:cs="Calibri"/>
          <w:b/>
          <w:bCs/>
          <w:color w:val="0F3D2E"/>
          <w:sz w:val="40"/>
          <w:szCs w:val="40"/>
        </w:rPr>
        <w:lastRenderedPageBreak/>
        <w:t>BAGIAN 2 — PEMBAGIAN TUGAS KELOMPOK</w:t>
      </w:r>
    </w:p>
    <w:p w14:paraId="343B2B7A" w14:textId="77777777" w:rsidR="00BC46F0" w:rsidRDefault="00BC46F0">
      <w:pPr>
        <w:pStyle w:val="Judul1"/>
        <w:rPr>
          <w:rFonts w:ascii="Calibri" w:eastAsia="Times New Roman" w:hAnsi="Calibri" w:cs="Calibri"/>
        </w:rPr>
      </w:pPr>
      <w:r>
        <w:rPr>
          <w:rFonts w:ascii="Calibri" w:eastAsia="Times New Roman" w:hAnsi="Calibri" w:cs="Calibri"/>
        </w:rPr>
        <w:t>FINTRACK — Pembagian Tugas Kelompok (5 Anggota)</w:t>
      </w:r>
    </w:p>
    <w:p w14:paraId="5CFFBF82" w14:textId="77777777" w:rsidR="00BC46F0" w:rsidRDefault="00BC46F0">
      <w:pPr>
        <w:pStyle w:val="NormalWeb"/>
        <w:shd w:val="clear" w:color="auto" w:fill="E7F4EC"/>
        <w:divId w:val="20713716"/>
        <w:rPr>
          <w:rFonts w:ascii="Calibri" w:hAnsi="Calibri" w:cs="Calibri"/>
          <w:color w:val="1F2937"/>
          <w:sz w:val="20"/>
          <w:szCs w:val="20"/>
        </w:rPr>
      </w:pPr>
      <w:r>
        <w:rPr>
          <w:rStyle w:val="Kuat"/>
          <w:rFonts w:ascii="Calibri" w:hAnsi="Calibri" w:cs="Calibri"/>
          <w:color w:val="1F2937"/>
          <w:sz w:val="20"/>
          <w:szCs w:val="20"/>
        </w:rPr>
        <w:t>Kelompok B — Tutor: Asri Maspupah</w:t>
      </w:r>
      <w:r>
        <w:rPr>
          <w:rFonts w:ascii="Calibri" w:hAnsi="Calibri" w:cs="Calibri"/>
          <w:color w:val="1F2937"/>
          <w:sz w:val="20"/>
          <w:szCs w:val="20"/>
        </w:rPr>
        <w:t xml:space="preserve"> Anggota: Dita Cahaya Wulandari, Doni, Isnaini Khoirun Nisa, Renita Eka Iswandi, Tati Nuraisah</w:t>
      </w:r>
    </w:p>
    <w:p w14:paraId="5A62D669" w14:textId="77777777" w:rsidR="00BC46F0" w:rsidRDefault="00BC46F0">
      <w:pPr>
        <w:pStyle w:val="NormalWeb"/>
        <w:shd w:val="clear" w:color="auto" w:fill="E7F4EC"/>
        <w:divId w:val="20713716"/>
        <w:rPr>
          <w:rFonts w:ascii="Calibri" w:hAnsi="Calibri" w:cs="Calibri"/>
          <w:color w:val="1F2937"/>
          <w:sz w:val="20"/>
          <w:szCs w:val="20"/>
        </w:rPr>
      </w:pPr>
      <w:r>
        <w:rPr>
          <w:rFonts w:ascii="Calibri" w:hAnsi="Calibri" w:cs="Calibri"/>
          <w:color w:val="1F2937"/>
          <w:sz w:val="20"/>
          <w:szCs w:val="20"/>
        </w:rPr>
        <w:t xml:space="preserve">Pembagian tugas mengikuti peran tim pengembangan sistem informasi: manajer proyek, analis sistem, </w:t>
      </w:r>
      <w:proofErr w:type="spellStart"/>
      <w:r>
        <w:rPr>
          <w:rFonts w:ascii="Calibri" w:hAnsi="Calibri" w:cs="Calibri"/>
          <w:color w:val="1F2937"/>
          <w:sz w:val="20"/>
          <w:szCs w:val="20"/>
        </w:rPr>
        <w:t>programmer</w:t>
      </w:r>
      <w:proofErr w:type="spellEnd"/>
      <w:r>
        <w:rPr>
          <w:rFonts w:ascii="Calibri" w:hAnsi="Calibri" w:cs="Calibri"/>
          <w:color w:val="1F2937"/>
          <w:sz w:val="20"/>
          <w:szCs w:val="20"/>
        </w:rPr>
        <w:t xml:space="preserve">, penguji, dan </w:t>
      </w:r>
      <w:proofErr w:type="spellStart"/>
      <w:r>
        <w:rPr>
          <w:rFonts w:ascii="Calibri" w:hAnsi="Calibri" w:cs="Calibri"/>
          <w:color w:val="1F2937"/>
          <w:sz w:val="20"/>
          <w:szCs w:val="20"/>
        </w:rPr>
        <w:t>dokumentator</w:t>
      </w:r>
      <w:proofErr w:type="spellEnd"/>
      <w:r>
        <w:rPr>
          <w:rFonts w:ascii="Calibri" w:hAnsi="Calibri" w:cs="Calibri"/>
          <w:color w:val="1F2937"/>
          <w:sz w:val="20"/>
          <w:szCs w:val="20"/>
        </w:rPr>
        <w:t xml:space="preserve">. </w:t>
      </w:r>
      <w:proofErr w:type="spellStart"/>
      <w:r>
        <w:rPr>
          <w:rFonts w:ascii="Calibri" w:hAnsi="Calibri" w:cs="Calibri"/>
          <w:color w:val="1F2937"/>
          <w:sz w:val="20"/>
          <w:szCs w:val="20"/>
        </w:rPr>
        <w:t>Koding</w:t>
      </w:r>
      <w:proofErr w:type="spellEnd"/>
      <w:r>
        <w:rPr>
          <w:rFonts w:ascii="Calibri" w:hAnsi="Calibri" w:cs="Calibri"/>
          <w:color w:val="1F2937"/>
          <w:sz w:val="20"/>
          <w:szCs w:val="20"/>
        </w:rPr>
        <w:t xml:space="preserve"> (</w:t>
      </w:r>
      <w:proofErr w:type="spellStart"/>
      <w:r>
        <w:rPr>
          <w:rFonts w:ascii="Calibri" w:hAnsi="Calibri" w:cs="Calibri"/>
          <w:color w:val="1F2937"/>
          <w:sz w:val="20"/>
          <w:szCs w:val="20"/>
        </w:rPr>
        <w:t>backend</w:t>
      </w:r>
      <w:proofErr w:type="spellEnd"/>
      <w:r>
        <w:rPr>
          <w:rFonts w:ascii="Calibri" w:hAnsi="Calibri" w:cs="Calibri"/>
          <w:color w:val="1F2937"/>
          <w:sz w:val="20"/>
          <w:szCs w:val="20"/>
        </w:rPr>
        <w:t xml:space="preserve"> + </w:t>
      </w:r>
      <w:proofErr w:type="spellStart"/>
      <w:r>
        <w:rPr>
          <w:rFonts w:ascii="Calibri" w:hAnsi="Calibri" w:cs="Calibri"/>
          <w:color w:val="1F2937"/>
          <w:sz w:val="20"/>
          <w:szCs w:val="20"/>
        </w:rPr>
        <w:t>frontend</w:t>
      </w:r>
      <w:proofErr w:type="spellEnd"/>
      <w:r>
        <w:rPr>
          <w:rFonts w:ascii="Calibri" w:hAnsi="Calibri" w:cs="Calibri"/>
          <w:color w:val="1F2937"/>
          <w:sz w:val="20"/>
          <w:szCs w:val="20"/>
        </w:rPr>
        <w:t>) ditanggung satu anggota; anggota lainnya memegang analisis, perancangan, pengujian, dan dokumentasi/multimedia. Pembagian dapat disesuaikan berdasarkan keahlian masing-masing.</w:t>
      </w:r>
    </w:p>
    <w:p w14:paraId="1CC86179" w14:textId="77777777" w:rsidR="00BC46F0" w:rsidRDefault="00BC46F0">
      <w:pPr>
        <w:pStyle w:val="NormalWeb"/>
        <w:shd w:val="clear" w:color="auto" w:fill="E7F4EC"/>
        <w:divId w:val="20713716"/>
        <w:rPr>
          <w:rFonts w:ascii="Calibri" w:hAnsi="Calibri" w:cs="Calibri"/>
          <w:color w:val="1F2937"/>
          <w:sz w:val="20"/>
          <w:szCs w:val="20"/>
        </w:rPr>
      </w:pPr>
      <w:r>
        <w:rPr>
          <w:rStyle w:val="Kuat"/>
          <w:rFonts w:ascii="Calibri" w:hAnsi="Calibri" w:cs="Calibri"/>
          <w:color w:val="1F2937"/>
          <w:sz w:val="20"/>
          <w:szCs w:val="20"/>
        </w:rPr>
        <w:t>Dokumen acuan anggota:</w:t>
      </w:r>
      <w:r>
        <w:rPr>
          <w:rFonts w:ascii="Calibri" w:hAnsi="Calibri" w:cs="Calibri"/>
          <w:color w:val="1F2937"/>
          <w:sz w:val="20"/>
          <w:szCs w:val="20"/>
        </w:rPr>
        <w:t xml:space="preserve"> </w:t>
      </w:r>
      <w:r>
        <w:rPr>
          <w:rStyle w:val="KodeHTML"/>
          <w:color w:val="1F2937"/>
        </w:rPr>
        <w:t>FINTRACK-Dokumen-Lengkap-Kelompok-B.docx</w:t>
      </w:r>
      <w:r>
        <w:rPr>
          <w:rFonts w:ascii="Calibri" w:hAnsi="Calibri" w:cs="Calibri"/>
          <w:color w:val="1F2937"/>
          <w:sz w:val="20"/>
          <w:szCs w:val="20"/>
        </w:rPr>
        <w:t>. Rujukan "</w:t>
      </w:r>
      <w:r>
        <w:rPr>
          <w:rStyle w:val="Kuat"/>
          <w:rFonts w:ascii="Calibri" w:hAnsi="Calibri" w:cs="Calibri"/>
          <w:color w:val="1F2937"/>
          <w:sz w:val="20"/>
          <w:szCs w:val="20"/>
        </w:rPr>
        <w:t>Bagian 4</w:t>
      </w:r>
      <w:r>
        <w:rPr>
          <w:rFonts w:ascii="Calibri" w:hAnsi="Calibri" w:cs="Calibri"/>
          <w:color w:val="1F2937"/>
          <w:sz w:val="20"/>
          <w:szCs w:val="20"/>
        </w:rPr>
        <w:t>" berarti bagian 4 di dokumen itu (PRD &amp; Dokumentasi Teknis).</w:t>
      </w:r>
    </w:p>
    <w:p w14:paraId="4E5024F1"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714C5A9E">
          <v:rect id="_x0000_i1025" style="width:0;height:1.5pt" o:hralign="center" o:hrstd="t" o:hr="t" fillcolor="#a0a0a0" stroked="f"/>
        </w:pict>
      </w:r>
    </w:p>
    <w:p w14:paraId="73A5FE0D" w14:textId="77777777" w:rsidR="00BC46F0" w:rsidRDefault="00BC46F0">
      <w:pPr>
        <w:pStyle w:val="Judul2"/>
        <w:rPr>
          <w:rFonts w:ascii="Calibri" w:eastAsia="Times New Roman" w:hAnsi="Calibri" w:cs="Calibri"/>
        </w:rPr>
      </w:pPr>
      <w:r>
        <w:rPr>
          <w:rFonts w:ascii="Calibri" w:eastAsia="Times New Roman" w:hAnsi="Calibri" w:cs="Calibri"/>
        </w:rPr>
        <w:t>A. Pembagian Utama</w:t>
      </w:r>
    </w:p>
    <w:tbl>
      <w:tblPr>
        <w:tblW w:w="5000" w:type="pct"/>
        <w:tblCellMar>
          <w:top w:w="15" w:type="dxa"/>
          <w:left w:w="15" w:type="dxa"/>
          <w:bottom w:w="15" w:type="dxa"/>
          <w:right w:w="15" w:type="dxa"/>
        </w:tblCellMar>
        <w:tblLook w:val="04A0" w:firstRow="1" w:lastRow="0" w:firstColumn="1" w:lastColumn="0" w:noHBand="0" w:noVBand="1"/>
      </w:tblPr>
      <w:tblGrid>
        <w:gridCol w:w="1656"/>
        <w:gridCol w:w="1851"/>
        <w:gridCol w:w="2941"/>
        <w:gridCol w:w="2562"/>
      </w:tblGrid>
      <w:tr w:rsidR="00A2085B" w14:paraId="294F799B"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2102405"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Anggota</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042B1DB"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Peran (Teori)</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19ADD077"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Tugas Utama di FINTRACK</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3C2317A9"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Akan ditanya tentang</w:t>
            </w:r>
          </w:p>
        </w:tc>
      </w:tr>
      <w:tr w:rsidR="00A2085B" w14:paraId="227AD2EA"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8F8F8BC"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Anggota 1 — Dita Cahaya Wulandari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26B44CD"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Manajer Proyek + Analis Kebutuhan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83B33A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Koordinasi tim, jadwal, identifikasi masalah &amp; kebutuhan, </w:t>
            </w:r>
            <w:proofErr w:type="spellStart"/>
            <w:r>
              <w:rPr>
                <w:rFonts w:ascii="Calibri" w:eastAsia="Times New Roman" w:hAnsi="Calibri" w:cs="Calibri"/>
                <w:color w:val="1F2937"/>
                <w:sz w:val="18"/>
                <w:szCs w:val="18"/>
              </w:rPr>
              <w:t>user</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stories</w:t>
            </w:r>
            <w:proofErr w:type="spellEnd"/>
            <w:r>
              <w:rPr>
                <w:rFonts w:ascii="Calibri" w:eastAsia="Times New Roman" w:hAnsi="Calibri" w:cs="Calibri"/>
                <w:color w:val="1F2937"/>
                <w:sz w:val="18"/>
                <w:szCs w:val="18"/>
              </w:rPr>
              <w:t>, Berita Acara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2397CE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Masalah, kebutuhan pengguna, ruang lingkup, jadwal</w:t>
            </w:r>
          </w:p>
        </w:tc>
      </w:tr>
      <w:tr w:rsidR="00A2085B" w14:paraId="57407B9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CFA18AC"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Anggota 2 — Doni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1916B22"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t>Programmer</w:t>
            </w:r>
            <w:proofErr w:type="spellEnd"/>
            <w:r>
              <w:rPr>
                <w:rStyle w:val="Kuat"/>
                <w:rFonts w:ascii="Calibri" w:eastAsia="Times New Roman" w:hAnsi="Calibri" w:cs="Calibri"/>
                <w:color w:val="1F2937"/>
                <w:sz w:val="18"/>
                <w:szCs w:val="18"/>
              </w:rPr>
              <w:t xml:space="preserve"> (</w:t>
            </w:r>
            <w:proofErr w:type="spellStart"/>
            <w:r>
              <w:rPr>
                <w:rStyle w:val="Kuat"/>
                <w:rFonts w:ascii="Calibri" w:eastAsia="Times New Roman" w:hAnsi="Calibri" w:cs="Calibri"/>
                <w:color w:val="1F2937"/>
                <w:sz w:val="18"/>
                <w:szCs w:val="18"/>
              </w:rPr>
              <w:t>Fullstack</w:t>
            </w:r>
            <w:proofErr w:type="spellEnd"/>
            <w:r>
              <w:rPr>
                <w:rStyle w:val="Kuat"/>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2C7B95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Seluruh kode: API </w:t>
            </w:r>
            <w:proofErr w:type="spellStart"/>
            <w:r>
              <w:rPr>
                <w:rFonts w:ascii="Calibri" w:eastAsia="Times New Roman" w:hAnsi="Calibri" w:cs="Calibri"/>
                <w:color w:val="1F2937"/>
                <w:sz w:val="18"/>
                <w:szCs w:val="18"/>
              </w:rPr>
              <w:t>backend</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frontend</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React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database</w:t>
            </w:r>
            <w:proofErr w:type="spellEnd"/>
            <w:r>
              <w:rPr>
                <w:rFonts w:ascii="Calibri" w:eastAsia="Times New Roman" w:hAnsi="Calibri" w:cs="Calibri"/>
                <w:color w:val="1F2937"/>
                <w:sz w:val="18"/>
                <w:szCs w:val="18"/>
              </w:rPr>
              <w:t>, keamanan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31EFF9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Kode API &amp; halaman, alur data, implementasi </w:t>
            </w:r>
            <w:proofErr w:type="spellStart"/>
            <w:r>
              <w:rPr>
                <w:rFonts w:ascii="Calibri" w:eastAsia="Times New Roman" w:hAnsi="Calibri" w:cs="Calibri"/>
                <w:color w:val="1F2937"/>
                <w:sz w:val="18"/>
                <w:szCs w:val="18"/>
              </w:rPr>
              <w:t>business</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rules</w:t>
            </w:r>
            <w:proofErr w:type="spellEnd"/>
          </w:p>
        </w:tc>
      </w:tr>
      <w:tr w:rsidR="00A2085B" w14:paraId="6B8BD2D0"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FD1C54B"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Anggota 3 — Isnaini Khoirun Nisa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D8AA7A4"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Analis Sistem &amp; Perancang</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B4DE67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Analisis kebutuhan detail, ERD 5 tabel, </w:t>
            </w:r>
            <w:proofErr w:type="spellStart"/>
            <w:r>
              <w:rPr>
                <w:rFonts w:ascii="Calibri" w:eastAsia="Times New Roman" w:hAnsi="Calibri" w:cs="Calibri"/>
                <w:color w:val="1F2937"/>
                <w:sz w:val="18"/>
                <w:szCs w:val="18"/>
              </w:rPr>
              <w:t>business</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rules</w:t>
            </w:r>
            <w:proofErr w:type="spellEnd"/>
            <w:r>
              <w:rPr>
                <w:rFonts w:ascii="Calibri" w:eastAsia="Times New Roman" w:hAnsi="Calibri" w:cs="Calibri"/>
                <w:color w:val="1F2937"/>
                <w:sz w:val="18"/>
                <w:szCs w:val="18"/>
              </w:rPr>
              <w:t xml:space="preserve">, alur sistem, data </w:t>
            </w:r>
            <w:proofErr w:type="spellStart"/>
            <w:r>
              <w:rPr>
                <w:rFonts w:ascii="Calibri" w:eastAsia="Times New Roman" w:hAnsi="Calibri" w:cs="Calibri"/>
                <w:color w:val="1F2937"/>
                <w:sz w:val="18"/>
                <w:szCs w:val="18"/>
              </w:rPr>
              <w:t>dictionary</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68E48C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ERD, relasi tabel, </w:t>
            </w:r>
            <w:proofErr w:type="spellStart"/>
            <w:r>
              <w:rPr>
                <w:rFonts w:ascii="Calibri" w:eastAsia="Times New Roman" w:hAnsi="Calibri" w:cs="Calibri"/>
                <w:color w:val="1F2937"/>
                <w:sz w:val="18"/>
                <w:szCs w:val="18"/>
              </w:rPr>
              <w:t>business</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rules</w:t>
            </w:r>
            <w:proofErr w:type="spellEnd"/>
            <w:r>
              <w:rPr>
                <w:rFonts w:ascii="Calibri" w:eastAsia="Times New Roman" w:hAnsi="Calibri" w:cs="Calibri"/>
                <w:color w:val="1F2937"/>
                <w:sz w:val="18"/>
                <w:szCs w:val="18"/>
              </w:rPr>
              <w:t>, alur sistem</w:t>
            </w:r>
          </w:p>
        </w:tc>
      </w:tr>
      <w:tr w:rsidR="00A2085B" w14:paraId="691C6191"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E235671"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Anggota 4 — Renita Eka Iswandi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CB82802"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Penguji Sistem (Tester)</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FE3B16A"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Test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case</w:t>
            </w:r>
            <w:proofErr w:type="spellEnd"/>
            <w:r>
              <w:rPr>
                <w:rFonts w:ascii="Calibri" w:eastAsia="Times New Roman" w:hAnsi="Calibri" w:cs="Calibri"/>
                <w:color w:val="1F2937"/>
                <w:sz w:val="18"/>
                <w:szCs w:val="18"/>
              </w:rPr>
              <w:t xml:space="preserve"> 35 Business </w:t>
            </w:r>
            <w:proofErr w:type="spellStart"/>
            <w:r>
              <w:rPr>
                <w:rFonts w:ascii="Calibri" w:eastAsia="Times New Roman" w:hAnsi="Calibri" w:cs="Calibri"/>
                <w:color w:val="1F2937"/>
                <w:sz w:val="18"/>
                <w:szCs w:val="18"/>
              </w:rPr>
              <w:t>Rules</w:t>
            </w:r>
            <w:proofErr w:type="spellEnd"/>
            <w:r>
              <w:rPr>
                <w:rFonts w:ascii="Calibri" w:eastAsia="Times New Roman" w:hAnsi="Calibri" w:cs="Calibri"/>
                <w:color w:val="1F2937"/>
                <w:sz w:val="18"/>
                <w:szCs w:val="18"/>
              </w:rPr>
              <w:t xml:space="preserve">, pengujian manual &amp; </w:t>
            </w:r>
            <w:proofErr w:type="spellStart"/>
            <w:r>
              <w:rPr>
                <w:rFonts w:ascii="Calibri" w:eastAsia="Times New Roman" w:hAnsi="Calibri" w:cs="Calibri"/>
                <w:color w:val="1F2937"/>
                <w:sz w:val="18"/>
                <w:szCs w:val="18"/>
              </w:rPr>
              <w:t>database</w:t>
            </w:r>
            <w:proofErr w:type="spellEnd"/>
            <w:r>
              <w:rPr>
                <w:rFonts w:ascii="Calibri" w:eastAsia="Times New Roman" w:hAnsi="Calibri" w:cs="Calibri"/>
                <w:color w:val="1F2937"/>
                <w:sz w:val="18"/>
                <w:szCs w:val="18"/>
              </w:rPr>
              <w:t>, UAT 15 responden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D19FD6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Cara menguji, hasil pengujian, bukti pengujian</w:t>
            </w:r>
          </w:p>
        </w:tc>
      </w:tr>
      <w:tr w:rsidR="00A2085B" w14:paraId="68AE4CB3"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0D7D437"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Anggota 5 — Tati Nuraisah</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2F501F7"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t>Dokumentator</w:t>
            </w:r>
            <w:proofErr w:type="spellEnd"/>
            <w:r>
              <w:rPr>
                <w:rStyle w:val="Kuat"/>
                <w:rFonts w:ascii="Calibri" w:eastAsia="Times New Roman" w:hAnsi="Calibri" w:cs="Calibri"/>
                <w:color w:val="1F2937"/>
                <w:sz w:val="18"/>
                <w:szCs w:val="18"/>
              </w:rPr>
              <w:t xml:space="preserve"> &amp; Multimedia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C596594"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Dokumentasi laporan, poster A4, video, PPT, </w:t>
            </w:r>
            <w:proofErr w:type="spellStart"/>
            <w:r>
              <w:rPr>
                <w:rFonts w:ascii="Calibri" w:eastAsia="Times New Roman" w:hAnsi="Calibri" w:cs="Calibri"/>
                <w:color w:val="1F2937"/>
                <w:sz w:val="18"/>
                <w:szCs w:val="18"/>
              </w:rPr>
              <w:t>design</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system</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C9AC61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Dokumentasi, alasan desain, poster/video/PPT</w:t>
            </w:r>
          </w:p>
        </w:tc>
      </w:tr>
    </w:tbl>
    <w:p w14:paraId="01C161E6"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193D40BC">
          <v:rect id="_x0000_i1026" style="width:0;height:1.5pt" o:hralign="center" o:hrstd="t" o:hr="t" fillcolor="#a0a0a0" stroked="f"/>
        </w:pict>
      </w:r>
    </w:p>
    <w:p w14:paraId="72D5531F" w14:textId="77777777" w:rsidR="00BC46F0" w:rsidRDefault="00BC46F0">
      <w:pPr>
        <w:pStyle w:val="Judul2"/>
        <w:rPr>
          <w:rFonts w:ascii="Calibri" w:eastAsia="Times New Roman" w:hAnsi="Calibri" w:cs="Calibri"/>
        </w:rPr>
      </w:pPr>
      <w:r>
        <w:rPr>
          <w:rFonts w:ascii="Calibri" w:eastAsia="Times New Roman" w:hAnsi="Calibri" w:cs="Calibri"/>
        </w:rPr>
        <w:t>B. Tugas Spesifik Per Orang</w:t>
      </w:r>
    </w:p>
    <w:p w14:paraId="7CE2D0A9" w14:textId="77777777" w:rsidR="00BC46F0" w:rsidRDefault="00BC46F0">
      <w:pPr>
        <w:pStyle w:val="Judul3"/>
        <w:rPr>
          <w:rFonts w:ascii="Calibri" w:eastAsia="Times New Roman" w:hAnsi="Calibri" w:cs="Calibri"/>
        </w:rPr>
      </w:pPr>
      <w:r>
        <w:rPr>
          <w:rFonts w:ascii="Calibri" w:eastAsia="Times New Roman" w:hAnsi="Calibri" w:cs="Calibri"/>
        </w:rPr>
        <w:t>Anggota 1 — Manajer Proyek + Analis Kebutuhan</w:t>
      </w:r>
    </w:p>
    <w:p w14:paraId="246BD2AA"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Tugas:</w:t>
      </w:r>
    </w:p>
    <w:p w14:paraId="577D938E" w14:textId="77777777" w:rsidR="00BC46F0" w:rsidRDefault="00BC46F0">
      <w:pPr>
        <w:numPr>
          <w:ilvl w:val="0"/>
          <w:numId w:val="1"/>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Mengkoordinasi tim, menyusun jadwal, mengatur pembagian tugas, memimpin rapat</w:t>
      </w:r>
    </w:p>
    <w:p w14:paraId="07929996" w14:textId="77777777" w:rsidR="00BC46F0" w:rsidRDefault="00BC46F0">
      <w:pPr>
        <w:numPr>
          <w:ilvl w:val="0"/>
          <w:numId w:val="1"/>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Mengidentifikasi masalah &amp; kebutuhan pengguna → menyusun </w:t>
      </w:r>
      <w:proofErr w:type="spellStart"/>
      <w:r>
        <w:rPr>
          <w:rFonts w:ascii="Calibri" w:eastAsia="Times New Roman" w:hAnsi="Calibri" w:cs="Calibri"/>
          <w:color w:val="1F2937"/>
          <w:sz w:val="21"/>
          <w:szCs w:val="21"/>
        </w:rPr>
        <w:t>user</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stories</w:t>
      </w:r>
      <w:proofErr w:type="spellEnd"/>
    </w:p>
    <w:p w14:paraId="1E1AD1A8" w14:textId="77777777" w:rsidR="00BC46F0" w:rsidRDefault="00BC46F0">
      <w:pPr>
        <w:numPr>
          <w:ilvl w:val="0"/>
          <w:numId w:val="1"/>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Menyusun bab Pendahuluan proposal &amp; laporan (latar belakang, tujuan, ruang lingkup, jadwal)</w:t>
      </w:r>
    </w:p>
    <w:p w14:paraId="05E9DC6C" w14:textId="77777777" w:rsidR="00BC46F0" w:rsidRDefault="00BC46F0">
      <w:pPr>
        <w:numPr>
          <w:ilvl w:val="0"/>
          <w:numId w:val="1"/>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Mengisi &amp; mengarsipkan </w:t>
      </w:r>
      <w:r>
        <w:rPr>
          <w:rStyle w:val="Kuat"/>
          <w:rFonts w:ascii="Calibri" w:eastAsia="Times New Roman" w:hAnsi="Calibri" w:cs="Calibri"/>
          <w:color w:val="1F2937"/>
          <w:sz w:val="21"/>
          <w:szCs w:val="21"/>
        </w:rPr>
        <w:t>Berita Acara setiap pertemuan</w:t>
      </w:r>
    </w:p>
    <w:p w14:paraId="77B9CC29" w14:textId="77777777" w:rsidR="00BC46F0" w:rsidRDefault="00BC46F0">
      <w:pPr>
        <w:numPr>
          <w:ilvl w:val="0"/>
          <w:numId w:val="1"/>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Menjadi penghubung dengan tutor/dosen</w:t>
      </w:r>
    </w:p>
    <w:p w14:paraId="2DDA3230"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Bahan:</w:t>
      </w:r>
      <w:r>
        <w:rPr>
          <w:rFonts w:ascii="Calibri" w:hAnsi="Calibri" w:cs="Calibri"/>
          <w:color w:val="1F2937"/>
          <w:sz w:val="21"/>
          <w:szCs w:val="21"/>
        </w:rPr>
        <w:t xml:space="preserve"> Dokumen Lengkap — </w:t>
      </w:r>
      <w:r>
        <w:rPr>
          <w:rStyle w:val="Kuat"/>
          <w:rFonts w:ascii="Calibri" w:hAnsi="Calibri" w:cs="Calibri"/>
          <w:color w:val="1F2937"/>
          <w:sz w:val="21"/>
          <w:szCs w:val="21"/>
        </w:rPr>
        <w:t>Bagian 4</w:t>
      </w:r>
      <w:r>
        <w:rPr>
          <w:rFonts w:ascii="Calibri" w:hAnsi="Calibri" w:cs="Calibri"/>
          <w:color w:val="1F2937"/>
          <w:sz w:val="21"/>
          <w:szCs w:val="21"/>
        </w:rPr>
        <w:t xml:space="preserve"> (bagian 1–4, 7–9, 32) · </w:t>
      </w:r>
      <w:r>
        <w:rPr>
          <w:rStyle w:val="Kuat"/>
          <w:rFonts w:ascii="Calibri" w:hAnsi="Calibri" w:cs="Calibri"/>
          <w:color w:val="1F2937"/>
          <w:sz w:val="21"/>
          <w:szCs w:val="21"/>
        </w:rPr>
        <w:t>Bagian 6</w:t>
      </w:r>
      <w:r>
        <w:rPr>
          <w:rFonts w:ascii="Calibri" w:hAnsi="Calibri" w:cs="Calibri"/>
          <w:color w:val="1F2937"/>
          <w:sz w:val="21"/>
          <w:szCs w:val="21"/>
        </w:rPr>
        <w:t xml:space="preserve"> (Proposal)</w:t>
      </w:r>
    </w:p>
    <w:p w14:paraId="26C4277E"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Prediksi pertanyaan dosen:</w:t>
      </w:r>
      <w:r>
        <w:rPr>
          <w:rFonts w:ascii="Calibri" w:hAnsi="Calibri" w:cs="Calibri"/>
          <w:color w:val="1F2937"/>
          <w:sz w:val="21"/>
          <w:szCs w:val="21"/>
        </w:rPr>
        <w:t xml:space="preserve"> "Apa masalahnya?", "Kenapa fiturnya hanya ini?", "Bagaimana pembagian tugas tim?", "Apa jadwal proyeknya?" → Jawaban ada di: Bagian 1, 3, 7, 32 PRD + </w:t>
      </w:r>
      <w:r>
        <w:rPr>
          <w:rStyle w:val="KodeHTML"/>
          <w:color w:val="1F2937"/>
        </w:rPr>
        <w:t>pembagian-tugas.md</w:t>
      </w:r>
      <w:r>
        <w:rPr>
          <w:rFonts w:ascii="Calibri" w:hAnsi="Calibri" w:cs="Calibri"/>
          <w:color w:val="1F2937"/>
          <w:sz w:val="21"/>
          <w:szCs w:val="21"/>
        </w:rPr>
        <w:t>.</w:t>
      </w:r>
    </w:p>
    <w:p w14:paraId="4E2BCE43"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5DE91DF9">
          <v:rect id="_x0000_i1027" style="width:0;height:1.5pt" o:hralign="center" o:hrstd="t" o:hr="t" fillcolor="#a0a0a0" stroked="f"/>
        </w:pict>
      </w:r>
    </w:p>
    <w:p w14:paraId="0194B0BE" w14:textId="77777777" w:rsidR="00BC46F0" w:rsidRDefault="00BC46F0">
      <w:pPr>
        <w:pStyle w:val="Judul3"/>
        <w:rPr>
          <w:rFonts w:ascii="Calibri" w:eastAsia="Times New Roman" w:hAnsi="Calibri" w:cs="Calibri"/>
        </w:rPr>
      </w:pPr>
      <w:r>
        <w:rPr>
          <w:rFonts w:ascii="Calibri" w:eastAsia="Times New Roman" w:hAnsi="Calibri" w:cs="Calibri"/>
        </w:rPr>
        <w:t xml:space="preserve">Anggota 2 (Doni) — </w:t>
      </w:r>
      <w:proofErr w:type="spellStart"/>
      <w:r>
        <w:rPr>
          <w:rFonts w:ascii="Calibri" w:eastAsia="Times New Roman" w:hAnsi="Calibri" w:cs="Calibri"/>
        </w:rPr>
        <w:t>Programmer</w:t>
      </w:r>
      <w:proofErr w:type="spellEnd"/>
      <w:r>
        <w:rPr>
          <w:rFonts w:ascii="Calibri" w:eastAsia="Times New Roman" w:hAnsi="Calibri" w:cs="Calibri"/>
        </w:rPr>
        <w:t xml:space="preserve"> (</w:t>
      </w:r>
      <w:proofErr w:type="spellStart"/>
      <w:r>
        <w:rPr>
          <w:rFonts w:ascii="Calibri" w:eastAsia="Times New Roman" w:hAnsi="Calibri" w:cs="Calibri"/>
        </w:rPr>
        <w:t>Fullstack</w:t>
      </w:r>
      <w:proofErr w:type="spellEnd"/>
      <w:r>
        <w:rPr>
          <w:rFonts w:ascii="Calibri" w:eastAsia="Times New Roman" w:hAnsi="Calibri" w:cs="Calibri"/>
        </w:rPr>
        <w:t>)</w:t>
      </w:r>
    </w:p>
    <w:p w14:paraId="404D18AE"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Tugas:</w:t>
      </w:r>
    </w:p>
    <w:p w14:paraId="68B892C4" w14:textId="77777777" w:rsidR="00BC46F0" w:rsidRDefault="00BC46F0">
      <w:pPr>
        <w:numPr>
          <w:ilvl w:val="0"/>
          <w:numId w:val="2"/>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Memahami &amp; menjelaskan ERD 5 tabel + </w:t>
      </w:r>
      <w:proofErr w:type="spellStart"/>
      <w:r>
        <w:rPr>
          <w:rFonts w:ascii="Calibri" w:eastAsia="Times New Roman" w:hAnsi="Calibri" w:cs="Calibri"/>
          <w:color w:val="1F2937"/>
          <w:sz w:val="21"/>
          <w:szCs w:val="21"/>
        </w:rPr>
        <w:t>kardinalitas</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users</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categories</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transactions</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budgets</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financial_todos</w:t>
      </w:r>
      <w:proofErr w:type="spellEnd"/>
      <w:r>
        <w:rPr>
          <w:rFonts w:ascii="Calibri" w:eastAsia="Times New Roman" w:hAnsi="Calibri" w:cs="Calibri"/>
          <w:color w:val="1F2937"/>
          <w:sz w:val="21"/>
          <w:szCs w:val="21"/>
        </w:rPr>
        <w:t>)</w:t>
      </w:r>
    </w:p>
    <w:p w14:paraId="0BE3606B" w14:textId="77777777" w:rsidR="00BC46F0" w:rsidRDefault="00BC46F0">
      <w:pPr>
        <w:numPr>
          <w:ilvl w:val="0"/>
          <w:numId w:val="2"/>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Menjelaskan relasi </w:t>
      </w:r>
      <w:proofErr w:type="spellStart"/>
      <w:r>
        <w:rPr>
          <w:rStyle w:val="KodeHTML"/>
          <w:color w:val="1F2937"/>
        </w:rPr>
        <w:t>source_todo_id</w:t>
      </w:r>
      <w:proofErr w:type="spellEnd"/>
      <w:r>
        <w:rPr>
          <w:rFonts w:ascii="Calibri" w:eastAsia="Times New Roman" w:hAnsi="Calibri" w:cs="Calibri"/>
          <w:color w:val="1F2937"/>
          <w:sz w:val="21"/>
          <w:szCs w:val="21"/>
        </w:rPr>
        <w:t xml:space="preserve"> (1 : 0..1) dan kenapa ada</w:t>
      </w:r>
    </w:p>
    <w:p w14:paraId="2CF69BF9" w14:textId="77777777" w:rsidR="00BC46F0" w:rsidRDefault="00BC46F0">
      <w:pPr>
        <w:numPr>
          <w:ilvl w:val="0"/>
          <w:numId w:val="2"/>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Menjelaskan </w:t>
      </w:r>
      <w:proofErr w:type="spellStart"/>
      <w:r>
        <w:rPr>
          <w:rFonts w:ascii="Calibri" w:eastAsia="Times New Roman" w:hAnsi="Calibri" w:cs="Calibri"/>
          <w:color w:val="1F2937"/>
          <w:sz w:val="21"/>
          <w:szCs w:val="21"/>
        </w:rPr>
        <w:t>business</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rules</w:t>
      </w:r>
      <w:proofErr w:type="spellEnd"/>
      <w:r>
        <w:rPr>
          <w:rFonts w:ascii="Calibri" w:eastAsia="Times New Roman" w:hAnsi="Calibri" w:cs="Calibri"/>
          <w:color w:val="1F2937"/>
          <w:sz w:val="21"/>
          <w:szCs w:val="21"/>
        </w:rPr>
        <w:t xml:space="preserve"> di </w:t>
      </w:r>
      <w:proofErr w:type="spellStart"/>
      <w:r>
        <w:rPr>
          <w:rFonts w:ascii="Calibri" w:eastAsia="Times New Roman" w:hAnsi="Calibri" w:cs="Calibri"/>
          <w:color w:val="1F2937"/>
          <w:sz w:val="21"/>
          <w:szCs w:val="21"/>
        </w:rPr>
        <w:t>database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trigger</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unique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index</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check</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constraint</w:t>
      </w:r>
      <w:proofErr w:type="spellEnd"/>
      <w:r>
        <w:rPr>
          <w:rFonts w:ascii="Calibri" w:eastAsia="Times New Roman" w:hAnsi="Calibri" w:cs="Calibri"/>
          <w:color w:val="1F2937"/>
          <w:sz w:val="21"/>
          <w:szCs w:val="21"/>
        </w:rPr>
        <w:t>)</w:t>
      </w:r>
    </w:p>
    <w:p w14:paraId="0BCA74A7" w14:textId="77777777" w:rsidR="00BC46F0" w:rsidRDefault="00BC46F0">
      <w:pPr>
        <w:numPr>
          <w:ilvl w:val="0"/>
          <w:numId w:val="2"/>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Menyusun bab Perancangan di Laporan Kemajuan &amp; Laporan Akhir (ERD, kamus data, arsitektur)</w:t>
      </w:r>
    </w:p>
    <w:p w14:paraId="70E9F24C" w14:textId="77777777" w:rsidR="00BC46F0" w:rsidRDefault="00BC46F0">
      <w:pPr>
        <w:numPr>
          <w:ilvl w:val="0"/>
          <w:numId w:val="2"/>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Menyusun Data </w:t>
      </w:r>
      <w:proofErr w:type="spellStart"/>
      <w:r>
        <w:rPr>
          <w:rFonts w:ascii="Calibri" w:eastAsia="Times New Roman" w:hAnsi="Calibri" w:cs="Calibri"/>
          <w:color w:val="1F2937"/>
          <w:sz w:val="21"/>
          <w:szCs w:val="21"/>
        </w:rPr>
        <w:t>Dictionary</w:t>
      </w:r>
      <w:proofErr w:type="spellEnd"/>
    </w:p>
    <w:p w14:paraId="5A014053"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Bahan:</w:t>
      </w:r>
      <w:r>
        <w:rPr>
          <w:rFonts w:ascii="Calibri" w:hAnsi="Calibri" w:cs="Calibri"/>
          <w:color w:val="1F2937"/>
          <w:sz w:val="21"/>
          <w:szCs w:val="21"/>
        </w:rPr>
        <w:t xml:space="preserve"> Dokumen Lengkap — </w:t>
      </w:r>
      <w:r>
        <w:rPr>
          <w:rStyle w:val="Kuat"/>
          <w:rFonts w:ascii="Calibri" w:hAnsi="Calibri" w:cs="Calibri"/>
          <w:color w:val="1F2937"/>
          <w:sz w:val="21"/>
          <w:szCs w:val="21"/>
        </w:rPr>
        <w:t>Bagian 4</w:t>
      </w:r>
      <w:r>
        <w:rPr>
          <w:rFonts w:ascii="Calibri" w:hAnsi="Calibri" w:cs="Calibri"/>
          <w:color w:val="1F2937"/>
          <w:sz w:val="21"/>
          <w:szCs w:val="21"/>
        </w:rPr>
        <w:t xml:space="preserve"> (bagian 10, 31, 34, 35) · </w:t>
      </w:r>
      <w:r>
        <w:rPr>
          <w:rStyle w:val="Kuat"/>
          <w:rFonts w:ascii="Calibri" w:hAnsi="Calibri" w:cs="Calibri"/>
          <w:color w:val="1F2937"/>
          <w:sz w:val="21"/>
          <w:szCs w:val="21"/>
        </w:rPr>
        <w:t>Bagian 5</w:t>
      </w:r>
      <w:r>
        <w:rPr>
          <w:rFonts w:ascii="Calibri" w:hAnsi="Calibri" w:cs="Calibri"/>
          <w:color w:val="1F2937"/>
          <w:sz w:val="21"/>
          <w:szCs w:val="21"/>
        </w:rPr>
        <w:t xml:space="preserve"> (</w:t>
      </w:r>
      <w:proofErr w:type="spellStart"/>
      <w:r>
        <w:rPr>
          <w:rFonts w:ascii="Calibri" w:hAnsi="Calibri" w:cs="Calibri"/>
          <w:color w:val="1F2937"/>
          <w:sz w:val="21"/>
          <w:szCs w:val="21"/>
        </w:rPr>
        <w:t>design</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system</w:t>
      </w:r>
      <w:proofErr w:type="spellEnd"/>
      <w:r>
        <w:rPr>
          <w:rFonts w:ascii="Calibri" w:hAnsi="Calibri" w:cs="Calibri"/>
          <w:color w:val="1F2937"/>
          <w:sz w:val="21"/>
          <w:szCs w:val="21"/>
        </w:rPr>
        <w:t>)</w:t>
      </w:r>
    </w:p>
    <w:p w14:paraId="7D0D8D96"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Prediksi pertanyaan dosen:</w:t>
      </w:r>
      <w:r>
        <w:rPr>
          <w:rFonts w:ascii="Calibri" w:hAnsi="Calibri" w:cs="Calibri"/>
          <w:color w:val="1F2937"/>
          <w:sz w:val="21"/>
          <w:szCs w:val="21"/>
        </w:rPr>
        <w:t xml:space="preserve"> "Kenapa tabelnya 5?", "Kenapa relasi </w:t>
      </w:r>
      <w:proofErr w:type="spellStart"/>
      <w:r>
        <w:rPr>
          <w:rFonts w:ascii="Calibri" w:hAnsi="Calibri" w:cs="Calibri"/>
          <w:color w:val="1F2937"/>
          <w:sz w:val="21"/>
          <w:szCs w:val="21"/>
        </w:rPr>
        <w:t>to-do</w:t>
      </w:r>
      <w:proofErr w:type="spellEnd"/>
      <w:r>
        <w:rPr>
          <w:rFonts w:ascii="Calibri" w:hAnsi="Calibri" w:cs="Calibri"/>
          <w:color w:val="1F2937"/>
          <w:sz w:val="21"/>
          <w:szCs w:val="21"/>
        </w:rPr>
        <w:t xml:space="preserve"> ke transaksi 1:0..1?", "Apa fungsi </w:t>
      </w:r>
      <w:proofErr w:type="spellStart"/>
      <w:r>
        <w:rPr>
          <w:rFonts w:ascii="Calibri" w:hAnsi="Calibri" w:cs="Calibri"/>
          <w:color w:val="1F2937"/>
          <w:sz w:val="21"/>
          <w:szCs w:val="21"/>
        </w:rPr>
        <w:t>trigger</w:t>
      </w:r>
      <w:proofErr w:type="spellEnd"/>
      <w:r>
        <w:rPr>
          <w:rFonts w:ascii="Calibri" w:hAnsi="Calibri" w:cs="Calibri"/>
          <w:color w:val="1F2937"/>
          <w:sz w:val="21"/>
          <w:szCs w:val="21"/>
        </w:rPr>
        <w:t xml:space="preserve">?", "Bagaimana mencegah data antar </w:t>
      </w:r>
      <w:proofErr w:type="spellStart"/>
      <w:r>
        <w:rPr>
          <w:rFonts w:ascii="Calibri" w:hAnsi="Calibri" w:cs="Calibri"/>
          <w:color w:val="1F2937"/>
          <w:sz w:val="21"/>
          <w:szCs w:val="21"/>
        </w:rPr>
        <w:t>user</w:t>
      </w:r>
      <w:proofErr w:type="spellEnd"/>
      <w:r>
        <w:rPr>
          <w:rFonts w:ascii="Calibri" w:hAnsi="Calibri" w:cs="Calibri"/>
          <w:color w:val="1F2937"/>
          <w:sz w:val="21"/>
          <w:szCs w:val="21"/>
        </w:rPr>
        <w:t xml:space="preserve"> tercampur?" → Jawaban ada di: Bagian 10.1 (kenapa </w:t>
      </w:r>
      <w:proofErr w:type="spellStart"/>
      <w:r>
        <w:rPr>
          <w:rFonts w:ascii="Calibri" w:hAnsi="Calibri" w:cs="Calibri"/>
          <w:color w:val="1F2937"/>
          <w:sz w:val="21"/>
          <w:szCs w:val="21"/>
        </w:rPr>
        <w:t>source_todo_id</w:t>
      </w:r>
      <w:proofErr w:type="spellEnd"/>
      <w:r>
        <w:rPr>
          <w:rFonts w:ascii="Calibri" w:hAnsi="Calibri" w:cs="Calibri"/>
          <w:color w:val="1F2937"/>
          <w:sz w:val="21"/>
          <w:szCs w:val="21"/>
        </w:rPr>
        <w:t>), 34 (skema), 35 (BR-DATA/BR-TRX).</w:t>
      </w:r>
    </w:p>
    <w:p w14:paraId="0BFDA0BE"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532FC3B4">
          <v:rect id="_x0000_i1028" style="width:0;height:1.5pt" o:hralign="center" o:hrstd="t" o:hr="t" fillcolor="#a0a0a0" stroked="f"/>
        </w:pict>
      </w:r>
    </w:p>
    <w:p w14:paraId="1C0C4635" w14:textId="77777777" w:rsidR="00BC46F0" w:rsidRDefault="00BC46F0">
      <w:pPr>
        <w:pStyle w:val="Judul3"/>
        <w:rPr>
          <w:rFonts w:ascii="Calibri" w:eastAsia="Times New Roman" w:hAnsi="Calibri" w:cs="Calibri"/>
        </w:rPr>
      </w:pPr>
      <w:r>
        <w:rPr>
          <w:rFonts w:ascii="Calibri" w:eastAsia="Times New Roman" w:hAnsi="Calibri" w:cs="Calibri"/>
        </w:rPr>
        <w:t>Anggota 3 (Isnaini Khoirun Nisa) — Analis Sistem &amp; Perancang</w:t>
      </w:r>
    </w:p>
    <w:p w14:paraId="1DEE270A"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Tugas:</w:t>
      </w:r>
    </w:p>
    <w:p w14:paraId="545C5E8F" w14:textId="77777777" w:rsidR="00BC46F0" w:rsidRDefault="00BC46F0">
      <w:pPr>
        <w:numPr>
          <w:ilvl w:val="0"/>
          <w:numId w:val="3"/>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Backend</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API </w:t>
      </w:r>
      <w:proofErr w:type="spellStart"/>
      <w:r>
        <w:rPr>
          <w:rFonts w:ascii="Calibri" w:eastAsia="Times New Roman" w:hAnsi="Calibri" w:cs="Calibri"/>
          <w:color w:val="1F2937"/>
          <w:sz w:val="21"/>
          <w:szCs w:val="21"/>
        </w:rPr>
        <w:t>auth</w:t>
      </w:r>
      <w:proofErr w:type="spellEnd"/>
      <w:r>
        <w:rPr>
          <w:rFonts w:ascii="Calibri" w:eastAsia="Times New Roman" w:hAnsi="Calibri" w:cs="Calibri"/>
          <w:color w:val="1F2937"/>
          <w:sz w:val="21"/>
          <w:szCs w:val="21"/>
        </w:rPr>
        <w:t xml:space="preserve"> (register/</w:t>
      </w:r>
      <w:proofErr w:type="spellStart"/>
      <w:r>
        <w:rPr>
          <w:rFonts w:ascii="Calibri" w:eastAsia="Times New Roman" w:hAnsi="Calibri" w:cs="Calibri"/>
          <w:color w:val="1F2937"/>
          <w:sz w:val="21"/>
          <w:szCs w:val="21"/>
        </w:rPr>
        <w:t>login</w:t>
      </w:r>
      <w:proofErr w:type="spellEnd"/>
      <w:r>
        <w:rPr>
          <w:rFonts w:ascii="Calibri" w:eastAsia="Times New Roman" w:hAnsi="Calibri" w:cs="Calibri"/>
          <w:color w:val="1F2937"/>
          <w:sz w:val="21"/>
          <w:szCs w:val="21"/>
        </w:rPr>
        <w:t xml:space="preserve">/ganti </w:t>
      </w:r>
      <w:proofErr w:type="spellStart"/>
      <w:r>
        <w:rPr>
          <w:rFonts w:ascii="Calibri" w:eastAsia="Times New Roman" w:hAnsi="Calibri" w:cs="Calibri"/>
          <w:color w:val="1F2937"/>
          <w:sz w:val="21"/>
          <w:szCs w:val="21"/>
        </w:rPr>
        <w:t>password</w:t>
      </w:r>
      <w:proofErr w:type="spellEnd"/>
      <w:r>
        <w:rPr>
          <w:rFonts w:ascii="Calibri" w:eastAsia="Times New Roman" w:hAnsi="Calibri" w:cs="Calibri"/>
          <w:color w:val="1F2937"/>
          <w:sz w:val="21"/>
          <w:szCs w:val="21"/>
        </w:rPr>
        <w:t xml:space="preserve">/hapus akun), kategori, transaksi, </w:t>
      </w:r>
      <w:proofErr w:type="spellStart"/>
      <w:r>
        <w:rPr>
          <w:rFonts w:ascii="Calibri" w:eastAsia="Times New Roman" w:hAnsi="Calibri" w:cs="Calibri"/>
          <w:color w:val="1F2937"/>
          <w:sz w:val="21"/>
          <w:szCs w:val="21"/>
        </w:rPr>
        <w:t>budget</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to-do</w:t>
      </w:r>
      <w:proofErr w:type="spellEnd"/>
      <w:r>
        <w:rPr>
          <w:rFonts w:ascii="Calibri" w:eastAsia="Times New Roman" w:hAnsi="Calibri" w:cs="Calibri"/>
          <w:color w:val="1F2937"/>
          <w:sz w:val="21"/>
          <w:szCs w:val="21"/>
        </w:rPr>
        <w:t xml:space="preserve"> + auto </w:t>
      </w:r>
      <w:proofErr w:type="spellStart"/>
      <w:r>
        <w:rPr>
          <w:rFonts w:ascii="Calibri" w:eastAsia="Times New Roman" w:hAnsi="Calibri" w:cs="Calibri"/>
          <w:color w:val="1F2937"/>
          <w:sz w:val="21"/>
          <w:szCs w:val="21"/>
        </w:rPr>
        <w:t>expense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dashboard</w:t>
      </w:r>
      <w:proofErr w:type="spellEnd"/>
      <w:r>
        <w:rPr>
          <w:rFonts w:ascii="Calibri" w:eastAsia="Times New Roman" w:hAnsi="Calibri" w:cs="Calibri"/>
          <w:color w:val="1F2937"/>
          <w:sz w:val="21"/>
          <w:szCs w:val="21"/>
        </w:rPr>
        <w:t>; keamanan (</w:t>
      </w:r>
      <w:proofErr w:type="spellStart"/>
      <w:r>
        <w:rPr>
          <w:rFonts w:ascii="Calibri" w:eastAsia="Times New Roman" w:hAnsi="Calibri" w:cs="Calibri"/>
          <w:color w:val="1F2937"/>
          <w:sz w:val="21"/>
          <w:szCs w:val="21"/>
        </w:rPr>
        <w:t>bcrypt</w:t>
      </w:r>
      <w:proofErr w:type="spellEnd"/>
      <w:r>
        <w:rPr>
          <w:rFonts w:ascii="Calibri" w:eastAsia="Times New Roman" w:hAnsi="Calibri" w:cs="Calibri"/>
          <w:color w:val="1F2937"/>
          <w:sz w:val="21"/>
          <w:szCs w:val="21"/>
        </w:rPr>
        <w:t xml:space="preserve">, JWT </w:t>
      </w:r>
      <w:proofErr w:type="spellStart"/>
      <w:r>
        <w:rPr>
          <w:rFonts w:ascii="Calibri" w:eastAsia="Times New Roman" w:hAnsi="Calibri" w:cs="Calibri"/>
          <w:color w:val="1F2937"/>
          <w:sz w:val="21"/>
          <w:szCs w:val="21"/>
        </w:rPr>
        <w:t>cookie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HttpOnly</w:t>
      </w:r>
      <w:proofErr w:type="spellEnd"/>
      <w:r>
        <w:rPr>
          <w:rFonts w:ascii="Calibri" w:eastAsia="Times New Roman" w:hAnsi="Calibri" w:cs="Calibri"/>
          <w:color w:val="1F2937"/>
          <w:sz w:val="21"/>
          <w:szCs w:val="21"/>
        </w:rPr>
        <w:t xml:space="preserve">, isolasi data per </w:t>
      </w:r>
      <w:proofErr w:type="spellStart"/>
      <w:r>
        <w:rPr>
          <w:rFonts w:ascii="Calibri" w:eastAsia="Times New Roman" w:hAnsi="Calibri" w:cs="Calibri"/>
          <w:color w:val="1F2937"/>
          <w:sz w:val="21"/>
          <w:szCs w:val="21"/>
        </w:rPr>
        <w:t>user</w:t>
      </w:r>
      <w:proofErr w:type="spellEnd"/>
      <w:r>
        <w:rPr>
          <w:rFonts w:ascii="Calibri" w:eastAsia="Times New Roman" w:hAnsi="Calibri" w:cs="Calibri"/>
          <w:color w:val="1F2937"/>
          <w:sz w:val="21"/>
          <w:szCs w:val="21"/>
        </w:rPr>
        <w:t>)</w:t>
      </w:r>
    </w:p>
    <w:p w14:paraId="76A46911" w14:textId="77777777" w:rsidR="00BC46F0" w:rsidRDefault="00BC46F0">
      <w:pPr>
        <w:numPr>
          <w:ilvl w:val="0"/>
          <w:numId w:val="3"/>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Frontend</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9 halaman </w:t>
      </w:r>
      <w:proofErr w:type="spellStart"/>
      <w:r>
        <w:rPr>
          <w:rFonts w:ascii="Calibri" w:eastAsia="Times New Roman" w:hAnsi="Calibri" w:cs="Calibri"/>
          <w:color w:val="1F2937"/>
          <w:sz w:val="21"/>
          <w:szCs w:val="21"/>
        </w:rPr>
        <w:t>React</w:t>
      </w:r>
      <w:proofErr w:type="spellEnd"/>
      <w:r>
        <w:rPr>
          <w:rFonts w:ascii="Calibri" w:eastAsia="Times New Roman" w:hAnsi="Calibri" w:cs="Calibri"/>
          <w:color w:val="1F2937"/>
          <w:sz w:val="21"/>
          <w:szCs w:val="21"/>
        </w:rPr>
        <w:t xml:space="preserve"> (Landing, </w:t>
      </w:r>
      <w:proofErr w:type="spellStart"/>
      <w:r>
        <w:rPr>
          <w:rFonts w:ascii="Calibri" w:eastAsia="Times New Roman" w:hAnsi="Calibri" w:cs="Calibri"/>
          <w:color w:val="1F2937"/>
          <w:sz w:val="21"/>
          <w:szCs w:val="21"/>
        </w:rPr>
        <w:t>Login</w:t>
      </w:r>
      <w:proofErr w:type="spellEnd"/>
      <w:r>
        <w:rPr>
          <w:rFonts w:ascii="Calibri" w:eastAsia="Times New Roman" w:hAnsi="Calibri" w:cs="Calibri"/>
          <w:color w:val="1F2937"/>
          <w:sz w:val="21"/>
          <w:szCs w:val="21"/>
        </w:rPr>
        <w:t xml:space="preserve">, Register, </w:t>
      </w:r>
      <w:proofErr w:type="spellStart"/>
      <w:r>
        <w:rPr>
          <w:rFonts w:ascii="Calibri" w:eastAsia="Times New Roman" w:hAnsi="Calibri" w:cs="Calibri"/>
          <w:color w:val="1F2937"/>
          <w:sz w:val="21"/>
          <w:szCs w:val="21"/>
        </w:rPr>
        <w:t>Dashboard</w:t>
      </w:r>
      <w:proofErr w:type="spellEnd"/>
      <w:r>
        <w:rPr>
          <w:rFonts w:ascii="Calibri" w:eastAsia="Times New Roman" w:hAnsi="Calibri" w:cs="Calibri"/>
          <w:color w:val="1F2937"/>
          <w:sz w:val="21"/>
          <w:szCs w:val="21"/>
        </w:rPr>
        <w:t xml:space="preserve"> + grafik, Transaksi, </w:t>
      </w:r>
      <w:proofErr w:type="spellStart"/>
      <w:r>
        <w:rPr>
          <w:rFonts w:ascii="Calibri" w:eastAsia="Times New Roman" w:hAnsi="Calibri" w:cs="Calibri"/>
          <w:color w:val="1F2937"/>
          <w:sz w:val="21"/>
          <w:szCs w:val="21"/>
        </w:rPr>
        <w:t>Budget</w:t>
      </w:r>
      <w:proofErr w:type="spellEnd"/>
      <w:r>
        <w:rPr>
          <w:rFonts w:ascii="Calibri" w:eastAsia="Times New Roman" w:hAnsi="Calibri" w:cs="Calibri"/>
          <w:color w:val="1F2937"/>
          <w:sz w:val="21"/>
          <w:szCs w:val="21"/>
        </w:rPr>
        <w:t xml:space="preserve">, To-Do, Pengaturan), integrasi API, responsif </w:t>
      </w:r>
      <w:proofErr w:type="spellStart"/>
      <w:r>
        <w:rPr>
          <w:rFonts w:ascii="Calibri" w:eastAsia="Times New Roman" w:hAnsi="Calibri" w:cs="Calibri"/>
          <w:color w:val="1F2937"/>
          <w:sz w:val="21"/>
          <w:szCs w:val="21"/>
        </w:rPr>
        <w:t>mobile</w:t>
      </w:r>
      <w:proofErr w:type="spellEnd"/>
    </w:p>
    <w:p w14:paraId="1C5F9834" w14:textId="77777777" w:rsidR="00BC46F0" w:rsidRDefault="00BC46F0">
      <w:pPr>
        <w:numPr>
          <w:ilvl w:val="0"/>
          <w:numId w:val="3"/>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Menjelaskan implementasi </w:t>
      </w:r>
      <w:proofErr w:type="spellStart"/>
      <w:r>
        <w:rPr>
          <w:rFonts w:ascii="Calibri" w:eastAsia="Times New Roman" w:hAnsi="Calibri" w:cs="Calibri"/>
          <w:color w:val="1F2937"/>
          <w:sz w:val="21"/>
          <w:szCs w:val="21"/>
        </w:rPr>
        <w:t>business</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rules</w:t>
      </w:r>
      <w:proofErr w:type="spellEnd"/>
      <w:r>
        <w:rPr>
          <w:rFonts w:ascii="Calibri" w:eastAsia="Times New Roman" w:hAnsi="Calibri" w:cs="Calibri"/>
          <w:color w:val="1F2937"/>
          <w:sz w:val="21"/>
          <w:szCs w:val="21"/>
        </w:rPr>
        <w:t xml:space="preserve"> di kode: validasi nominal, email unik, auto </w:t>
      </w:r>
      <w:proofErr w:type="spellStart"/>
      <w:r>
        <w:rPr>
          <w:rFonts w:ascii="Calibri" w:eastAsia="Times New Roman" w:hAnsi="Calibri" w:cs="Calibri"/>
          <w:color w:val="1F2937"/>
          <w:sz w:val="21"/>
          <w:szCs w:val="21"/>
        </w:rPr>
        <w:t>expense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idempoten</w:t>
      </w:r>
      <w:proofErr w:type="spellEnd"/>
      <w:r>
        <w:rPr>
          <w:rFonts w:ascii="Calibri" w:eastAsia="Times New Roman" w:hAnsi="Calibri" w:cs="Calibri"/>
          <w:color w:val="1F2937"/>
          <w:sz w:val="21"/>
          <w:szCs w:val="21"/>
        </w:rPr>
        <w:t xml:space="preserve"> (BR-AUTO-03)</w:t>
      </w:r>
    </w:p>
    <w:p w14:paraId="1A5ED371" w14:textId="77777777" w:rsidR="00BC46F0" w:rsidRDefault="00BC46F0">
      <w:pPr>
        <w:numPr>
          <w:ilvl w:val="0"/>
          <w:numId w:val="3"/>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Menjalankan </w:t>
      </w:r>
      <w:r>
        <w:rPr>
          <w:rStyle w:val="Kuat"/>
          <w:rFonts w:ascii="Calibri" w:eastAsia="Times New Roman" w:hAnsi="Calibri" w:cs="Calibri"/>
          <w:color w:val="1F2937"/>
          <w:sz w:val="21"/>
          <w:szCs w:val="21"/>
        </w:rPr>
        <w:t>demo aplikasi lengkap</w:t>
      </w:r>
      <w:r>
        <w:rPr>
          <w:rFonts w:ascii="Calibri" w:eastAsia="Times New Roman" w:hAnsi="Calibri" w:cs="Calibri"/>
          <w:color w:val="1F2937"/>
          <w:sz w:val="21"/>
          <w:szCs w:val="21"/>
        </w:rPr>
        <w:t xml:space="preserve"> saat presentasi (alur: </w:t>
      </w:r>
      <w:proofErr w:type="spellStart"/>
      <w:r>
        <w:rPr>
          <w:rFonts w:ascii="Calibri" w:eastAsia="Times New Roman" w:hAnsi="Calibri" w:cs="Calibri"/>
          <w:color w:val="1F2937"/>
          <w:sz w:val="21"/>
          <w:szCs w:val="21"/>
        </w:rPr>
        <w:t>login</w:t>
      </w:r>
      <w:proofErr w:type="spellEnd"/>
      <w:r>
        <w:rPr>
          <w:rFonts w:ascii="Calibri" w:eastAsia="Times New Roman" w:hAnsi="Calibri" w:cs="Calibri"/>
          <w:color w:val="1F2937"/>
          <w:sz w:val="21"/>
          <w:szCs w:val="21"/>
        </w:rPr>
        <w:t xml:space="preserve"> → </w:t>
      </w:r>
      <w:proofErr w:type="spellStart"/>
      <w:r>
        <w:rPr>
          <w:rFonts w:ascii="Calibri" w:eastAsia="Times New Roman" w:hAnsi="Calibri" w:cs="Calibri"/>
          <w:color w:val="1F2937"/>
          <w:sz w:val="21"/>
          <w:szCs w:val="21"/>
        </w:rPr>
        <w:t>input</w:t>
      </w:r>
      <w:proofErr w:type="spellEnd"/>
      <w:r>
        <w:rPr>
          <w:rFonts w:ascii="Calibri" w:eastAsia="Times New Roman" w:hAnsi="Calibri" w:cs="Calibri"/>
          <w:color w:val="1F2937"/>
          <w:sz w:val="21"/>
          <w:szCs w:val="21"/>
        </w:rPr>
        <w:t xml:space="preserve"> transaksi → </w:t>
      </w:r>
      <w:proofErr w:type="spellStart"/>
      <w:r>
        <w:rPr>
          <w:rFonts w:ascii="Calibri" w:eastAsia="Times New Roman" w:hAnsi="Calibri" w:cs="Calibri"/>
          <w:color w:val="1F2937"/>
          <w:sz w:val="21"/>
          <w:szCs w:val="21"/>
        </w:rPr>
        <w:t>budget</w:t>
      </w:r>
      <w:proofErr w:type="spellEnd"/>
      <w:r>
        <w:rPr>
          <w:rFonts w:ascii="Calibri" w:eastAsia="Times New Roman" w:hAnsi="Calibri" w:cs="Calibri"/>
          <w:color w:val="1F2937"/>
          <w:sz w:val="21"/>
          <w:szCs w:val="21"/>
        </w:rPr>
        <w:t>/grafik ter-</w:t>
      </w:r>
      <w:proofErr w:type="spellStart"/>
      <w:r>
        <w:rPr>
          <w:rFonts w:ascii="Calibri" w:eastAsia="Times New Roman" w:hAnsi="Calibri" w:cs="Calibri"/>
          <w:color w:val="1F2937"/>
          <w:sz w:val="21"/>
          <w:szCs w:val="21"/>
        </w:rPr>
        <w:t>update</w:t>
      </w:r>
      <w:proofErr w:type="spellEnd"/>
      <w:r>
        <w:rPr>
          <w:rFonts w:ascii="Calibri" w:eastAsia="Times New Roman" w:hAnsi="Calibri" w:cs="Calibri"/>
          <w:color w:val="1F2937"/>
          <w:sz w:val="21"/>
          <w:szCs w:val="21"/>
        </w:rPr>
        <w:t xml:space="preserve"> → </w:t>
      </w:r>
      <w:proofErr w:type="spellStart"/>
      <w:r>
        <w:rPr>
          <w:rFonts w:ascii="Calibri" w:eastAsia="Times New Roman" w:hAnsi="Calibri" w:cs="Calibri"/>
          <w:color w:val="1F2937"/>
          <w:sz w:val="21"/>
          <w:szCs w:val="21"/>
        </w:rPr>
        <w:t>to-do</w:t>
      </w:r>
      <w:proofErr w:type="spellEnd"/>
      <w:r>
        <w:rPr>
          <w:rFonts w:ascii="Calibri" w:eastAsia="Times New Roman" w:hAnsi="Calibri" w:cs="Calibri"/>
          <w:color w:val="1F2937"/>
          <w:sz w:val="21"/>
          <w:szCs w:val="21"/>
        </w:rPr>
        <w:t xml:space="preserve"> auto </w:t>
      </w:r>
      <w:proofErr w:type="spellStart"/>
      <w:r>
        <w:rPr>
          <w:rFonts w:ascii="Calibri" w:eastAsia="Times New Roman" w:hAnsi="Calibri" w:cs="Calibri"/>
          <w:color w:val="1F2937"/>
          <w:sz w:val="21"/>
          <w:szCs w:val="21"/>
        </w:rPr>
        <w:t>expense</w:t>
      </w:r>
      <w:proofErr w:type="spellEnd"/>
      <w:r>
        <w:rPr>
          <w:rFonts w:ascii="Calibri" w:eastAsia="Times New Roman" w:hAnsi="Calibri" w:cs="Calibri"/>
          <w:color w:val="1F2937"/>
          <w:sz w:val="21"/>
          <w:szCs w:val="21"/>
        </w:rPr>
        <w:t>)</w:t>
      </w:r>
    </w:p>
    <w:p w14:paraId="42E253A4" w14:textId="77777777" w:rsidR="00BC46F0" w:rsidRDefault="00BC46F0">
      <w:pPr>
        <w:numPr>
          <w:ilvl w:val="0"/>
          <w:numId w:val="3"/>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Menulis bagian Implementasi di Laporan Kemajuan &amp; Laporan Akhir</w:t>
      </w:r>
    </w:p>
    <w:p w14:paraId="7FAFA041"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Bahan:</w:t>
      </w:r>
      <w:r>
        <w:rPr>
          <w:rFonts w:ascii="Calibri" w:hAnsi="Calibri" w:cs="Calibri"/>
          <w:color w:val="1F2937"/>
          <w:sz w:val="21"/>
          <w:szCs w:val="21"/>
        </w:rPr>
        <w:t xml:space="preserve"> kode proyek (</w:t>
      </w:r>
      <w:proofErr w:type="spellStart"/>
      <w:r>
        <w:rPr>
          <w:rStyle w:val="KodeHTML"/>
          <w:color w:val="1F2937"/>
        </w:rPr>
        <w:t>backend</w:t>
      </w:r>
      <w:proofErr w:type="spellEnd"/>
      <w:r>
        <w:rPr>
          <w:rStyle w:val="KodeHTML"/>
          <w:color w:val="1F2937"/>
        </w:rPr>
        <w:t>/</w:t>
      </w:r>
      <w:proofErr w:type="spellStart"/>
      <w:r>
        <w:rPr>
          <w:rStyle w:val="KodeHTML"/>
          <w:color w:val="1F2937"/>
        </w:rPr>
        <w:t>src</w:t>
      </w:r>
      <w:proofErr w:type="spellEnd"/>
      <w:r>
        <w:rPr>
          <w:rStyle w:val="KodeHTML"/>
          <w:color w:val="1F2937"/>
        </w:rPr>
        <w:t>/</w:t>
      </w:r>
      <w:r>
        <w:rPr>
          <w:rFonts w:ascii="Calibri" w:hAnsi="Calibri" w:cs="Calibri"/>
          <w:color w:val="1F2937"/>
          <w:sz w:val="21"/>
          <w:szCs w:val="21"/>
        </w:rPr>
        <w:t xml:space="preserve">, </w:t>
      </w:r>
      <w:proofErr w:type="spellStart"/>
      <w:r>
        <w:rPr>
          <w:rStyle w:val="KodeHTML"/>
          <w:color w:val="1F2937"/>
        </w:rPr>
        <w:t>frontend</w:t>
      </w:r>
      <w:proofErr w:type="spellEnd"/>
      <w:r>
        <w:rPr>
          <w:rStyle w:val="KodeHTML"/>
          <w:color w:val="1F2937"/>
        </w:rPr>
        <w:t>/</w:t>
      </w:r>
      <w:proofErr w:type="spellStart"/>
      <w:r>
        <w:rPr>
          <w:rStyle w:val="KodeHTML"/>
          <w:color w:val="1F2937"/>
        </w:rPr>
        <w:t>src</w:t>
      </w:r>
      <w:proofErr w:type="spellEnd"/>
      <w:r>
        <w:rPr>
          <w:rStyle w:val="KodeHTML"/>
          <w:color w:val="1F2937"/>
        </w:rPr>
        <w:t>/</w:t>
      </w:r>
      <w:r>
        <w:rPr>
          <w:rFonts w:ascii="Calibri" w:hAnsi="Calibri" w:cs="Calibri"/>
          <w:color w:val="1F2937"/>
          <w:sz w:val="21"/>
          <w:szCs w:val="21"/>
        </w:rPr>
        <w:t xml:space="preserve">) · Dokumen Lengkap — </w:t>
      </w:r>
      <w:r>
        <w:rPr>
          <w:rStyle w:val="Kuat"/>
          <w:rFonts w:ascii="Calibri" w:hAnsi="Calibri" w:cs="Calibri"/>
          <w:color w:val="1F2937"/>
          <w:sz w:val="21"/>
          <w:szCs w:val="21"/>
        </w:rPr>
        <w:t>Bagian 4</w:t>
      </w:r>
      <w:r>
        <w:rPr>
          <w:rFonts w:ascii="Calibri" w:hAnsi="Calibri" w:cs="Calibri"/>
          <w:color w:val="1F2937"/>
          <w:sz w:val="21"/>
          <w:szCs w:val="21"/>
        </w:rPr>
        <w:t xml:space="preserve"> (bagian 11, 34, 35)</w:t>
      </w:r>
    </w:p>
    <w:p w14:paraId="0FA3CA1D"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Prediksi pertanyaan dosen:</w:t>
      </w:r>
      <w:r>
        <w:rPr>
          <w:rFonts w:ascii="Calibri" w:hAnsi="Calibri" w:cs="Calibri"/>
          <w:color w:val="1F2937"/>
          <w:sz w:val="21"/>
          <w:szCs w:val="21"/>
        </w:rPr>
        <w:t xml:space="preserve"> "Tunjukkan alur simpan transaksi dari awal sampai akhir?", "Bagaimana mencegah transaksi ganda di auto </w:t>
      </w:r>
      <w:proofErr w:type="spellStart"/>
      <w:r>
        <w:rPr>
          <w:rFonts w:ascii="Calibri" w:hAnsi="Calibri" w:cs="Calibri"/>
          <w:color w:val="1F2937"/>
          <w:sz w:val="21"/>
          <w:szCs w:val="21"/>
        </w:rPr>
        <w:t>expense</w:t>
      </w:r>
      <w:proofErr w:type="spellEnd"/>
      <w:r>
        <w:rPr>
          <w:rFonts w:ascii="Calibri" w:hAnsi="Calibri" w:cs="Calibri"/>
          <w:color w:val="1F2937"/>
          <w:sz w:val="21"/>
          <w:szCs w:val="21"/>
        </w:rPr>
        <w:t xml:space="preserve">?", "Di mana </w:t>
      </w:r>
      <w:proofErr w:type="spellStart"/>
      <w:r>
        <w:rPr>
          <w:rFonts w:ascii="Calibri" w:hAnsi="Calibri" w:cs="Calibri"/>
          <w:color w:val="1F2937"/>
          <w:sz w:val="21"/>
          <w:szCs w:val="21"/>
        </w:rPr>
        <w:t>password</w:t>
      </w:r>
      <w:proofErr w:type="spellEnd"/>
      <w:r>
        <w:rPr>
          <w:rFonts w:ascii="Calibri" w:hAnsi="Calibri" w:cs="Calibri"/>
          <w:color w:val="1F2937"/>
          <w:sz w:val="21"/>
          <w:szCs w:val="21"/>
        </w:rPr>
        <w:t xml:space="preserve"> diverifikasi dan </w:t>
      </w:r>
      <w:proofErr w:type="spellStart"/>
      <w:r>
        <w:rPr>
          <w:rFonts w:ascii="Calibri" w:hAnsi="Calibri" w:cs="Calibri"/>
          <w:color w:val="1F2937"/>
          <w:sz w:val="21"/>
          <w:szCs w:val="21"/>
        </w:rPr>
        <w:t>di-hash</w:t>
      </w:r>
      <w:proofErr w:type="spellEnd"/>
      <w:r>
        <w:rPr>
          <w:rFonts w:ascii="Calibri" w:hAnsi="Calibri" w:cs="Calibri"/>
          <w:color w:val="1F2937"/>
          <w:sz w:val="21"/>
          <w:szCs w:val="21"/>
        </w:rPr>
        <w:t xml:space="preserve">?", "Bagaimana isolasi data antar </w:t>
      </w:r>
      <w:proofErr w:type="spellStart"/>
      <w:r>
        <w:rPr>
          <w:rFonts w:ascii="Calibri" w:hAnsi="Calibri" w:cs="Calibri"/>
          <w:color w:val="1F2937"/>
          <w:sz w:val="21"/>
          <w:szCs w:val="21"/>
        </w:rPr>
        <w:t>user</w:t>
      </w:r>
      <w:proofErr w:type="spellEnd"/>
      <w:r>
        <w:rPr>
          <w:rFonts w:ascii="Calibri" w:hAnsi="Calibri" w:cs="Calibri"/>
          <w:color w:val="1F2937"/>
          <w:sz w:val="21"/>
          <w:szCs w:val="21"/>
        </w:rPr>
        <w:t xml:space="preserve">?", "Kenapa pakai </w:t>
      </w:r>
      <w:proofErr w:type="spellStart"/>
      <w:r>
        <w:rPr>
          <w:rFonts w:ascii="Calibri" w:hAnsi="Calibri" w:cs="Calibri"/>
          <w:color w:val="1F2937"/>
          <w:sz w:val="21"/>
          <w:szCs w:val="21"/>
        </w:rPr>
        <w:t>React</w:t>
      </w:r>
      <w:proofErr w:type="spellEnd"/>
      <w:r>
        <w:rPr>
          <w:rFonts w:ascii="Calibri" w:hAnsi="Calibri" w:cs="Calibri"/>
          <w:color w:val="1F2937"/>
          <w:sz w:val="21"/>
          <w:szCs w:val="21"/>
        </w:rPr>
        <w:t xml:space="preserve"> + Node.js?" → Jawaban ada di: kode sendiri + Dokumen Lengkap — Bagian 4 (bagian 11, 34, 35) · Bagian 5 (</w:t>
      </w:r>
      <w:proofErr w:type="spellStart"/>
      <w:r>
        <w:rPr>
          <w:rFonts w:ascii="Calibri" w:hAnsi="Calibri" w:cs="Calibri"/>
          <w:color w:val="1F2937"/>
          <w:sz w:val="21"/>
          <w:szCs w:val="21"/>
        </w:rPr>
        <w:t>design</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system</w:t>
      </w:r>
      <w:proofErr w:type="spellEnd"/>
      <w:r>
        <w:rPr>
          <w:rFonts w:ascii="Calibri" w:hAnsi="Calibri" w:cs="Calibri"/>
          <w:color w:val="1F2937"/>
          <w:sz w:val="21"/>
          <w:szCs w:val="21"/>
        </w:rPr>
        <w:t>).</w:t>
      </w:r>
    </w:p>
    <w:p w14:paraId="198D6E9D" w14:textId="77777777" w:rsidR="00BC46F0" w:rsidRDefault="00BC46F0">
      <w:pPr>
        <w:pStyle w:val="NormalWeb"/>
        <w:shd w:val="clear" w:color="auto" w:fill="E7F4EC"/>
        <w:divId w:val="296646736"/>
        <w:rPr>
          <w:rFonts w:ascii="Calibri" w:hAnsi="Calibri" w:cs="Calibri"/>
          <w:color w:val="1F2937"/>
          <w:sz w:val="20"/>
          <w:szCs w:val="20"/>
        </w:rPr>
      </w:pPr>
      <w:r>
        <w:rPr>
          <w:rStyle w:val="Kuat"/>
          <w:rFonts w:ascii="Calibri" w:hAnsi="Calibri" w:cs="Calibri"/>
          <w:color w:val="1F2937"/>
          <w:sz w:val="20"/>
          <w:szCs w:val="20"/>
        </w:rPr>
        <w:t>Dukungan tim:</w:t>
      </w:r>
      <w:r>
        <w:rPr>
          <w:rFonts w:ascii="Calibri" w:hAnsi="Calibri" w:cs="Calibri"/>
          <w:color w:val="1F2937"/>
          <w:sz w:val="20"/>
          <w:szCs w:val="20"/>
        </w:rPr>
        <w:t xml:space="preserve"> seluruh dokumen, pengujian, dan multimedia ditangani anggota lain sehingga bisa fokus penuh pada </w:t>
      </w:r>
      <w:proofErr w:type="spellStart"/>
      <w:r>
        <w:rPr>
          <w:rFonts w:ascii="Calibri" w:hAnsi="Calibri" w:cs="Calibri"/>
          <w:color w:val="1F2937"/>
          <w:sz w:val="20"/>
          <w:szCs w:val="20"/>
        </w:rPr>
        <w:t>koding</w:t>
      </w:r>
      <w:proofErr w:type="spellEnd"/>
      <w:r>
        <w:rPr>
          <w:rFonts w:ascii="Calibri" w:hAnsi="Calibri" w:cs="Calibri"/>
          <w:color w:val="1F2937"/>
          <w:sz w:val="20"/>
          <w:szCs w:val="20"/>
        </w:rPr>
        <w:t xml:space="preserve">. Basis kode sudah tersedia dan terdokumentasi lengkap di </w:t>
      </w:r>
      <w:r>
        <w:rPr>
          <w:rStyle w:val="KodeHTML"/>
          <w:color w:val="1F2937"/>
        </w:rPr>
        <w:t>fintrack.md</w:t>
      </w:r>
      <w:r>
        <w:rPr>
          <w:rFonts w:ascii="Calibri" w:hAnsi="Calibri" w:cs="Calibri"/>
          <w:color w:val="1F2937"/>
          <w:sz w:val="20"/>
          <w:szCs w:val="20"/>
        </w:rPr>
        <w:t>, sehingga tugas utamanya adalah membangun serta menyempurnakan fitur yang sudah ada.</w:t>
      </w:r>
    </w:p>
    <w:p w14:paraId="61D939BA"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6A73BFF5">
          <v:rect id="_x0000_i1029" style="width:0;height:1.5pt" o:hralign="center" o:hrstd="t" o:hr="t" fillcolor="#a0a0a0" stroked="f"/>
        </w:pict>
      </w:r>
    </w:p>
    <w:p w14:paraId="6588735A" w14:textId="77777777" w:rsidR="00BC46F0" w:rsidRDefault="00BC46F0">
      <w:pPr>
        <w:pStyle w:val="Judul3"/>
        <w:rPr>
          <w:rFonts w:ascii="Calibri" w:eastAsia="Times New Roman" w:hAnsi="Calibri" w:cs="Calibri"/>
        </w:rPr>
      </w:pPr>
      <w:r>
        <w:rPr>
          <w:rFonts w:ascii="Calibri" w:eastAsia="Times New Roman" w:hAnsi="Calibri" w:cs="Calibri"/>
        </w:rPr>
        <w:t>Anggota 4 — Penguji Sistem (Tester) &amp; QA</w:t>
      </w:r>
    </w:p>
    <w:p w14:paraId="3EBE3B48"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Tugas:</w:t>
      </w:r>
    </w:p>
    <w:p w14:paraId="22F50F1A" w14:textId="77777777" w:rsidR="00BC46F0" w:rsidRDefault="00BC46F0">
      <w:pPr>
        <w:numPr>
          <w:ilvl w:val="0"/>
          <w:numId w:val="4"/>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t xml:space="preserve">Menyusun </w:t>
      </w:r>
      <w:proofErr w:type="spellStart"/>
      <w:r>
        <w:rPr>
          <w:rStyle w:val="Kuat"/>
          <w:rFonts w:ascii="Calibri" w:eastAsia="Times New Roman" w:hAnsi="Calibri" w:cs="Calibri"/>
          <w:color w:val="1F2937"/>
          <w:sz w:val="21"/>
          <w:szCs w:val="21"/>
        </w:rPr>
        <w:t>test</w:t>
      </w:r>
      <w:proofErr w:type="spellEnd"/>
      <w:r>
        <w:rPr>
          <w:rStyle w:val="Kuat"/>
          <w:rFonts w:ascii="Calibri" w:eastAsia="Times New Roman" w:hAnsi="Calibri" w:cs="Calibri"/>
          <w:color w:val="1F2937"/>
          <w:sz w:val="21"/>
          <w:szCs w:val="21"/>
        </w:rPr>
        <w:t xml:space="preserve"> </w:t>
      </w:r>
      <w:proofErr w:type="spellStart"/>
      <w:r>
        <w:rPr>
          <w:rStyle w:val="Kuat"/>
          <w:rFonts w:ascii="Calibri" w:eastAsia="Times New Roman" w:hAnsi="Calibri" w:cs="Calibri"/>
          <w:color w:val="1F2937"/>
          <w:sz w:val="21"/>
          <w:szCs w:val="21"/>
        </w:rPr>
        <w:t>case</w:t>
      </w:r>
      <w:proofErr w:type="spellEnd"/>
      <w:r>
        <w:rPr>
          <w:rStyle w:val="Kuat"/>
          <w:rFonts w:ascii="Calibri" w:eastAsia="Times New Roman" w:hAnsi="Calibri" w:cs="Calibri"/>
          <w:color w:val="1F2937"/>
          <w:sz w:val="21"/>
          <w:szCs w:val="21"/>
        </w:rPr>
        <w:t xml:space="preserve"> per fitur &amp; per Business </w:t>
      </w:r>
      <w:proofErr w:type="spellStart"/>
      <w:r>
        <w:rPr>
          <w:rStyle w:val="Kuat"/>
          <w:rFonts w:ascii="Calibri" w:eastAsia="Times New Roman" w:hAnsi="Calibri" w:cs="Calibri"/>
          <w:color w:val="1F2937"/>
          <w:sz w:val="21"/>
          <w:szCs w:val="21"/>
        </w:rPr>
        <w:t>Rule</w:t>
      </w:r>
      <w:proofErr w:type="spellEnd"/>
      <w:r>
        <w:rPr>
          <w:rFonts w:ascii="Calibri" w:eastAsia="Times New Roman" w:hAnsi="Calibri" w:cs="Calibri"/>
          <w:color w:val="1F2937"/>
          <w:sz w:val="21"/>
          <w:szCs w:val="21"/>
        </w:rPr>
        <w:t xml:space="preserve"> (35 BR → tabel uji: langkah, hasil harapan, hasil nyata)</w:t>
      </w:r>
    </w:p>
    <w:p w14:paraId="2E511909" w14:textId="77777777" w:rsidR="00BC46F0" w:rsidRDefault="00BC46F0">
      <w:pPr>
        <w:numPr>
          <w:ilvl w:val="0"/>
          <w:numId w:val="4"/>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Menjalankan skrip verifikasi </w:t>
      </w:r>
      <w:proofErr w:type="spellStart"/>
      <w:r>
        <w:rPr>
          <w:rFonts w:ascii="Calibri" w:eastAsia="Times New Roman" w:hAnsi="Calibri" w:cs="Calibri"/>
          <w:color w:val="1F2937"/>
          <w:sz w:val="21"/>
          <w:szCs w:val="21"/>
        </w:rPr>
        <w:t>database</w:t>
      </w:r>
      <w:proofErr w:type="spellEnd"/>
      <w:r>
        <w:rPr>
          <w:rFonts w:ascii="Calibri" w:eastAsia="Times New Roman" w:hAnsi="Calibri" w:cs="Calibri"/>
          <w:color w:val="1F2937"/>
          <w:sz w:val="21"/>
          <w:szCs w:val="21"/>
        </w:rPr>
        <w:t xml:space="preserve"> (</w:t>
      </w:r>
      <w:proofErr w:type="spellStart"/>
      <w:r>
        <w:rPr>
          <w:rStyle w:val="KodeHTML"/>
          <w:color w:val="1F2937"/>
        </w:rPr>
        <w:t>backend</w:t>
      </w:r>
      <w:proofErr w:type="spellEnd"/>
      <w:r>
        <w:rPr>
          <w:rStyle w:val="KodeHTML"/>
          <w:color w:val="1F2937"/>
        </w:rPr>
        <w:t>/</w:t>
      </w:r>
      <w:proofErr w:type="spellStart"/>
      <w:r>
        <w:rPr>
          <w:rStyle w:val="KodeHTML"/>
          <w:color w:val="1F2937"/>
        </w:rPr>
        <w:t>sql</w:t>
      </w:r>
      <w:proofErr w:type="spellEnd"/>
      <w:r>
        <w:rPr>
          <w:rStyle w:val="KodeHTML"/>
          <w:color w:val="1F2937"/>
        </w:rPr>
        <w:t>/</w:t>
      </w:r>
      <w:proofErr w:type="spellStart"/>
      <w:r>
        <w:rPr>
          <w:rStyle w:val="KodeHTML"/>
          <w:color w:val="1F2937"/>
        </w:rPr>
        <w:t>verify.sql</w:t>
      </w:r>
      <w:proofErr w:type="spellEnd"/>
      <w:r>
        <w:rPr>
          <w:rFonts w:ascii="Calibri" w:eastAsia="Times New Roman" w:hAnsi="Calibri" w:cs="Calibri"/>
          <w:color w:val="1F2937"/>
          <w:sz w:val="21"/>
          <w:szCs w:val="21"/>
        </w:rPr>
        <w:t xml:space="preserve"> — 18 tes) dan menjelaskan hasilnya</w:t>
      </w:r>
    </w:p>
    <w:p w14:paraId="783A37C5" w14:textId="77777777" w:rsidR="00BC46F0" w:rsidRDefault="00BC46F0">
      <w:pPr>
        <w:numPr>
          <w:ilvl w:val="0"/>
          <w:numId w:val="4"/>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Melakukan pengujian manual semua fitur + mencatat bukti (</w:t>
      </w:r>
      <w:proofErr w:type="spellStart"/>
      <w:r>
        <w:rPr>
          <w:rFonts w:ascii="Calibri" w:eastAsia="Times New Roman" w:hAnsi="Calibri" w:cs="Calibri"/>
          <w:color w:val="1F2937"/>
          <w:sz w:val="21"/>
          <w:szCs w:val="21"/>
        </w:rPr>
        <w:t>screenshot</w:t>
      </w:r>
      <w:proofErr w:type="spellEnd"/>
      <w:r>
        <w:rPr>
          <w:rFonts w:ascii="Calibri" w:eastAsia="Times New Roman" w:hAnsi="Calibri" w:cs="Calibri"/>
          <w:color w:val="1F2937"/>
          <w:sz w:val="21"/>
          <w:szCs w:val="21"/>
        </w:rPr>
        <w:t>) — bahan bab Pengujian Laporan Akhir</w:t>
      </w:r>
    </w:p>
    <w:p w14:paraId="6C7A8809" w14:textId="77777777" w:rsidR="00BC46F0" w:rsidRDefault="00BC46F0">
      <w:pPr>
        <w:numPr>
          <w:ilvl w:val="0"/>
          <w:numId w:val="4"/>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Menyelenggarakan </w:t>
      </w:r>
      <w:r>
        <w:rPr>
          <w:rStyle w:val="Kuat"/>
          <w:rFonts w:ascii="Calibri" w:eastAsia="Times New Roman" w:hAnsi="Calibri" w:cs="Calibri"/>
          <w:color w:val="1F2937"/>
          <w:sz w:val="21"/>
          <w:szCs w:val="21"/>
        </w:rPr>
        <w:t>UAT 15 responden</w:t>
      </w:r>
      <w:r>
        <w:rPr>
          <w:rFonts w:ascii="Calibri" w:eastAsia="Times New Roman" w:hAnsi="Calibri" w:cs="Calibri"/>
          <w:color w:val="1F2937"/>
          <w:sz w:val="21"/>
          <w:szCs w:val="21"/>
        </w:rPr>
        <w:t xml:space="preserve"> (bagikan aplikasi, kumpulkan umpan balik)</w:t>
      </w:r>
    </w:p>
    <w:p w14:paraId="33C1AAB2" w14:textId="77777777" w:rsidR="00BC46F0" w:rsidRDefault="00BC46F0">
      <w:pPr>
        <w:numPr>
          <w:ilvl w:val="0"/>
          <w:numId w:val="4"/>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Menulis bab Pengujian &amp; Evaluasi di Laporan Akhir</w:t>
      </w:r>
    </w:p>
    <w:p w14:paraId="27BE3805"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Bahan:</w:t>
      </w:r>
      <w:r>
        <w:rPr>
          <w:rFonts w:ascii="Calibri" w:hAnsi="Calibri" w:cs="Calibri"/>
          <w:color w:val="1F2937"/>
          <w:sz w:val="21"/>
          <w:szCs w:val="21"/>
        </w:rPr>
        <w:t xml:space="preserve"> Dokumen Lengkap — </w:t>
      </w:r>
      <w:r>
        <w:rPr>
          <w:rStyle w:val="Kuat"/>
          <w:rFonts w:ascii="Calibri" w:hAnsi="Calibri" w:cs="Calibri"/>
          <w:color w:val="1F2937"/>
          <w:sz w:val="21"/>
          <w:szCs w:val="21"/>
        </w:rPr>
        <w:t>Bagian 4</w:t>
      </w:r>
      <w:r>
        <w:rPr>
          <w:rFonts w:ascii="Calibri" w:hAnsi="Calibri" w:cs="Calibri"/>
          <w:color w:val="1F2937"/>
          <w:sz w:val="21"/>
          <w:szCs w:val="21"/>
        </w:rPr>
        <w:t xml:space="preserve"> (bagian 16, 35) · bukti uji di </w:t>
      </w:r>
      <w:proofErr w:type="spellStart"/>
      <w:r>
        <w:rPr>
          <w:rStyle w:val="KodeHTML"/>
          <w:color w:val="1F2937"/>
        </w:rPr>
        <w:t>docs</w:t>
      </w:r>
      <w:proofErr w:type="spellEnd"/>
      <w:r>
        <w:rPr>
          <w:rStyle w:val="KodeHTML"/>
          <w:color w:val="1F2937"/>
        </w:rPr>
        <w:t>/</w:t>
      </w:r>
      <w:proofErr w:type="spellStart"/>
      <w:r>
        <w:rPr>
          <w:rStyle w:val="KodeHTML"/>
          <w:color w:val="1F2937"/>
        </w:rPr>
        <w:t>screenshots</w:t>
      </w:r>
      <w:proofErr w:type="spellEnd"/>
      <w:r>
        <w:rPr>
          <w:rStyle w:val="KodeHTML"/>
          <w:color w:val="1F2937"/>
        </w:rPr>
        <w:t>/</w:t>
      </w:r>
    </w:p>
    <w:p w14:paraId="4777EAFD"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Prediksi pertanyaan dosen:</w:t>
      </w:r>
      <w:r>
        <w:rPr>
          <w:rFonts w:ascii="Calibri" w:hAnsi="Calibri" w:cs="Calibri"/>
          <w:color w:val="1F2937"/>
          <w:sz w:val="21"/>
          <w:szCs w:val="21"/>
        </w:rPr>
        <w:t xml:space="preserve"> "Bagaimana cara menguji auto </w:t>
      </w:r>
      <w:proofErr w:type="spellStart"/>
      <w:r>
        <w:rPr>
          <w:rFonts w:ascii="Calibri" w:hAnsi="Calibri" w:cs="Calibri"/>
          <w:color w:val="1F2937"/>
          <w:sz w:val="21"/>
          <w:szCs w:val="21"/>
        </w:rPr>
        <w:t>expense</w:t>
      </w:r>
      <w:proofErr w:type="spellEnd"/>
      <w:r>
        <w:rPr>
          <w:rFonts w:ascii="Calibri" w:hAnsi="Calibri" w:cs="Calibri"/>
          <w:color w:val="1F2937"/>
          <w:sz w:val="21"/>
          <w:szCs w:val="21"/>
        </w:rPr>
        <w:t xml:space="preserve">?", "Apa yang diuji dan apa hasilnya?", "Bagaimana jika </w:t>
      </w:r>
      <w:proofErr w:type="spellStart"/>
      <w:r>
        <w:rPr>
          <w:rFonts w:ascii="Calibri" w:hAnsi="Calibri" w:cs="Calibri"/>
          <w:color w:val="1F2937"/>
          <w:sz w:val="21"/>
          <w:szCs w:val="21"/>
        </w:rPr>
        <w:t>input</w:t>
      </w:r>
      <w:proofErr w:type="spellEnd"/>
      <w:r>
        <w:rPr>
          <w:rFonts w:ascii="Calibri" w:hAnsi="Calibri" w:cs="Calibri"/>
          <w:color w:val="1F2937"/>
          <w:sz w:val="21"/>
          <w:szCs w:val="21"/>
        </w:rPr>
        <w:t xml:space="preserve"> nominal minus?", "Tunjukkan bukti pengujian." → Jawaban ada di: </w:t>
      </w:r>
      <w:proofErr w:type="spellStart"/>
      <w:r>
        <w:rPr>
          <w:rFonts w:ascii="Calibri" w:hAnsi="Calibri" w:cs="Calibri"/>
          <w:color w:val="1F2937"/>
          <w:sz w:val="21"/>
          <w:szCs w:val="21"/>
        </w:rPr>
        <w:t>test</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case</w:t>
      </w:r>
      <w:proofErr w:type="spellEnd"/>
      <w:r>
        <w:rPr>
          <w:rFonts w:ascii="Calibri" w:hAnsi="Calibri" w:cs="Calibri"/>
          <w:color w:val="1F2937"/>
          <w:sz w:val="21"/>
          <w:szCs w:val="21"/>
        </w:rPr>
        <w:t xml:space="preserve"> miliknya + </w:t>
      </w:r>
      <w:proofErr w:type="spellStart"/>
      <w:r>
        <w:rPr>
          <w:rStyle w:val="KodeHTML"/>
          <w:color w:val="1F2937"/>
        </w:rPr>
        <w:t>verify.sql</w:t>
      </w:r>
      <w:proofErr w:type="spellEnd"/>
      <w:r>
        <w:rPr>
          <w:rFonts w:ascii="Calibri" w:hAnsi="Calibri" w:cs="Calibri"/>
          <w:color w:val="1F2937"/>
          <w:sz w:val="21"/>
          <w:szCs w:val="21"/>
        </w:rPr>
        <w:t xml:space="preserve"> (18 tes: BR-TRX-01/03, BR-AUTO-03, BR-BUD-02/03, </w:t>
      </w:r>
      <w:proofErr w:type="spellStart"/>
      <w:r>
        <w:rPr>
          <w:rFonts w:ascii="Calibri" w:hAnsi="Calibri" w:cs="Calibri"/>
          <w:color w:val="1F2937"/>
          <w:sz w:val="21"/>
          <w:szCs w:val="21"/>
        </w:rPr>
        <w:t>dll</w:t>
      </w:r>
      <w:proofErr w:type="spellEnd"/>
      <w:r>
        <w:rPr>
          <w:rFonts w:ascii="Calibri" w:hAnsi="Calibri" w:cs="Calibri"/>
          <w:color w:val="1F2937"/>
          <w:sz w:val="21"/>
          <w:szCs w:val="21"/>
        </w:rPr>
        <w:t>).</w:t>
      </w:r>
    </w:p>
    <w:p w14:paraId="5E7EB736"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75980599">
          <v:rect id="_x0000_i1030" style="width:0;height:1.5pt" o:hralign="center" o:hrstd="t" o:hr="t" fillcolor="#a0a0a0" stroked="f"/>
        </w:pict>
      </w:r>
    </w:p>
    <w:p w14:paraId="3E478183" w14:textId="77777777" w:rsidR="00BC46F0" w:rsidRDefault="00BC46F0">
      <w:pPr>
        <w:pStyle w:val="Judul3"/>
        <w:rPr>
          <w:rFonts w:ascii="Calibri" w:eastAsia="Times New Roman" w:hAnsi="Calibri" w:cs="Calibri"/>
        </w:rPr>
      </w:pPr>
      <w:r>
        <w:rPr>
          <w:rFonts w:ascii="Calibri" w:eastAsia="Times New Roman" w:hAnsi="Calibri" w:cs="Calibri"/>
        </w:rPr>
        <w:t xml:space="preserve">Anggota 5 — </w:t>
      </w:r>
      <w:proofErr w:type="spellStart"/>
      <w:r>
        <w:rPr>
          <w:rFonts w:ascii="Calibri" w:eastAsia="Times New Roman" w:hAnsi="Calibri" w:cs="Calibri"/>
        </w:rPr>
        <w:t>Dokumentator</w:t>
      </w:r>
      <w:proofErr w:type="spellEnd"/>
      <w:r>
        <w:rPr>
          <w:rFonts w:ascii="Calibri" w:eastAsia="Times New Roman" w:hAnsi="Calibri" w:cs="Calibri"/>
        </w:rPr>
        <w:t xml:space="preserve"> &amp; Multimedia</w:t>
      </w:r>
    </w:p>
    <w:p w14:paraId="584051D6"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Tugas:</w:t>
      </w:r>
    </w:p>
    <w:p w14:paraId="36905104" w14:textId="77777777" w:rsidR="00BC46F0" w:rsidRDefault="00BC46F0">
      <w:pPr>
        <w:numPr>
          <w:ilvl w:val="0"/>
          <w:numId w:val="5"/>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Mengelola </w:t>
      </w:r>
      <w:r>
        <w:rPr>
          <w:rStyle w:val="Kuat"/>
          <w:rFonts w:ascii="Calibri" w:eastAsia="Times New Roman" w:hAnsi="Calibri" w:cs="Calibri"/>
          <w:color w:val="1F2937"/>
          <w:sz w:val="21"/>
          <w:szCs w:val="21"/>
        </w:rPr>
        <w:t>dokumentasi seluruh laporan</w:t>
      </w:r>
      <w:r>
        <w:rPr>
          <w:rFonts w:ascii="Calibri" w:eastAsia="Times New Roman" w:hAnsi="Calibri" w:cs="Calibri"/>
          <w:color w:val="1F2937"/>
          <w:sz w:val="21"/>
          <w:szCs w:val="21"/>
        </w:rPr>
        <w:t xml:space="preserve"> (kerapian, konsistensi format, kelengkapan bab)</w:t>
      </w:r>
    </w:p>
    <w:p w14:paraId="5980CADD" w14:textId="77777777" w:rsidR="00BC46F0" w:rsidRDefault="00BC46F0">
      <w:pPr>
        <w:numPr>
          <w:ilvl w:val="0"/>
          <w:numId w:val="5"/>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Menjaga konsistensi </w:t>
      </w:r>
      <w:proofErr w:type="spellStart"/>
      <w:r>
        <w:rPr>
          <w:rStyle w:val="Kuat"/>
          <w:rFonts w:ascii="Calibri" w:eastAsia="Times New Roman" w:hAnsi="Calibri" w:cs="Calibri"/>
          <w:color w:val="1F2937"/>
          <w:sz w:val="21"/>
          <w:szCs w:val="21"/>
        </w:rPr>
        <w:t>design</w:t>
      </w:r>
      <w:proofErr w:type="spellEnd"/>
      <w:r>
        <w:rPr>
          <w:rStyle w:val="Kuat"/>
          <w:rFonts w:ascii="Calibri" w:eastAsia="Times New Roman" w:hAnsi="Calibri" w:cs="Calibri"/>
          <w:color w:val="1F2937"/>
          <w:sz w:val="21"/>
          <w:szCs w:val="21"/>
        </w:rPr>
        <w:t xml:space="preserve"> </w:t>
      </w:r>
      <w:proofErr w:type="spellStart"/>
      <w:r>
        <w:rPr>
          <w:rStyle w:val="Kuat"/>
          <w:rFonts w:ascii="Calibri" w:eastAsia="Times New Roman" w:hAnsi="Calibri" w:cs="Calibri"/>
          <w:color w:val="1F2937"/>
          <w:sz w:val="21"/>
          <w:szCs w:val="21"/>
        </w:rPr>
        <w:t>system</w:t>
      </w:r>
      <w:proofErr w:type="spellEnd"/>
      <w:r>
        <w:rPr>
          <w:rFonts w:ascii="Calibri" w:eastAsia="Times New Roman" w:hAnsi="Calibri" w:cs="Calibri"/>
          <w:color w:val="1F2937"/>
          <w:sz w:val="21"/>
          <w:szCs w:val="21"/>
        </w:rPr>
        <w:t xml:space="preserve"> (warna, ikon, komponen) dan meninjau semua halaman</w:t>
      </w:r>
    </w:p>
    <w:p w14:paraId="3CF353E8" w14:textId="77777777" w:rsidR="00BC46F0" w:rsidRDefault="00BC46F0">
      <w:pPr>
        <w:numPr>
          <w:ilvl w:val="0"/>
          <w:numId w:val="5"/>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Membuat </w:t>
      </w:r>
      <w:r>
        <w:rPr>
          <w:rStyle w:val="Kuat"/>
          <w:rFonts w:ascii="Calibri" w:eastAsia="Times New Roman" w:hAnsi="Calibri" w:cs="Calibri"/>
          <w:color w:val="1F2937"/>
          <w:sz w:val="21"/>
          <w:szCs w:val="21"/>
        </w:rPr>
        <w:t>Poster A4</w:t>
      </w:r>
      <w:r>
        <w:rPr>
          <w:rFonts w:ascii="Calibri" w:eastAsia="Times New Roman" w:hAnsi="Calibri" w:cs="Calibri"/>
          <w:color w:val="1F2937"/>
          <w:sz w:val="21"/>
          <w:szCs w:val="21"/>
        </w:rPr>
        <w:t xml:space="preserve"> produk (gambaran produk + cara kerja)</w:t>
      </w:r>
    </w:p>
    <w:p w14:paraId="5DE6BA08" w14:textId="77777777" w:rsidR="00BC46F0" w:rsidRDefault="00BC46F0">
      <w:pPr>
        <w:numPr>
          <w:ilvl w:val="0"/>
          <w:numId w:val="5"/>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Menyusun </w:t>
      </w:r>
      <w:r>
        <w:rPr>
          <w:rStyle w:val="Kuat"/>
          <w:rFonts w:ascii="Calibri" w:eastAsia="Times New Roman" w:hAnsi="Calibri" w:cs="Calibri"/>
          <w:color w:val="1F2937"/>
          <w:sz w:val="21"/>
          <w:szCs w:val="21"/>
        </w:rPr>
        <w:t xml:space="preserve">PPT 8–12 </w:t>
      </w:r>
      <w:proofErr w:type="spellStart"/>
      <w:r>
        <w:rPr>
          <w:rStyle w:val="Kuat"/>
          <w:rFonts w:ascii="Calibri" w:eastAsia="Times New Roman" w:hAnsi="Calibri" w:cs="Calibri"/>
          <w:color w:val="1F2937"/>
          <w:sz w:val="21"/>
          <w:szCs w:val="21"/>
        </w:rPr>
        <w:t>slide</w:t>
      </w:r>
      <w:proofErr w:type="spellEnd"/>
      <w:r>
        <w:rPr>
          <w:rFonts w:ascii="Calibri" w:eastAsia="Times New Roman" w:hAnsi="Calibri" w:cs="Calibri"/>
          <w:color w:val="1F2937"/>
          <w:sz w:val="21"/>
          <w:szCs w:val="21"/>
        </w:rPr>
        <w:t xml:space="preserve"> (identifikasi masalah → spesifikasi → desain → implementasi → pengujian + kontribusi per anggota)</w:t>
      </w:r>
    </w:p>
    <w:p w14:paraId="777B9B12" w14:textId="77777777" w:rsidR="00BC46F0" w:rsidRDefault="00BC46F0">
      <w:pPr>
        <w:numPr>
          <w:ilvl w:val="0"/>
          <w:numId w:val="5"/>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Mengarahkan &amp; menyunting </w:t>
      </w:r>
      <w:r>
        <w:rPr>
          <w:rStyle w:val="Kuat"/>
          <w:rFonts w:ascii="Calibri" w:eastAsia="Times New Roman" w:hAnsi="Calibri" w:cs="Calibri"/>
          <w:color w:val="1F2937"/>
          <w:sz w:val="21"/>
          <w:szCs w:val="21"/>
        </w:rPr>
        <w:t>Video 4–7 menit</w:t>
      </w:r>
      <w:r>
        <w:rPr>
          <w:rFonts w:ascii="Calibri" w:eastAsia="Times New Roman" w:hAnsi="Calibri" w:cs="Calibri"/>
          <w:color w:val="1F2937"/>
          <w:sz w:val="21"/>
          <w:szCs w:val="21"/>
        </w:rPr>
        <w:t xml:space="preserve"> (skrip, demo, semua anggota tampil)</w:t>
      </w:r>
    </w:p>
    <w:p w14:paraId="5BF8FD65"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Bahan:</w:t>
      </w:r>
      <w:r>
        <w:rPr>
          <w:rFonts w:ascii="Calibri" w:hAnsi="Calibri" w:cs="Calibri"/>
          <w:color w:val="1F2937"/>
          <w:sz w:val="21"/>
          <w:szCs w:val="21"/>
        </w:rPr>
        <w:t xml:space="preserve"> Dokumen Lengkap — </w:t>
      </w:r>
      <w:r>
        <w:rPr>
          <w:rStyle w:val="Kuat"/>
          <w:rFonts w:ascii="Calibri" w:hAnsi="Calibri" w:cs="Calibri"/>
          <w:color w:val="1F2937"/>
          <w:sz w:val="21"/>
          <w:szCs w:val="21"/>
        </w:rPr>
        <w:t>Bagian 5</w:t>
      </w:r>
      <w:r>
        <w:rPr>
          <w:rFonts w:ascii="Calibri" w:hAnsi="Calibri" w:cs="Calibri"/>
          <w:color w:val="1F2937"/>
          <w:sz w:val="21"/>
          <w:szCs w:val="21"/>
        </w:rPr>
        <w:t xml:space="preserve"> (</w:t>
      </w:r>
      <w:proofErr w:type="spellStart"/>
      <w:r>
        <w:rPr>
          <w:rFonts w:ascii="Calibri" w:hAnsi="Calibri" w:cs="Calibri"/>
          <w:color w:val="1F2937"/>
          <w:sz w:val="21"/>
          <w:szCs w:val="21"/>
        </w:rPr>
        <w:t>design</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system</w:t>
      </w:r>
      <w:proofErr w:type="spellEnd"/>
      <w:r>
        <w:rPr>
          <w:rFonts w:ascii="Calibri" w:hAnsi="Calibri" w:cs="Calibri"/>
          <w:color w:val="1F2937"/>
          <w:sz w:val="21"/>
          <w:szCs w:val="21"/>
        </w:rPr>
        <w:t xml:space="preserve">) · </w:t>
      </w:r>
      <w:proofErr w:type="spellStart"/>
      <w:r>
        <w:rPr>
          <w:rFonts w:ascii="Calibri" w:hAnsi="Calibri" w:cs="Calibri"/>
          <w:color w:val="1F2937"/>
          <w:sz w:val="21"/>
          <w:szCs w:val="21"/>
        </w:rPr>
        <w:t>mockup</w:t>
      </w:r>
      <w:proofErr w:type="spellEnd"/>
      <w:r>
        <w:rPr>
          <w:rFonts w:ascii="Calibri" w:hAnsi="Calibri" w:cs="Calibri"/>
          <w:color w:val="1F2937"/>
          <w:sz w:val="21"/>
          <w:szCs w:val="21"/>
        </w:rPr>
        <w:t xml:space="preserve"> produk</w:t>
      </w:r>
    </w:p>
    <w:p w14:paraId="7A1DEF45"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Prediksi pertanyaan dosen:</w:t>
      </w:r>
      <w:r>
        <w:rPr>
          <w:rFonts w:ascii="Calibri" w:hAnsi="Calibri" w:cs="Calibri"/>
          <w:color w:val="1F2937"/>
          <w:sz w:val="21"/>
          <w:szCs w:val="21"/>
        </w:rPr>
        <w:t xml:space="preserve"> "Kenapa desainnya seperti ini?", "Bagaimana memastikan responsif di HP?", "Apa alasan pemilihan warna/ikon?" → Jawaban ada di: Dokumen Lengkap — </w:t>
      </w:r>
      <w:r>
        <w:rPr>
          <w:rStyle w:val="Kuat"/>
          <w:rFonts w:ascii="Calibri" w:hAnsi="Calibri" w:cs="Calibri"/>
          <w:color w:val="1F2937"/>
          <w:sz w:val="21"/>
          <w:szCs w:val="21"/>
        </w:rPr>
        <w:t>Bagian 5</w:t>
      </w:r>
      <w:r>
        <w:rPr>
          <w:rFonts w:ascii="Calibri" w:hAnsi="Calibri" w:cs="Calibri"/>
          <w:color w:val="1F2937"/>
          <w:sz w:val="21"/>
          <w:szCs w:val="21"/>
        </w:rPr>
        <w:t>, bagian 1–2 (</w:t>
      </w:r>
      <w:proofErr w:type="spellStart"/>
      <w:r>
        <w:rPr>
          <w:rFonts w:ascii="Calibri" w:hAnsi="Calibri" w:cs="Calibri"/>
          <w:color w:val="1F2937"/>
          <w:sz w:val="21"/>
          <w:szCs w:val="21"/>
        </w:rPr>
        <w:t>design</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tokens</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layout</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mobile</w:t>
      </w:r>
      <w:proofErr w:type="spellEnd"/>
      <w:r>
        <w:rPr>
          <w:rFonts w:ascii="Calibri" w:hAnsi="Calibri" w:cs="Calibri"/>
          <w:color w:val="1F2937"/>
          <w:sz w:val="21"/>
          <w:szCs w:val="21"/>
        </w:rPr>
        <w:t xml:space="preserve">) + </w:t>
      </w:r>
      <w:proofErr w:type="spellStart"/>
      <w:r>
        <w:rPr>
          <w:rFonts w:ascii="Calibri" w:hAnsi="Calibri" w:cs="Calibri"/>
          <w:color w:val="1F2937"/>
          <w:sz w:val="21"/>
          <w:szCs w:val="21"/>
        </w:rPr>
        <w:t>mockup</w:t>
      </w:r>
      <w:proofErr w:type="spellEnd"/>
      <w:r>
        <w:rPr>
          <w:rFonts w:ascii="Calibri" w:hAnsi="Calibri" w:cs="Calibri"/>
          <w:color w:val="1F2937"/>
          <w:sz w:val="21"/>
          <w:szCs w:val="21"/>
        </w:rPr>
        <w:t>.</w:t>
      </w:r>
    </w:p>
    <w:p w14:paraId="69711343"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641BB87D">
          <v:rect id="_x0000_i1031" style="width:0;height:1.5pt" o:hralign="center" o:hrstd="t" o:hr="t" fillcolor="#a0a0a0" stroked="f"/>
        </w:pict>
      </w:r>
    </w:p>
    <w:p w14:paraId="31FCF271" w14:textId="77777777" w:rsidR="00BC46F0" w:rsidRDefault="00BC46F0">
      <w:pPr>
        <w:pStyle w:val="Judul2"/>
        <w:rPr>
          <w:rFonts w:ascii="Calibri" w:eastAsia="Times New Roman" w:hAnsi="Calibri" w:cs="Calibri"/>
        </w:rPr>
      </w:pPr>
      <w:r>
        <w:rPr>
          <w:rFonts w:ascii="Calibri" w:eastAsia="Times New Roman" w:hAnsi="Calibri" w:cs="Calibri"/>
        </w:rPr>
        <w:t>C. Tugas Bersama (Semua Anggota — wajib panduan)</w:t>
      </w:r>
    </w:p>
    <w:tbl>
      <w:tblPr>
        <w:tblW w:w="5000" w:type="pct"/>
        <w:tblCellMar>
          <w:top w:w="15" w:type="dxa"/>
          <w:left w:w="15" w:type="dxa"/>
          <w:bottom w:w="15" w:type="dxa"/>
          <w:right w:w="15" w:type="dxa"/>
        </w:tblCellMar>
        <w:tblLook w:val="04A0" w:firstRow="1" w:lastRow="0" w:firstColumn="1" w:lastColumn="0" w:noHBand="0" w:noVBand="1"/>
      </w:tblPr>
      <w:tblGrid>
        <w:gridCol w:w="2195"/>
        <w:gridCol w:w="6815"/>
      </w:tblGrid>
      <w:tr w:rsidR="00A2085B" w14:paraId="2DF74DC0"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FEDB19E"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Tugas</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6CC3C8B2"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Ketentuan</w:t>
            </w:r>
          </w:p>
        </w:tc>
      </w:tr>
      <w:tr w:rsidR="00A2085B" w14:paraId="17F790A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36E869C"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Video 4–7 menit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22EC99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Semua tampil; </w:t>
            </w:r>
            <w:proofErr w:type="spellStart"/>
            <w:r>
              <w:rPr>
                <w:rFonts w:ascii="Calibri" w:eastAsia="Times New Roman" w:hAnsi="Calibri" w:cs="Calibri"/>
                <w:color w:val="1F2937"/>
                <w:sz w:val="18"/>
                <w:szCs w:val="18"/>
              </w:rPr>
              <w:t>upload</w:t>
            </w:r>
            <w:proofErr w:type="spellEnd"/>
            <w:r>
              <w:rPr>
                <w:rFonts w:ascii="Calibri" w:eastAsia="Times New Roman" w:hAnsi="Calibri" w:cs="Calibri"/>
                <w:color w:val="1F2937"/>
                <w:sz w:val="18"/>
                <w:szCs w:val="18"/>
              </w:rPr>
              <w:t xml:space="preserve"> ke </w:t>
            </w:r>
            <w:proofErr w:type="spellStart"/>
            <w:r>
              <w:rPr>
                <w:rFonts w:ascii="Calibri" w:eastAsia="Times New Roman" w:hAnsi="Calibri" w:cs="Calibri"/>
                <w:color w:val="1F2937"/>
                <w:sz w:val="18"/>
                <w:szCs w:val="18"/>
              </w:rPr>
              <w:t>YouTube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link</w:t>
            </w:r>
            <w:proofErr w:type="spellEnd"/>
            <w:r>
              <w:rPr>
                <w:rFonts w:ascii="Calibri" w:eastAsia="Times New Roman" w:hAnsi="Calibri" w:cs="Calibri"/>
                <w:color w:val="1F2937"/>
                <w:sz w:val="18"/>
                <w:szCs w:val="18"/>
              </w:rPr>
              <w:t xml:space="preserve"> di Tugas 3</w:t>
            </w:r>
          </w:p>
        </w:tc>
      </w:tr>
      <w:tr w:rsidR="00A2085B" w14:paraId="70916340"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F75FDE4"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PPT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C99BA6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8–12 </w:t>
            </w:r>
            <w:proofErr w:type="spellStart"/>
            <w:r>
              <w:rPr>
                <w:rFonts w:ascii="Calibri" w:eastAsia="Times New Roman" w:hAnsi="Calibri" w:cs="Calibri"/>
                <w:color w:val="1F2937"/>
                <w:sz w:val="18"/>
                <w:szCs w:val="18"/>
              </w:rPr>
              <w:t>slide</w:t>
            </w:r>
            <w:proofErr w:type="spellEnd"/>
            <w:r>
              <w:rPr>
                <w:rFonts w:ascii="Calibri" w:eastAsia="Times New Roman" w:hAnsi="Calibri" w:cs="Calibri"/>
                <w:color w:val="1F2937"/>
                <w:sz w:val="18"/>
                <w:szCs w:val="18"/>
              </w:rPr>
              <w:t>; semua anggota bicara bergantian 10–15 menit</w:t>
            </w:r>
          </w:p>
        </w:tc>
      </w:tr>
      <w:tr w:rsidR="00A2085B" w14:paraId="65C293C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49979ED"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Berita Acara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EE72D5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Diisi setiap pertemuan (jangan ditumpuk)</w:t>
            </w:r>
          </w:p>
        </w:tc>
      </w:tr>
      <w:tr w:rsidR="00A2085B" w14:paraId="0427418E"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4AC3632"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UAT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DA8148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Membagikan aplikasi ke 15 responden + kumpulkan hasil</w:t>
            </w:r>
          </w:p>
        </w:tc>
      </w:tr>
    </w:tbl>
    <w:p w14:paraId="710A89E6"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168181A2">
          <v:rect id="_x0000_i1032" style="width:0;height:1.5pt" o:hralign="center" o:hrstd="t" o:hr="t" fillcolor="#a0a0a0" stroked="f"/>
        </w:pict>
      </w:r>
    </w:p>
    <w:p w14:paraId="3C5927ED" w14:textId="77777777" w:rsidR="00BC46F0" w:rsidRDefault="00BC46F0">
      <w:pPr>
        <w:pStyle w:val="Judul2"/>
        <w:rPr>
          <w:rFonts w:ascii="Calibri" w:eastAsia="Times New Roman" w:hAnsi="Calibri" w:cs="Calibri"/>
        </w:rPr>
      </w:pPr>
      <w:r>
        <w:rPr>
          <w:rFonts w:ascii="Calibri" w:eastAsia="Times New Roman" w:hAnsi="Calibri" w:cs="Calibri"/>
        </w:rPr>
        <w:t xml:space="preserve">D. Jadwal Per Sesi </w:t>
      </w:r>
      <w:proofErr w:type="spellStart"/>
      <w:r>
        <w:rPr>
          <w:rFonts w:ascii="Calibri" w:eastAsia="Times New Roman" w:hAnsi="Calibri" w:cs="Calibri"/>
        </w:rPr>
        <w:t>Tuton</w:t>
      </w:r>
      <w:proofErr w:type="spellEnd"/>
      <w:r>
        <w:rPr>
          <w:rFonts w:ascii="Calibri" w:eastAsia="Times New Roman" w:hAnsi="Calibri" w:cs="Calibri"/>
        </w:rPr>
        <w:t xml:space="preserve"> (siapa mengerjakan apa)</w:t>
      </w:r>
    </w:p>
    <w:tbl>
      <w:tblPr>
        <w:tblW w:w="5000" w:type="pct"/>
        <w:tblCellMar>
          <w:top w:w="15" w:type="dxa"/>
          <w:left w:w="15" w:type="dxa"/>
          <w:bottom w:w="15" w:type="dxa"/>
          <w:right w:w="15" w:type="dxa"/>
        </w:tblCellMar>
        <w:tblLook w:val="04A0" w:firstRow="1" w:lastRow="0" w:firstColumn="1" w:lastColumn="0" w:noHBand="0" w:noVBand="1"/>
      </w:tblPr>
      <w:tblGrid>
        <w:gridCol w:w="493"/>
        <w:gridCol w:w="1711"/>
        <w:gridCol w:w="1470"/>
        <w:gridCol w:w="1859"/>
        <w:gridCol w:w="1698"/>
        <w:gridCol w:w="1779"/>
      </w:tblGrid>
      <w:tr w:rsidR="00A2085B" w14:paraId="455D4F0E"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35D942D"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lastRenderedPageBreak/>
              <w:t>Sesi</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780A5D75"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Anggota 1 (Dita)</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0B04CE9"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 xml:space="preserve">Anggota 2 (Doni – </w:t>
            </w:r>
            <w:proofErr w:type="spellStart"/>
            <w:r>
              <w:rPr>
                <w:rFonts w:ascii="Calibri" w:eastAsia="Times New Roman" w:hAnsi="Calibri" w:cs="Calibri"/>
                <w:b/>
                <w:bCs/>
                <w:color w:val="0F3D2E"/>
                <w:sz w:val="18"/>
                <w:szCs w:val="18"/>
              </w:rPr>
              <w:t>Koding</w:t>
            </w:r>
            <w:proofErr w:type="spellEnd"/>
            <w:r>
              <w:rPr>
                <w:rFonts w:ascii="Calibri" w:eastAsia="Times New Roman" w:hAnsi="Calibri" w:cs="Calibri"/>
                <w:b/>
                <w:bCs/>
                <w:color w:val="0F3D2E"/>
                <w:sz w:val="18"/>
                <w:szCs w:val="18"/>
              </w:rPr>
              <w:t>)</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68366C7"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Anggota 3 (Isnaini – Perancangan)</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3A0ABBDB"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Anggota 4 (Renita – Uji)</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8D5990C"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Anggota 5 (Tati – Multimedia)</w:t>
            </w:r>
          </w:p>
        </w:tc>
      </w:tr>
      <w:tr w:rsidR="00A2085B" w14:paraId="4AE1166A"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7AEA2E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1</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1AD4BF1"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Draft</w:t>
            </w:r>
            <w:proofErr w:type="spellEnd"/>
            <w:r>
              <w:rPr>
                <w:rFonts w:ascii="Calibri" w:eastAsia="Times New Roman" w:hAnsi="Calibri" w:cs="Calibri"/>
                <w:color w:val="1F2937"/>
                <w:sz w:val="18"/>
                <w:szCs w:val="18"/>
              </w:rPr>
              <w:t xml:space="preserve"> proposal bab 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047415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Setup </w:t>
            </w:r>
            <w:proofErr w:type="spellStart"/>
            <w:r>
              <w:rPr>
                <w:rFonts w:ascii="Calibri" w:eastAsia="Times New Roman" w:hAnsi="Calibri" w:cs="Calibri"/>
                <w:color w:val="1F2937"/>
                <w:sz w:val="18"/>
                <w:szCs w:val="18"/>
              </w:rPr>
              <w:t>backend</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frontend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8A2193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ERD + rancangan DB</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DAD594C"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Template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test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case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E47930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Desain poster + tema visual</w:t>
            </w:r>
          </w:p>
        </w:tc>
      </w:tr>
      <w:tr w:rsidR="00A2085B" w14:paraId="3CAA9571"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825BF7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B2E313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Tinjauan pustaka + </w:t>
            </w:r>
            <w:proofErr w:type="spellStart"/>
            <w:r>
              <w:rPr>
                <w:rFonts w:ascii="Calibri" w:eastAsia="Times New Roman" w:hAnsi="Calibri" w:cs="Calibri"/>
                <w:color w:val="1F2937"/>
                <w:sz w:val="18"/>
                <w:szCs w:val="18"/>
              </w:rPr>
              <w:t>review</w:t>
            </w:r>
            <w:proofErr w:type="spellEnd"/>
            <w:r>
              <w:rPr>
                <w:rFonts w:ascii="Calibri" w:eastAsia="Times New Roman" w:hAnsi="Calibri" w:cs="Calibri"/>
                <w:color w:val="1F2937"/>
                <w:sz w:val="18"/>
                <w:szCs w:val="18"/>
              </w:rPr>
              <w:t xml:space="preserve"> proposal</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622B251"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Koding</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auth</w:t>
            </w:r>
            <w:proofErr w:type="spellEnd"/>
            <w:r>
              <w:rPr>
                <w:rFonts w:ascii="Calibri" w:eastAsia="Times New Roman" w:hAnsi="Calibri" w:cs="Calibri"/>
                <w:color w:val="1F2937"/>
                <w:sz w:val="18"/>
                <w:szCs w:val="18"/>
              </w:rPr>
              <w:t xml:space="preserve"> + kategori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C1FB521"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Review</w:t>
            </w:r>
            <w:proofErr w:type="spellEnd"/>
            <w:r>
              <w:rPr>
                <w:rFonts w:ascii="Calibri" w:eastAsia="Times New Roman" w:hAnsi="Calibri" w:cs="Calibri"/>
                <w:color w:val="1F2937"/>
                <w:sz w:val="18"/>
                <w:szCs w:val="18"/>
              </w:rPr>
              <w:t xml:space="preserve"> rancangan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774757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Susun </w:t>
            </w:r>
            <w:proofErr w:type="spellStart"/>
            <w:r>
              <w:rPr>
                <w:rFonts w:ascii="Calibri" w:eastAsia="Times New Roman" w:hAnsi="Calibri" w:cs="Calibri"/>
                <w:color w:val="1F2937"/>
                <w:sz w:val="18"/>
                <w:szCs w:val="18"/>
              </w:rPr>
              <w:t>test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case</w:t>
            </w:r>
            <w:proofErr w:type="spellEnd"/>
            <w:r>
              <w:rPr>
                <w:rFonts w:ascii="Calibri" w:eastAsia="Times New Roman" w:hAnsi="Calibri" w:cs="Calibri"/>
                <w:color w:val="1F2937"/>
                <w:sz w:val="18"/>
                <w:szCs w:val="18"/>
              </w:rPr>
              <w:t xml:space="preserve"> BR</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9CA9B0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Susun PPT kerangka</w:t>
            </w:r>
          </w:p>
        </w:tc>
      </w:tr>
      <w:tr w:rsidR="00A2085B" w14:paraId="28809B3C"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733DC7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3</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B9E18A7"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Unggah Tugas 1</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B247A8A"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Koding</w:t>
            </w:r>
            <w:proofErr w:type="spellEnd"/>
            <w:r>
              <w:rPr>
                <w:rFonts w:ascii="Calibri" w:eastAsia="Times New Roman" w:hAnsi="Calibri" w:cs="Calibri"/>
                <w:color w:val="1F2937"/>
                <w:sz w:val="18"/>
                <w:szCs w:val="18"/>
              </w:rPr>
              <w:t xml:space="preserve">: transaksi + </w:t>
            </w:r>
            <w:proofErr w:type="spellStart"/>
            <w:r>
              <w:rPr>
                <w:rFonts w:ascii="Calibri" w:eastAsia="Times New Roman" w:hAnsi="Calibri" w:cs="Calibri"/>
                <w:color w:val="1F2937"/>
                <w:sz w:val="18"/>
                <w:szCs w:val="18"/>
              </w:rPr>
              <w:t>budget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17DB8A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Bantu revisi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F20D0A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Uji </w:t>
            </w:r>
            <w:proofErr w:type="spellStart"/>
            <w:r>
              <w:rPr>
                <w:rFonts w:ascii="Calibri" w:eastAsia="Times New Roman" w:hAnsi="Calibri" w:cs="Calibri"/>
                <w:color w:val="1F2937"/>
                <w:sz w:val="18"/>
                <w:szCs w:val="18"/>
              </w:rPr>
              <w:t>auth</w:t>
            </w:r>
            <w:proofErr w:type="spellEnd"/>
            <w:r>
              <w:rPr>
                <w:rFonts w:ascii="Calibri" w:eastAsia="Times New Roman" w:hAnsi="Calibri" w:cs="Calibri"/>
                <w:color w:val="1F2937"/>
                <w:sz w:val="18"/>
                <w:szCs w:val="18"/>
              </w:rPr>
              <w:t xml:space="preserve"> + transaksi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8F2750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Rekam materi poster</w:t>
            </w:r>
          </w:p>
        </w:tc>
      </w:tr>
      <w:tr w:rsidR="00A2085B" w14:paraId="15BF553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8D012C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4</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16D4F29"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Draft</w:t>
            </w:r>
            <w:proofErr w:type="spellEnd"/>
            <w:r>
              <w:rPr>
                <w:rFonts w:ascii="Calibri" w:eastAsia="Times New Roman" w:hAnsi="Calibri" w:cs="Calibri"/>
                <w:color w:val="1F2937"/>
                <w:sz w:val="18"/>
                <w:szCs w:val="18"/>
              </w:rPr>
              <w:t xml:space="preserve"> Laporan Kemajuan bab I–II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9829CD5"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Koding</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to-do</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dashboard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2C74F0E"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Draft</w:t>
            </w:r>
            <w:proofErr w:type="spellEnd"/>
            <w:r>
              <w:rPr>
                <w:rFonts w:ascii="Calibri" w:eastAsia="Times New Roman" w:hAnsi="Calibri" w:cs="Calibri"/>
                <w:color w:val="1F2937"/>
                <w:sz w:val="18"/>
                <w:szCs w:val="18"/>
              </w:rPr>
              <w:t xml:space="preserve"> bab perancangan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3307DF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Uji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to-do</w:t>
            </w:r>
            <w:proofErr w:type="spellEnd"/>
            <w:r>
              <w:rPr>
                <w:rFonts w:ascii="Calibri" w:eastAsia="Times New Roman" w:hAnsi="Calibri" w:cs="Calibri"/>
                <w:color w:val="1F2937"/>
                <w:sz w:val="18"/>
                <w:szCs w:val="18"/>
              </w:rPr>
              <w:t xml:space="preserve"> + auto </w:t>
            </w:r>
            <w:proofErr w:type="spellStart"/>
            <w:r>
              <w:rPr>
                <w:rFonts w:ascii="Calibri" w:eastAsia="Times New Roman" w:hAnsi="Calibri" w:cs="Calibri"/>
                <w:color w:val="1F2937"/>
                <w:sz w:val="18"/>
                <w:szCs w:val="18"/>
              </w:rPr>
              <w:t>expense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65E2BB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Edit video</w:t>
            </w:r>
          </w:p>
        </w:tc>
      </w:tr>
      <w:tr w:rsidR="00A2085B" w14:paraId="553C41AC"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835BC3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5</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08310AD"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Unggah Tugas 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F23B69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Perbaikan </w:t>
            </w:r>
            <w:proofErr w:type="spellStart"/>
            <w:r>
              <w:rPr>
                <w:rFonts w:ascii="Calibri" w:eastAsia="Times New Roman" w:hAnsi="Calibri" w:cs="Calibri"/>
                <w:color w:val="1F2937"/>
                <w:sz w:val="18"/>
                <w:szCs w:val="18"/>
              </w:rPr>
              <w:t>bug</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821389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Bantu revisi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D84E26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Rekap hasil pengujian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DEF6D2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Finalisasi poster + PPT</w:t>
            </w:r>
          </w:p>
        </w:tc>
      </w:tr>
      <w:tr w:rsidR="00A2085B" w14:paraId="3486A16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3B033A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6</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9BA9B83"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Draft</w:t>
            </w:r>
            <w:proofErr w:type="spellEnd"/>
            <w:r>
              <w:rPr>
                <w:rFonts w:ascii="Calibri" w:eastAsia="Times New Roman" w:hAnsi="Calibri" w:cs="Calibri"/>
                <w:color w:val="1F2937"/>
                <w:sz w:val="18"/>
                <w:szCs w:val="18"/>
              </w:rPr>
              <w:t xml:space="preserve"> Laporan Akhir bab I–II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6EC9E2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Perbaikan + </w:t>
            </w:r>
            <w:proofErr w:type="spellStart"/>
            <w:r>
              <w:rPr>
                <w:rFonts w:ascii="Calibri" w:eastAsia="Times New Roman" w:hAnsi="Calibri" w:cs="Calibri"/>
                <w:color w:val="1F2937"/>
                <w:sz w:val="18"/>
                <w:szCs w:val="18"/>
              </w:rPr>
              <w:t>polish</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E7BDC10"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Draft</w:t>
            </w:r>
            <w:proofErr w:type="spellEnd"/>
            <w:r>
              <w:rPr>
                <w:rFonts w:ascii="Calibri" w:eastAsia="Times New Roman" w:hAnsi="Calibri" w:cs="Calibri"/>
                <w:color w:val="1F2937"/>
                <w:sz w:val="18"/>
                <w:szCs w:val="18"/>
              </w:rPr>
              <w:t xml:space="preserve"> bab IV (data uji)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0B63DD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UAT 15 responden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A6FF7E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Finalisasi video</w:t>
            </w:r>
          </w:p>
        </w:tc>
      </w:tr>
      <w:tr w:rsidR="00A2085B" w14:paraId="170CE4C0"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BEBAF2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7</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BAA91B5"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Bantu finalisasi semua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9A484E0"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 xml:space="preserve">Siap ditanya </w:t>
            </w:r>
            <w:proofErr w:type="spellStart"/>
            <w:r>
              <w:rPr>
                <w:rStyle w:val="Kuat"/>
                <w:rFonts w:ascii="Calibri" w:eastAsia="Times New Roman" w:hAnsi="Calibri" w:cs="Calibri"/>
                <w:color w:val="1F2937"/>
                <w:sz w:val="18"/>
                <w:szCs w:val="18"/>
              </w:rPr>
              <w:t>koding</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78A6117"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Siap ditanya perancangan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2BB6F6C"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Siap ditanya pengujian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BAE4152"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Siap ditanya desain + multimedia</w:t>
            </w:r>
          </w:p>
        </w:tc>
      </w:tr>
      <w:tr w:rsidR="00A2085B" w14:paraId="34568DD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4B04AD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8</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A337FE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Refleksi &amp; evaluasi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4BDC4E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F38073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37AC53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7EDAEC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r>
    </w:tbl>
    <w:p w14:paraId="778C3583"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0156DEC0">
          <v:rect id="_x0000_i1033" style="width:0;height:1.5pt" o:hralign="center" o:hrstd="t" o:hr="t" fillcolor="#a0a0a0" stroked="f"/>
        </w:pict>
      </w:r>
    </w:p>
    <w:p w14:paraId="58EDDC92" w14:textId="77777777" w:rsidR="00BC46F0" w:rsidRDefault="00BC46F0">
      <w:pPr>
        <w:pStyle w:val="Judul2"/>
        <w:rPr>
          <w:rFonts w:ascii="Calibri" w:eastAsia="Times New Roman" w:hAnsi="Calibri" w:cs="Calibri"/>
        </w:rPr>
      </w:pPr>
      <w:r>
        <w:rPr>
          <w:rFonts w:ascii="Calibri" w:eastAsia="Times New Roman" w:hAnsi="Calibri" w:cs="Calibri"/>
        </w:rPr>
        <w:t>E. Matriks Kontribusi (</w:t>
      </w:r>
      <w:proofErr w:type="spellStart"/>
      <w:r>
        <w:rPr>
          <w:rFonts w:ascii="Calibri" w:eastAsia="Times New Roman" w:hAnsi="Calibri" w:cs="Calibri"/>
        </w:rPr>
        <w:t>template</w:t>
      </w:r>
      <w:proofErr w:type="spellEnd"/>
      <w:r>
        <w:rPr>
          <w:rFonts w:ascii="Calibri" w:eastAsia="Times New Roman" w:hAnsi="Calibri" w:cs="Calibri"/>
        </w:rPr>
        <w:t xml:space="preserve"> untuk </w:t>
      </w:r>
      <w:proofErr w:type="spellStart"/>
      <w:r>
        <w:rPr>
          <w:rFonts w:ascii="Calibri" w:eastAsia="Times New Roman" w:hAnsi="Calibri" w:cs="Calibri"/>
        </w:rPr>
        <w:t>slide</w:t>
      </w:r>
      <w:proofErr w:type="spellEnd"/>
      <w:r>
        <w:rPr>
          <w:rFonts w:ascii="Calibri" w:eastAsia="Times New Roman" w:hAnsi="Calibri" w:cs="Calibri"/>
        </w:rPr>
        <w:t xml:space="preserve"> PPT)</w:t>
      </w:r>
    </w:p>
    <w:tbl>
      <w:tblPr>
        <w:tblW w:w="5000" w:type="pct"/>
        <w:tblCellMar>
          <w:top w:w="15" w:type="dxa"/>
          <w:left w:w="15" w:type="dxa"/>
          <w:bottom w:w="15" w:type="dxa"/>
          <w:right w:w="15" w:type="dxa"/>
        </w:tblCellMar>
        <w:tblLook w:val="04A0" w:firstRow="1" w:lastRow="0" w:firstColumn="1" w:lastColumn="0" w:noHBand="0" w:noVBand="1"/>
      </w:tblPr>
      <w:tblGrid>
        <w:gridCol w:w="1484"/>
        <w:gridCol w:w="2155"/>
        <w:gridCol w:w="3449"/>
        <w:gridCol w:w="1922"/>
      </w:tblGrid>
      <w:tr w:rsidR="00A2085B" w14:paraId="1BF64DB5"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3833C227"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Nama</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34AC2856"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Peran</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B9440BC"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Kontribusi Utama</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11844FCE"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Luaran</w:t>
            </w:r>
          </w:p>
        </w:tc>
      </w:tr>
      <w:tr w:rsidR="00A2085B" w14:paraId="345E259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30FD14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Dita Cahaya Wulandari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0DB5C7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Manajer Proyek + Analis Kebutuhan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A762CE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Koordinasi tim, identifikasi masalah &amp; kebutuhan, bab Pendahuluan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2A44E5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Proposal, Laporan, Berita Acara</w:t>
            </w:r>
          </w:p>
        </w:tc>
      </w:tr>
      <w:tr w:rsidR="00A2085B" w14:paraId="166A7936"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AD4DE5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Doni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363345A"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Programmer</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Fullstack</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FDC651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API + 9 halaman </w:t>
            </w:r>
            <w:proofErr w:type="spellStart"/>
            <w:r>
              <w:rPr>
                <w:rFonts w:ascii="Calibri" w:eastAsia="Times New Roman" w:hAnsi="Calibri" w:cs="Calibri"/>
                <w:color w:val="1F2937"/>
                <w:sz w:val="18"/>
                <w:szCs w:val="18"/>
              </w:rPr>
              <w:t>React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backend</w:t>
            </w:r>
            <w:proofErr w:type="spellEnd"/>
            <w:r>
              <w:rPr>
                <w:rFonts w:ascii="Calibri" w:eastAsia="Times New Roman" w:hAnsi="Calibri" w:cs="Calibri"/>
                <w:color w:val="1F2937"/>
                <w:sz w:val="18"/>
                <w:szCs w:val="18"/>
              </w:rPr>
              <w:t xml:space="preserve"> &amp; </w:t>
            </w:r>
            <w:proofErr w:type="spellStart"/>
            <w:r>
              <w:rPr>
                <w:rFonts w:ascii="Calibri" w:eastAsia="Times New Roman" w:hAnsi="Calibri" w:cs="Calibri"/>
                <w:color w:val="1F2937"/>
                <w:sz w:val="18"/>
                <w:szCs w:val="18"/>
              </w:rPr>
              <w:t>frontend</w:t>
            </w:r>
            <w:proofErr w:type="spellEnd"/>
            <w:r>
              <w:rPr>
                <w:rFonts w:ascii="Calibri" w:eastAsia="Times New Roman" w:hAnsi="Calibri" w:cs="Calibri"/>
                <w:color w:val="1F2937"/>
                <w:sz w:val="18"/>
                <w:szCs w:val="18"/>
              </w:rPr>
              <w:t xml:space="preserve">), auto </w:t>
            </w:r>
            <w:proofErr w:type="spellStart"/>
            <w:r>
              <w:rPr>
                <w:rFonts w:ascii="Calibri" w:eastAsia="Times New Roman" w:hAnsi="Calibri" w:cs="Calibri"/>
                <w:color w:val="1F2937"/>
                <w:sz w:val="18"/>
                <w:szCs w:val="18"/>
              </w:rPr>
              <w:t>expense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51F221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Aplikasi web lengkap, demo</w:t>
            </w:r>
          </w:p>
        </w:tc>
      </w:tr>
      <w:tr w:rsidR="00A2085B" w14:paraId="486DAE45"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DB8C55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Isnaini Khoirun Nisa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477615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Analis Sistem &amp; Perancang</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2DE0C1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ERD 5 tabel, 35 </w:t>
            </w:r>
            <w:proofErr w:type="spellStart"/>
            <w:r>
              <w:rPr>
                <w:rFonts w:ascii="Calibri" w:eastAsia="Times New Roman" w:hAnsi="Calibri" w:cs="Calibri"/>
                <w:color w:val="1F2937"/>
                <w:sz w:val="18"/>
                <w:szCs w:val="18"/>
              </w:rPr>
              <w:t>business</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rules</w:t>
            </w:r>
            <w:proofErr w:type="spellEnd"/>
            <w:r>
              <w:rPr>
                <w:rFonts w:ascii="Calibri" w:eastAsia="Times New Roman" w:hAnsi="Calibri" w:cs="Calibri"/>
                <w:color w:val="1F2937"/>
                <w:sz w:val="18"/>
                <w:szCs w:val="18"/>
              </w:rPr>
              <w:t xml:space="preserve">, data </w:t>
            </w:r>
            <w:proofErr w:type="spellStart"/>
            <w:r>
              <w:rPr>
                <w:rFonts w:ascii="Calibri" w:eastAsia="Times New Roman" w:hAnsi="Calibri" w:cs="Calibri"/>
                <w:color w:val="1F2937"/>
                <w:sz w:val="18"/>
                <w:szCs w:val="18"/>
              </w:rPr>
              <w:t>dictionary</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B81AA4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Skema DB, bab perancangan</w:t>
            </w:r>
          </w:p>
        </w:tc>
      </w:tr>
      <w:tr w:rsidR="00A2085B" w14:paraId="1D50CF90"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2C3766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Renita Eka Iswandi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FA2A93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Penguji Sistem &amp; QA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E414065"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Test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case</w:t>
            </w:r>
            <w:proofErr w:type="spellEnd"/>
            <w:r>
              <w:rPr>
                <w:rFonts w:ascii="Calibri" w:eastAsia="Times New Roman" w:hAnsi="Calibri" w:cs="Calibri"/>
                <w:color w:val="1F2937"/>
                <w:sz w:val="18"/>
                <w:szCs w:val="18"/>
              </w:rPr>
              <w:t xml:space="preserve"> 35 BR, 18 tes </w:t>
            </w:r>
            <w:proofErr w:type="spellStart"/>
            <w:r>
              <w:rPr>
                <w:rFonts w:ascii="Calibri" w:eastAsia="Times New Roman" w:hAnsi="Calibri" w:cs="Calibri"/>
                <w:color w:val="1F2937"/>
                <w:sz w:val="18"/>
                <w:szCs w:val="18"/>
              </w:rPr>
              <w:t>database</w:t>
            </w:r>
            <w:proofErr w:type="spellEnd"/>
            <w:r>
              <w:rPr>
                <w:rFonts w:ascii="Calibri" w:eastAsia="Times New Roman" w:hAnsi="Calibri" w:cs="Calibri"/>
                <w:color w:val="1F2937"/>
                <w:sz w:val="18"/>
                <w:szCs w:val="18"/>
              </w:rPr>
              <w:t>, UAT 15 responden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850581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Data pengujian, bab pengujian</w:t>
            </w:r>
          </w:p>
        </w:tc>
      </w:tr>
      <w:tr w:rsidR="00A2085B" w14:paraId="05B9ED4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037934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Tati Nuraisah</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F1A5EC4"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Dokumentator</w:t>
            </w:r>
            <w:proofErr w:type="spellEnd"/>
            <w:r>
              <w:rPr>
                <w:rFonts w:ascii="Calibri" w:eastAsia="Times New Roman" w:hAnsi="Calibri" w:cs="Calibri"/>
                <w:color w:val="1F2937"/>
                <w:sz w:val="18"/>
                <w:szCs w:val="18"/>
              </w:rPr>
              <w:t xml:space="preserve"> &amp; Multimedia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1B259B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Dokumentasi laporan, </w:t>
            </w:r>
            <w:proofErr w:type="spellStart"/>
            <w:r>
              <w:rPr>
                <w:rFonts w:ascii="Calibri" w:eastAsia="Times New Roman" w:hAnsi="Calibri" w:cs="Calibri"/>
                <w:color w:val="1F2937"/>
                <w:sz w:val="18"/>
                <w:szCs w:val="18"/>
              </w:rPr>
              <w:t>design</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system</w:t>
            </w:r>
            <w:proofErr w:type="spellEnd"/>
            <w:r>
              <w:rPr>
                <w:rFonts w:ascii="Calibri" w:eastAsia="Times New Roman" w:hAnsi="Calibri" w:cs="Calibri"/>
                <w:color w:val="1F2937"/>
                <w:sz w:val="18"/>
                <w:szCs w:val="18"/>
              </w:rPr>
              <w:t>, poster, video, PPT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228E3D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Poster, video, PPT</w:t>
            </w:r>
          </w:p>
        </w:tc>
      </w:tr>
    </w:tbl>
    <w:p w14:paraId="48D0706B"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7CAC1661">
          <v:rect id="_x0000_i1034" style="width:0;height:1.5pt" o:hralign="center" o:hrstd="t" o:hr="t" fillcolor="#a0a0a0" stroked="f"/>
        </w:pict>
      </w:r>
    </w:p>
    <w:p w14:paraId="7F75987A" w14:textId="77777777" w:rsidR="00BC46F0" w:rsidRDefault="00BC46F0">
      <w:pPr>
        <w:pStyle w:val="Judul2"/>
        <w:rPr>
          <w:rFonts w:ascii="Calibri" w:eastAsia="Times New Roman" w:hAnsi="Calibri" w:cs="Calibri"/>
        </w:rPr>
      </w:pPr>
      <w:r>
        <w:rPr>
          <w:rFonts w:ascii="Calibri" w:eastAsia="Times New Roman" w:hAnsi="Calibri" w:cs="Calibri"/>
        </w:rPr>
        <w:lastRenderedPageBreak/>
        <w:t>F. Pembagian Penulisan Proposal (Tugas 1)</w:t>
      </w:r>
    </w:p>
    <w:p w14:paraId="5D6777D4"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Pembagian bagian proposal sesuai peran masing-masing:</w:t>
      </w:r>
    </w:p>
    <w:tbl>
      <w:tblPr>
        <w:tblW w:w="5000" w:type="pct"/>
        <w:tblCellMar>
          <w:top w:w="15" w:type="dxa"/>
          <w:left w:w="15" w:type="dxa"/>
          <w:bottom w:w="15" w:type="dxa"/>
          <w:right w:w="15" w:type="dxa"/>
        </w:tblCellMar>
        <w:tblLook w:val="04A0" w:firstRow="1" w:lastRow="0" w:firstColumn="1" w:lastColumn="0" w:noHBand="0" w:noVBand="1"/>
      </w:tblPr>
      <w:tblGrid>
        <w:gridCol w:w="1944"/>
        <w:gridCol w:w="7066"/>
      </w:tblGrid>
      <w:tr w:rsidR="00A2085B" w14:paraId="2BBF8097"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656CF56D"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Anggota</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01048A4"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Bagian Proposal yang Ditulis</w:t>
            </w:r>
          </w:p>
        </w:tc>
      </w:tr>
      <w:tr w:rsidR="00A2085B" w14:paraId="73F8A665"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CB4DF7E"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Dita Cahaya Wulandari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1EEDF4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Bab 1.1 Latar Belakang + 1.2 Tujuan</w:t>
            </w:r>
          </w:p>
        </w:tc>
      </w:tr>
      <w:tr w:rsidR="00A2085B" w14:paraId="48937EB8"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514576C"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Doni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86A7EE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Bab 1.4 Jadwal Kegiatan + kajian teknologi pada 2.4 (Aplikasi Personal Finance </w:t>
            </w:r>
            <w:proofErr w:type="spellStart"/>
            <w:r>
              <w:rPr>
                <w:rFonts w:ascii="Calibri" w:eastAsia="Times New Roman" w:hAnsi="Calibri" w:cs="Calibri"/>
                <w:color w:val="1F2937"/>
                <w:sz w:val="18"/>
                <w:szCs w:val="18"/>
              </w:rPr>
              <w:t>Management</w:t>
            </w:r>
            <w:proofErr w:type="spellEnd"/>
            <w:r>
              <w:rPr>
                <w:rFonts w:ascii="Calibri" w:eastAsia="Times New Roman" w:hAnsi="Calibri" w:cs="Calibri"/>
                <w:color w:val="1F2937"/>
                <w:sz w:val="18"/>
                <w:szCs w:val="18"/>
              </w:rPr>
              <w:t>)</w:t>
            </w:r>
          </w:p>
        </w:tc>
      </w:tr>
      <w:tr w:rsidR="00A2085B" w14:paraId="73A6A02F"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D713D05"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Isnaini Khoirun Nisa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C3EE36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Bab 1.3 Ruang Lingkup + konsep Financial To-Do </w:t>
            </w:r>
            <w:proofErr w:type="spellStart"/>
            <w:r>
              <w:rPr>
                <w:rFonts w:ascii="Calibri" w:eastAsia="Times New Roman" w:hAnsi="Calibri" w:cs="Calibri"/>
                <w:color w:val="1F2937"/>
                <w:sz w:val="18"/>
                <w:szCs w:val="18"/>
              </w:rPr>
              <w:t>List</w:t>
            </w:r>
            <w:proofErr w:type="spellEnd"/>
            <w:r>
              <w:rPr>
                <w:rFonts w:ascii="Calibri" w:eastAsia="Times New Roman" w:hAnsi="Calibri" w:cs="Calibri"/>
                <w:color w:val="1F2937"/>
                <w:sz w:val="18"/>
                <w:szCs w:val="18"/>
              </w:rPr>
              <w:t xml:space="preserve"> pada 2.5 + sintesis kebutuhan pada 2.6</w:t>
            </w:r>
          </w:p>
        </w:tc>
      </w:tr>
      <w:tr w:rsidR="00A2085B" w14:paraId="697835D8"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A5C2D00"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Renita Eka Iswandi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D3731A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Kajian pengelolaan keuangan mahasiswa pada 2.3 + rencana indikator keberhasilan pada 1.2</w:t>
            </w:r>
          </w:p>
        </w:tc>
      </w:tr>
      <w:tr w:rsidR="00A2085B" w14:paraId="342BDB53"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3B6946F"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Tati Nuraisah</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E692E8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Format dokumen, Daftar Pustaka, lampiran (daftar anggota, surat pernyataan, berita acara)</w:t>
            </w:r>
          </w:p>
        </w:tc>
      </w:tr>
    </w:tbl>
    <w:p w14:paraId="1189BB8C" w14:textId="77777777" w:rsidR="00BC46F0" w:rsidRDefault="00BC46F0">
      <w:pPr>
        <w:pStyle w:val="NormalWeb"/>
        <w:shd w:val="clear" w:color="auto" w:fill="E7F4EC"/>
        <w:spacing w:before="120" w:after="120"/>
        <w:divId w:val="1024751296"/>
        <w:rPr>
          <w:rFonts w:ascii="Calibri" w:hAnsi="Calibri" w:cs="Calibri"/>
          <w:color w:val="1F2937"/>
          <w:sz w:val="20"/>
          <w:szCs w:val="20"/>
        </w:rPr>
      </w:pPr>
      <w:r>
        <w:rPr>
          <w:rFonts w:ascii="Calibri" w:hAnsi="Calibri" w:cs="Calibri"/>
          <w:color w:val="1F2937"/>
          <w:sz w:val="20"/>
          <w:szCs w:val="20"/>
        </w:rPr>
        <w:t>Semua anggota wajib membaca ulang keseluruhan proposal sebelum dikumpulkan — isi milik kelompok, bukan milik perorangan.</w:t>
      </w:r>
    </w:p>
    <w:p w14:paraId="6BECACC5" w14:textId="77777777" w:rsidR="00BC46F0" w:rsidRDefault="00BC46F0">
      <w:pPr>
        <w:pageBreakBefore/>
        <w:spacing w:before="800" w:after="80"/>
        <w:jc w:val="center"/>
        <w:divId w:val="1336303668"/>
        <w:rPr>
          <w:rFonts w:ascii="Calibri" w:eastAsia="Times New Roman" w:hAnsi="Calibri" w:cs="Calibri"/>
          <w:b/>
          <w:bCs/>
          <w:color w:val="0F3D2E"/>
          <w:sz w:val="40"/>
          <w:szCs w:val="40"/>
        </w:rPr>
      </w:pPr>
      <w:r>
        <w:rPr>
          <w:rFonts w:ascii="Calibri" w:eastAsia="Times New Roman" w:hAnsi="Calibri" w:cs="Calibri"/>
          <w:b/>
          <w:bCs/>
          <w:color w:val="0F3D2E"/>
          <w:sz w:val="40"/>
          <w:szCs w:val="40"/>
        </w:rPr>
        <w:lastRenderedPageBreak/>
        <w:t>BAGIAN 3 — CHECKLIST &amp; JADWAL CAPSTONE</w:t>
      </w:r>
    </w:p>
    <w:p w14:paraId="71ACE345" w14:textId="77777777" w:rsidR="00BC46F0" w:rsidRDefault="00BC46F0">
      <w:pPr>
        <w:pStyle w:val="Judul1"/>
        <w:rPr>
          <w:rFonts w:ascii="Calibri" w:eastAsia="Times New Roman" w:hAnsi="Calibri" w:cs="Calibri"/>
        </w:rPr>
      </w:pPr>
      <w:r>
        <w:rPr>
          <w:rFonts w:ascii="Calibri" w:eastAsia="Times New Roman" w:hAnsi="Calibri" w:cs="Calibri"/>
        </w:rPr>
        <w:t xml:space="preserve">FINTRACK — Pemetaan &amp; </w:t>
      </w:r>
      <w:proofErr w:type="spellStart"/>
      <w:r>
        <w:rPr>
          <w:rFonts w:ascii="Calibri" w:eastAsia="Times New Roman" w:hAnsi="Calibri" w:cs="Calibri"/>
        </w:rPr>
        <w:t>Checklist</w:t>
      </w:r>
      <w:proofErr w:type="spellEnd"/>
      <w:r>
        <w:rPr>
          <w:rFonts w:ascii="Calibri" w:eastAsia="Times New Roman" w:hAnsi="Calibri" w:cs="Calibri"/>
        </w:rPr>
        <w:t xml:space="preserve"> </w:t>
      </w:r>
      <w:proofErr w:type="spellStart"/>
      <w:r>
        <w:rPr>
          <w:rFonts w:ascii="Calibri" w:eastAsia="Times New Roman" w:hAnsi="Calibri" w:cs="Calibri"/>
        </w:rPr>
        <w:t>Capstone</w:t>
      </w:r>
      <w:proofErr w:type="spellEnd"/>
      <w:r>
        <w:rPr>
          <w:rFonts w:ascii="Calibri" w:eastAsia="Times New Roman" w:hAnsi="Calibri" w:cs="Calibri"/>
        </w:rPr>
        <w:t xml:space="preserve"> Project (STSI4440)</w:t>
      </w:r>
    </w:p>
    <w:p w14:paraId="1097C8E1" w14:textId="77777777" w:rsidR="00BC46F0" w:rsidRDefault="00BC46F0">
      <w:pPr>
        <w:pStyle w:val="NormalWeb"/>
        <w:shd w:val="clear" w:color="auto" w:fill="E7F4EC"/>
        <w:spacing w:before="120" w:after="120"/>
        <w:divId w:val="1110777216"/>
        <w:rPr>
          <w:rFonts w:ascii="Calibri" w:hAnsi="Calibri" w:cs="Calibri"/>
          <w:color w:val="1F2937"/>
          <w:sz w:val="20"/>
          <w:szCs w:val="20"/>
        </w:rPr>
      </w:pPr>
      <w:r>
        <w:rPr>
          <w:rFonts w:ascii="Calibri" w:hAnsi="Calibri" w:cs="Calibri"/>
          <w:color w:val="1F2937"/>
          <w:sz w:val="20"/>
          <w:szCs w:val="20"/>
        </w:rPr>
        <w:t xml:space="preserve">Sumber resmi: </w:t>
      </w:r>
      <w:r>
        <w:rPr>
          <w:rStyle w:val="KodeHTML"/>
          <w:color w:val="1F2937"/>
        </w:rPr>
        <w:t xml:space="preserve">USAJ - STSI4440 - Panduan </w:t>
      </w:r>
      <w:proofErr w:type="spellStart"/>
      <w:r>
        <w:rPr>
          <w:rStyle w:val="KodeHTML"/>
          <w:color w:val="1F2937"/>
        </w:rPr>
        <w:t>Capstone</w:t>
      </w:r>
      <w:proofErr w:type="spellEnd"/>
      <w:r>
        <w:rPr>
          <w:rStyle w:val="KodeHTML"/>
          <w:color w:val="1F2937"/>
        </w:rPr>
        <w:t xml:space="preserve"> Project - Mahasiswa.pdf</w:t>
      </w:r>
      <w:r>
        <w:rPr>
          <w:rFonts w:ascii="Calibri" w:hAnsi="Calibri" w:cs="Calibri"/>
          <w:color w:val="1F2937"/>
          <w:sz w:val="20"/>
          <w:szCs w:val="20"/>
        </w:rPr>
        <w:t xml:space="preserve"> (Edisi 1, Universitas Terbuka). Dokumen ini memetakan seluruh ketentuan resmi ke aset FINTRACK yang sudah ada (</w:t>
      </w:r>
      <w:r>
        <w:rPr>
          <w:rStyle w:val="KodeHTML"/>
          <w:color w:val="1F2937"/>
        </w:rPr>
        <w:t>fintrack.md</w:t>
      </w:r>
      <w:r>
        <w:rPr>
          <w:rFonts w:ascii="Calibri" w:hAnsi="Calibri" w:cs="Calibri"/>
          <w:color w:val="1F2937"/>
          <w:sz w:val="20"/>
          <w:szCs w:val="20"/>
        </w:rPr>
        <w:t xml:space="preserve">, </w:t>
      </w:r>
      <w:r>
        <w:rPr>
          <w:rStyle w:val="KodeHTML"/>
          <w:color w:val="1F2937"/>
        </w:rPr>
        <w:t>design.md</w:t>
      </w:r>
      <w:r>
        <w:rPr>
          <w:rFonts w:ascii="Calibri" w:hAnsi="Calibri" w:cs="Calibri"/>
          <w:color w:val="1F2937"/>
          <w:sz w:val="20"/>
          <w:szCs w:val="20"/>
        </w:rPr>
        <w:t xml:space="preserve">) dan daftar apa yang masih harus dibuat. </w:t>
      </w:r>
      <w:r>
        <w:rPr>
          <w:rStyle w:val="Kuat"/>
          <w:rFonts w:ascii="Calibri" w:hAnsi="Calibri" w:cs="Calibri"/>
          <w:color w:val="1F2937"/>
          <w:sz w:val="20"/>
          <w:szCs w:val="20"/>
        </w:rPr>
        <w:t xml:space="preserve">Perbarui status </w:t>
      </w:r>
      <w:proofErr w:type="spellStart"/>
      <w:r>
        <w:rPr>
          <w:rStyle w:val="Kuat"/>
          <w:rFonts w:ascii="Calibri" w:hAnsi="Calibri" w:cs="Calibri"/>
          <w:color w:val="1F2937"/>
          <w:sz w:val="20"/>
          <w:szCs w:val="20"/>
        </w:rPr>
        <w:t>checklist</w:t>
      </w:r>
      <w:proofErr w:type="spellEnd"/>
      <w:r>
        <w:rPr>
          <w:rStyle w:val="Kuat"/>
          <w:rFonts w:ascii="Calibri" w:hAnsi="Calibri" w:cs="Calibri"/>
          <w:color w:val="1F2937"/>
          <w:sz w:val="20"/>
          <w:szCs w:val="20"/>
        </w:rPr>
        <w:t xml:space="preserve"> ini setiap sesi </w:t>
      </w:r>
      <w:proofErr w:type="spellStart"/>
      <w:r>
        <w:rPr>
          <w:rStyle w:val="Kuat"/>
          <w:rFonts w:ascii="Calibri" w:hAnsi="Calibri" w:cs="Calibri"/>
          <w:color w:val="1F2937"/>
          <w:sz w:val="20"/>
          <w:szCs w:val="20"/>
        </w:rPr>
        <w:t>tuton</w:t>
      </w:r>
      <w:proofErr w:type="spellEnd"/>
      <w:r>
        <w:rPr>
          <w:rStyle w:val="Kuat"/>
          <w:rFonts w:ascii="Calibri" w:hAnsi="Calibri" w:cs="Calibri"/>
          <w:color w:val="1F2937"/>
          <w:sz w:val="20"/>
          <w:szCs w:val="20"/>
        </w:rPr>
        <w:t>.</w:t>
      </w:r>
    </w:p>
    <w:p w14:paraId="2A020820"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70E39500">
          <v:rect id="_x0000_i1035" style="width:0;height:1.5pt" o:hralign="center" o:hrstd="t" o:hr="t" fillcolor="#a0a0a0" stroked="f"/>
        </w:pict>
      </w:r>
    </w:p>
    <w:p w14:paraId="2AFE89CB" w14:textId="77777777" w:rsidR="00BC46F0" w:rsidRDefault="00BC46F0">
      <w:pPr>
        <w:pStyle w:val="Judul2"/>
        <w:rPr>
          <w:rFonts w:ascii="Calibri" w:eastAsia="Times New Roman" w:hAnsi="Calibri" w:cs="Calibri"/>
        </w:rPr>
      </w:pPr>
      <w:r>
        <w:rPr>
          <w:rFonts w:ascii="Calibri" w:eastAsia="Times New Roman" w:hAnsi="Calibri" w:cs="Calibri"/>
        </w:rPr>
        <w:t>1. Ketentuan Resmi yang Wajib Dipatuhi</w:t>
      </w:r>
    </w:p>
    <w:tbl>
      <w:tblPr>
        <w:tblW w:w="5000" w:type="pct"/>
        <w:tblCellMar>
          <w:top w:w="15" w:type="dxa"/>
          <w:left w:w="15" w:type="dxa"/>
          <w:bottom w:w="15" w:type="dxa"/>
          <w:right w:w="15" w:type="dxa"/>
        </w:tblCellMar>
        <w:tblLook w:val="04A0" w:firstRow="1" w:lastRow="0" w:firstColumn="1" w:lastColumn="0" w:noHBand="0" w:noVBand="1"/>
      </w:tblPr>
      <w:tblGrid>
        <w:gridCol w:w="1078"/>
        <w:gridCol w:w="7932"/>
      </w:tblGrid>
      <w:tr w:rsidR="00A2085B" w14:paraId="17249CFE"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1F9063E"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Aspek</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97135AA"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Ketentuan</w:t>
            </w:r>
          </w:p>
        </w:tc>
      </w:tr>
      <w:tr w:rsidR="00A2085B" w14:paraId="33EABDBC"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2A78BC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Mata kuliah</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0A9FA0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STSI4440 </w:t>
            </w:r>
            <w:proofErr w:type="spellStart"/>
            <w:r>
              <w:rPr>
                <w:rFonts w:ascii="Calibri" w:eastAsia="Times New Roman" w:hAnsi="Calibri" w:cs="Calibri"/>
                <w:color w:val="1F2937"/>
                <w:sz w:val="18"/>
                <w:szCs w:val="18"/>
              </w:rPr>
              <w:t>Capstone</w:t>
            </w:r>
            <w:proofErr w:type="spellEnd"/>
            <w:r>
              <w:rPr>
                <w:rFonts w:ascii="Calibri" w:eastAsia="Times New Roman" w:hAnsi="Calibri" w:cs="Calibri"/>
                <w:color w:val="1F2937"/>
                <w:sz w:val="18"/>
                <w:szCs w:val="18"/>
              </w:rPr>
              <w:t xml:space="preserve"> Project, </w:t>
            </w:r>
            <w:r>
              <w:rPr>
                <w:rStyle w:val="Kuat"/>
                <w:rFonts w:ascii="Calibri" w:eastAsia="Times New Roman" w:hAnsi="Calibri" w:cs="Calibri"/>
                <w:color w:val="1F2937"/>
                <w:sz w:val="18"/>
                <w:szCs w:val="18"/>
              </w:rPr>
              <w:t>6 SKS</w:t>
            </w:r>
            <w:r>
              <w:rPr>
                <w:rFonts w:ascii="Calibri" w:eastAsia="Times New Roman" w:hAnsi="Calibri" w:cs="Calibri"/>
                <w:color w:val="1F2937"/>
                <w:sz w:val="18"/>
                <w:szCs w:val="18"/>
              </w:rPr>
              <w:t xml:space="preserve"> (sesuai pengumuman tutor), 1 semester, </w:t>
            </w:r>
            <w:proofErr w:type="spellStart"/>
            <w:r>
              <w:rPr>
                <w:rFonts w:ascii="Calibri" w:eastAsia="Times New Roman" w:hAnsi="Calibri" w:cs="Calibri"/>
                <w:color w:val="1F2937"/>
                <w:sz w:val="18"/>
                <w:szCs w:val="18"/>
              </w:rPr>
              <w:t>Prodi</w:t>
            </w:r>
            <w:proofErr w:type="spellEnd"/>
            <w:r>
              <w:rPr>
                <w:rFonts w:ascii="Calibri" w:eastAsia="Times New Roman" w:hAnsi="Calibri" w:cs="Calibri"/>
                <w:color w:val="1F2937"/>
                <w:sz w:val="18"/>
                <w:szCs w:val="18"/>
              </w:rPr>
              <w:t xml:space="preserve"> Sistem Informasi UT</w:t>
            </w:r>
          </w:p>
        </w:tc>
      </w:tr>
      <w:tr w:rsidR="00A2085B" w14:paraId="725528C3"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F7D962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Nilai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FF76E74"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100% dari tutorial </w:t>
            </w:r>
            <w:proofErr w:type="spellStart"/>
            <w:r>
              <w:rPr>
                <w:rFonts w:ascii="Calibri" w:eastAsia="Times New Roman" w:hAnsi="Calibri" w:cs="Calibri"/>
                <w:color w:val="1F2937"/>
                <w:sz w:val="18"/>
                <w:szCs w:val="18"/>
              </w:rPr>
              <w:t>online</w:t>
            </w:r>
            <w:proofErr w:type="spellEnd"/>
            <w:r>
              <w:rPr>
                <w:rFonts w:ascii="Calibri" w:eastAsia="Times New Roman" w:hAnsi="Calibri" w:cs="Calibri"/>
                <w:color w:val="1F2937"/>
                <w:sz w:val="18"/>
                <w:szCs w:val="18"/>
              </w:rPr>
              <w:t xml:space="preserve">: </w:t>
            </w:r>
            <w:r>
              <w:rPr>
                <w:rStyle w:val="Kuat"/>
                <w:rFonts w:ascii="Calibri" w:eastAsia="Times New Roman" w:hAnsi="Calibri" w:cs="Calibri"/>
                <w:color w:val="1F2937"/>
                <w:sz w:val="18"/>
                <w:szCs w:val="18"/>
              </w:rPr>
              <w:t>Tugas 1 (20%) + Tugas 2 (30%) + Tugas 3 (50%)</w:t>
            </w:r>
          </w:p>
        </w:tc>
      </w:tr>
      <w:tr w:rsidR="00A2085B" w14:paraId="011CA470"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809ABC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Urutan unggah</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60F397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Tugas 2 hanya setelah Tugas 1; Tugas 3 hanya setelah Tugas 2 — semua via e-</w:t>
            </w:r>
            <w:proofErr w:type="spellStart"/>
            <w:r>
              <w:rPr>
                <w:rFonts w:ascii="Calibri" w:eastAsia="Times New Roman" w:hAnsi="Calibri" w:cs="Calibri"/>
                <w:color w:val="1F2937"/>
                <w:sz w:val="18"/>
                <w:szCs w:val="18"/>
              </w:rPr>
              <w:t>learning</w:t>
            </w:r>
            <w:proofErr w:type="spellEnd"/>
          </w:p>
        </w:tc>
      </w:tr>
      <w:tr w:rsidR="00A2085B" w14:paraId="6DD0699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2DD091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Kelompok</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4B3B91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5 mahasiswa, dibentuk lewat </w:t>
            </w:r>
            <w:proofErr w:type="spellStart"/>
            <w:r>
              <w:rPr>
                <w:rFonts w:ascii="Calibri" w:eastAsia="Times New Roman" w:hAnsi="Calibri" w:cs="Calibri"/>
                <w:color w:val="1F2937"/>
                <w:sz w:val="18"/>
                <w:szCs w:val="18"/>
              </w:rPr>
              <w:t>tuweb</w:t>
            </w:r>
            <w:proofErr w:type="spellEnd"/>
            <w:r>
              <w:rPr>
                <w:rFonts w:ascii="Calibri" w:eastAsia="Times New Roman" w:hAnsi="Calibri" w:cs="Calibri"/>
                <w:color w:val="1F2937"/>
                <w:sz w:val="18"/>
                <w:szCs w:val="18"/>
              </w:rPr>
              <w:t xml:space="preserve"> </w:t>
            </w:r>
            <w:r>
              <w:rPr>
                <w:rStyle w:val="Kuat"/>
                <w:rFonts w:ascii="Calibri" w:eastAsia="Times New Roman" w:hAnsi="Calibri" w:cs="Calibri"/>
                <w:color w:val="1F2937"/>
                <w:sz w:val="18"/>
                <w:szCs w:val="18"/>
              </w:rPr>
              <w:t>sesi 1</w:t>
            </w:r>
            <w:r>
              <w:rPr>
                <w:rFonts w:ascii="Calibri" w:eastAsia="Times New Roman" w:hAnsi="Calibri" w:cs="Calibri"/>
                <w:color w:val="1F2937"/>
                <w:sz w:val="18"/>
                <w:szCs w:val="18"/>
              </w:rPr>
              <w:t xml:space="preserve">; 1 tutor membimbing &amp; menilai. </w:t>
            </w:r>
            <w:r>
              <w:rPr>
                <w:rStyle w:val="Kuat"/>
                <w:rFonts w:ascii="Calibri" w:eastAsia="Times New Roman" w:hAnsi="Calibri" w:cs="Calibri"/>
                <w:color w:val="1F2937"/>
                <w:sz w:val="18"/>
                <w:szCs w:val="18"/>
              </w:rPr>
              <w:t>Kelompok B (resmi):</w:t>
            </w:r>
            <w:r>
              <w:rPr>
                <w:rFonts w:ascii="Calibri" w:eastAsia="Times New Roman" w:hAnsi="Calibri" w:cs="Calibri"/>
                <w:color w:val="1F2937"/>
                <w:sz w:val="18"/>
                <w:szCs w:val="18"/>
              </w:rPr>
              <w:t xml:space="preserve"> Dita Cahaya Wulandari, Doni, Isnaini Khoirun Nisa, Renita Eka Iswandi, Tati Nuraisah — tutor: </w:t>
            </w:r>
            <w:r>
              <w:rPr>
                <w:rStyle w:val="Kuat"/>
                <w:rFonts w:ascii="Calibri" w:eastAsia="Times New Roman" w:hAnsi="Calibri" w:cs="Calibri"/>
                <w:color w:val="1F2937"/>
                <w:sz w:val="18"/>
                <w:szCs w:val="18"/>
              </w:rPr>
              <w:t>Asri Maspupah</w:t>
            </w:r>
          </w:p>
        </w:tc>
      </w:tr>
      <w:tr w:rsidR="00A2085B" w14:paraId="258101A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F6FB59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Topik</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B959BA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Pendidikan, ekonomi, kesehatan, lingkungan, teknologi, pemerintahan → </w:t>
            </w:r>
            <w:r>
              <w:rPr>
                <w:rStyle w:val="Kuat"/>
                <w:rFonts w:ascii="Calibri" w:eastAsia="Times New Roman" w:hAnsi="Calibri" w:cs="Calibri"/>
                <w:color w:val="1F2937"/>
                <w:sz w:val="18"/>
                <w:szCs w:val="18"/>
              </w:rPr>
              <w:t>FINTRACK masuk bidang EKONOMI</w:t>
            </w:r>
            <w:r>
              <w:rPr>
                <w:rFonts w:ascii="Calibri" w:eastAsia="Times New Roman" w:hAnsi="Calibri" w:cs="Calibri"/>
                <w:color w:val="1F2937"/>
                <w:sz w:val="18"/>
                <w:szCs w:val="18"/>
              </w:rPr>
              <w:t xml:space="preserve"> (aplikasi pencatatan &amp; analisis keuangan pribadi). Topik sama dengan kelompok lain diperbolehkan asalkan masalah &amp; solusi berbeda</w:t>
            </w:r>
          </w:p>
        </w:tc>
      </w:tr>
      <w:tr w:rsidR="00A2085B" w14:paraId="5C86FD0B"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1292F0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Produk</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3FEAED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Wajib menghasilkan </w:t>
            </w:r>
            <w:r>
              <w:rPr>
                <w:rStyle w:val="Kuat"/>
                <w:rFonts w:ascii="Calibri" w:eastAsia="Times New Roman" w:hAnsi="Calibri" w:cs="Calibri"/>
                <w:color w:val="1F2937"/>
                <w:sz w:val="18"/>
                <w:szCs w:val="18"/>
              </w:rPr>
              <w:t>produk</w:t>
            </w:r>
            <w:r>
              <w:rPr>
                <w:rFonts w:ascii="Calibri" w:eastAsia="Times New Roman" w:hAnsi="Calibri" w:cs="Calibri"/>
                <w:color w:val="1F2937"/>
                <w:sz w:val="18"/>
                <w:szCs w:val="18"/>
              </w:rPr>
              <w:t xml:space="preserve"> (karya orisinal: analisis → perancangan → desain → implementasi → pengujian). Bukan penelitian </w:t>
            </w:r>
            <w:proofErr w:type="spellStart"/>
            <w:r>
              <w:rPr>
                <w:rFonts w:ascii="Calibri" w:eastAsia="Times New Roman" w:hAnsi="Calibri" w:cs="Calibri"/>
                <w:color w:val="1F2937"/>
                <w:sz w:val="18"/>
                <w:szCs w:val="18"/>
              </w:rPr>
              <w:t>novelty</w:t>
            </w:r>
            <w:proofErr w:type="spellEnd"/>
          </w:p>
        </w:tc>
      </w:tr>
    </w:tbl>
    <w:p w14:paraId="41A68801"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 xml:space="preserve">Titik kumpul di </w:t>
      </w:r>
      <w:proofErr w:type="spellStart"/>
      <w:r>
        <w:rPr>
          <w:rStyle w:val="Kuat"/>
          <w:rFonts w:ascii="Calibri" w:hAnsi="Calibri" w:cs="Calibri"/>
          <w:color w:val="1F2937"/>
          <w:sz w:val="21"/>
          <w:szCs w:val="21"/>
        </w:rPr>
        <w:t>tuton</w:t>
      </w:r>
      <w:proofErr w:type="spellEnd"/>
      <w:r>
        <w:rPr>
          <w:rStyle w:val="Kuat"/>
          <w:rFonts w:ascii="Calibri" w:hAnsi="Calibri" w:cs="Calibri"/>
          <w:color w:val="1F2937"/>
          <w:sz w:val="21"/>
          <w:szCs w:val="21"/>
        </w:rPr>
        <w:t xml:space="preserve"> (8 sesi):</w:t>
      </w:r>
      <w:r>
        <w:rPr>
          <w:rFonts w:ascii="Calibri" w:hAnsi="Calibri" w:cs="Calibri"/>
          <w:color w:val="1F2937"/>
          <w:sz w:val="21"/>
          <w:szCs w:val="21"/>
        </w:rPr>
        <w:t xml:space="preserve"> Tugas 1 (Proposal) di sesi 3 · Tugas 2 (Laporan Kemajuan) di sesi 5 · Tugas 3 (Laporan Akhir + Video + Poster + PPT + Karya Ilmiah) &amp; presentasi di sesi 7.</w:t>
      </w:r>
    </w:p>
    <w:p w14:paraId="2CBC759E"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65D81FDA">
          <v:rect id="_x0000_i1036" style="width:0;height:1.5pt" o:hralign="center" o:hrstd="t" o:hr="t" fillcolor="#a0a0a0" stroked="f"/>
        </w:pict>
      </w:r>
    </w:p>
    <w:p w14:paraId="54F8ED6A" w14:textId="77777777" w:rsidR="00BC46F0" w:rsidRDefault="00BC46F0">
      <w:pPr>
        <w:pStyle w:val="Judul2"/>
        <w:rPr>
          <w:rFonts w:ascii="Calibri" w:eastAsia="Times New Roman" w:hAnsi="Calibri" w:cs="Calibri"/>
        </w:rPr>
      </w:pPr>
      <w:r>
        <w:rPr>
          <w:rFonts w:ascii="Calibri" w:eastAsia="Times New Roman" w:hAnsi="Calibri" w:cs="Calibri"/>
        </w:rPr>
        <w:t>2. Luaran Wajib vs Aset FINTRACK yang Sudah Ada</w:t>
      </w:r>
    </w:p>
    <w:tbl>
      <w:tblPr>
        <w:tblW w:w="5000" w:type="pct"/>
        <w:tblLayout w:type="fixed"/>
        <w:tblCellMar>
          <w:top w:w="15" w:type="dxa"/>
          <w:left w:w="15" w:type="dxa"/>
          <w:bottom w:w="15" w:type="dxa"/>
          <w:right w:w="15" w:type="dxa"/>
        </w:tblCellMar>
        <w:tblLook w:val="04A0" w:firstRow="1" w:lastRow="0" w:firstColumn="1" w:lastColumn="0" w:noHBand="0" w:noVBand="1"/>
      </w:tblPr>
      <w:tblGrid>
        <w:gridCol w:w="292"/>
        <w:gridCol w:w="1072"/>
        <w:gridCol w:w="1514"/>
        <w:gridCol w:w="5193"/>
        <w:gridCol w:w="939"/>
      </w:tblGrid>
      <w:tr w:rsidR="00A2085B" w14:paraId="16CEFF1D" w14:textId="77777777" w:rsidTr="002F317E">
        <w:trPr>
          <w:tblHeader/>
        </w:trPr>
        <w:tc>
          <w:tcPr>
            <w:tcW w:w="292" w:type="dxa"/>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6CB8CC21"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w:t>
            </w:r>
          </w:p>
        </w:tc>
        <w:tc>
          <w:tcPr>
            <w:tcW w:w="1072" w:type="dxa"/>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87BF8EA"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Luaran resmi</w:t>
            </w:r>
          </w:p>
        </w:tc>
        <w:tc>
          <w:tcPr>
            <w:tcW w:w="1514" w:type="dxa"/>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1708E447"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Aset FINTRACK siap pakai</w:t>
            </w:r>
          </w:p>
        </w:tc>
        <w:tc>
          <w:tcPr>
            <w:tcW w:w="2882" w:type="pct"/>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B2A4545"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Yang masih harus dibuat</w:t>
            </w:r>
          </w:p>
        </w:tc>
        <w:tc>
          <w:tcPr>
            <w:tcW w:w="521" w:type="pct"/>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FB03ADD"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Deadline</w:t>
            </w:r>
            <w:proofErr w:type="spellEnd"/>
          </w:p>
        </w:tc>
      </w:tr>
      <w:tr w:rsidR="00A2085B" w14:paraId="2243F86E" w14:textId="77777777" w:rsidTr="002F317E">
        <w:tc>
          <w:tcPr>
            <w:tcW w:w="292" w:type="dxa"/>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E1DB24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1</w:t>
            </w:r>
          </w:p>
        </w:tc>
        <w:tc>
          <w:tcPr>
            <w:tcW w:w="1072" w:type="dxa"/>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44E5212"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Tugas 1 — Proposal</w:t>
            </w:r>
            <w:r>
              <w:rPr>
                <w:rFonts w:ascii="Calibri" w:eastAsia="Times New Roman" w:hAnsi="Calibri" w:cs="Calibri"/>
                <w:color w:val="1F2937"/>
                <w:sz w:val="18"/>
                <w:szCs w:val="18"/>
              </w:rPr>
              <w:t xml:space="preserve"> (20%)</w:t>
            </w:r>
          </w:p>
        </w:tc>
        <w:tc>
          <w:tcPr>
            <w:tcW w:w="1514" w:type="dxa"/>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BAF606A" w14:textId="77777777" w:rsidR="00BC46F0" w:rsidRDefault="00BC46F0">
            <w:pPr>
              <w:spacing w:before="120" w:after="120"/>
              <w:rPr>
                <w:rFonts w:ascii="Calibri" w:eastAsia="Times New Roman" w:hAnsi="Calibri" w:cs="Calibri"/>
                <w:color w:val="1F2937"/>
                <w:sz w:val="18"/>
                <w:szCs w:val="18"/>
              </w:rPr>
            </w:pPr>
            <w:r>
              <w:rPr>
                <w:rStyle w:val="KodeHTML"/>
                <w:color w:val="1F2937"/>
              </w:rPr>
              <w:t>fintrack.md</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xml:space="preserve">. 1–3 (latar belakang, tujuan/metrik, </w:t>
            </w:r>
            <w:proofErr w:type="spellStart"/>
            <w:r>
              <w:rPr>
                <w:rFonts w:ascii="Calibri" w:eastAsia="Times New Roman" w:hAnsi="Calibri" w:cs="Calibri"/>
                <w:color w:val="1F2937"/>
                <w:sz w:val="18"/>
                <w:szCs w:val="18"/>
              </w:rPr>
              <w:t>personas</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xml:space="preserve">. 7 (ruang lingkup + jadwal 2 tahap), </w:t>
            </w: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xml:space="preserve">. 21 (kompetitor → </w:t>
            </w:r>
            <w:r>
              <w:rPr>
                <w:rFonts w:ascii="Calibri" w:eastAsia="Times New Roman" w:hAnsi="Calibri" w:cs="Calibri"/>
                <w:color w:val="1F2937"/>
                <w:sz w:val="18"/>
                <w:szCs w:val="18"/>
              </w:rPr>
              <w:lastRenderedPageBreak/>
              <w:t>bahan tinjauan pustaka)</w:t>
            </w:r>
          </w:p>
        </w:tc>
        <w:tc>
          <w:tcPr>
            <w:tcW w:w="2882" w:type="pct"/>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212C7A9"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lastRenderedPageBreak/>
              <w:t>DRAFT SUDAH ADA</w:t>
            </w:r>
            <w:r>
              <w:rPr>
                <w:rFonts w:ascii="Calibri" w:eastAsia="Times New Roman" w:hAnsi="Calibri" w:cs="Calibri"/>
                <w:color w:val="1F2937"/>
                <w:sz w:val="18"/>
                <w:szCs w:val="18"/>
              </w:rPr>
              <w:t xml:space="preserve"> (</w:t>
            </w:r>
            <w:r>
              <w:rPr>
                <w:rStyle w:val="KodeHTML"/>
                <w:color w:val="1F2937"/>
              </w:rPr>
              <w:t>Proposal_FINTRACK_Tugas_1_STSI4440_Kelompok_B.docx</w:t>
            </w:r>
            <w:r>
              <w:rPr>
                <w:rFonts w:ascii="Calibri" w:eastAsia="Times New Roman" w:hAnsi="Calibri" w:cs="Calibri"/>
                <w:color w:val="1F2937"/>
                <w:sz w:val="18"/>
                <w:szCs w:val="18"/>
              </w:rPr>
              <w:t xml:space="preserve">): bab I–II lengkap + 6 referensi + lampiran. </w:t>
            </w:r>
            <w:r>
              <w:rPr>
                <w:rStyle w:val="Kuat"/>
                <w:rFonts w:ascii="Calibri" w:eastAsia="Times New Roman" w:hAnsi="Calibri" w:cs="Calibri"/>
                <w:color w:val="1F2937"/>
                <w:sz w:val="18"/>
                <w:szCs w:val="18"/>
              </w:rPr>
              <w:t>Tinggal:</w:t>
            </w:r>
            <w:r>
              <w:rPr>
                <w:rFonts w:ascii="Calibri" w:eastAsia="Times New Roman" w:hAnsi="Calibri" w:cs="Calibri"/>
                <w:color w:val="1F2937"/>
                <w:sz w:val="18"/>
                <w:szCs w:val="18"/>
              </w:rPr>
              <w:t xml:space="preserve"> isi NIM 5 anggota, tempat/tanggal surat pernyataan, bersihkan artefak angka di </w:t>
            </w:r>
            <w:proofErr w:type="spellStart"/>
            <w:r>
              <w:rPr>
                <w:rFonts w:ascii="Calibri" w:eastAsia="Times New Roman" w:hAnsi="Calibri" w:cs="Calibri"/>
                <w:color w:val="1F2937"/>
                <w:sz w:val="18"/>
                <w:szCs w:val="18"/>
              </w:rPr>
              <w:t>cover</w:t>
            </w:r>
            <w:proofErr w:type="spellEnd"/>
            <w:r>
              <w:rPr>
                <w:rFonts w:ascii="Calibri" w:eastAsia="Times New Roman" w:hAnsi="Calibri" w:cs="Calibri"/>
                <w:color w:val="1F2937"/>
                <w:sz w:val="18"/>
                <w:szCs w:val="18"/>
              </w:rPr>
              <w:t>, tanda tangan</w:t>
            </w:r>
          </w:p>
        </w:tc>
        <w:tc>
          <w:tcPr>
            <w:tcW w:w="521" w:type="pct"/>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582495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Sesi 3</w:t>
            </w:r>
          </w:p>
        </w:tc>
      </w:tr>
      <w:tr w:rsidR="00A2085B" w14:paraId="6E69B476" w14:textId="77777777" w:rsidTr="002F317E">
        <w:tc>
          <w:tcPr>
            <w:tcW w:w="292" w:type="dxa"/>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49E506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2</w:t>
            </w:r>
          </w:p>
        </w:tc>
        <w:tc>
          <w:tcPr>
            <w:tcW w:w="1072" w:type="dxa"/>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88055D7"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Tugas 2 — Laporan Kemajuan</w:t>
            </w:r>
            <w:r>
              <w:rPr>
                <w:rFonts w:ascii="Calibri" w:eastAsia="Times New Roman" w:hAnsi="Calibri" w:cs="Calibri"/>
                <w:color w:val="1F2937"/>
                <w:sz w:val="18"/>
                <w:szCs w:val="18"/>
              </w:rPr>
              <w:t xml:space="preserve"> (30%)</w:t>
            </w:r>
          </w:p>
        </w:tc>
        <w:tc>
          <w:tcPr>
            <w:tcW w:w="1514" w:type="dxa"/>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E69F6B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Semua di atas + </w:t>
            </w: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xml:space="preserve">. 10 (ERD), </w:t>
            </w: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xml:space="preserve">. 34 (skema </w:t>
            </w:r>
            <w:proofErr w:type="spellStart"/>
            <w:r>
              <w:rPr>
                <w:rFonts w:ascii="Calibri" w:eastAsia="Times New Roman" w:hAnsi="Calibri" w:cs="Calibri"/>
                <w:color w:val="1F2937"/>
                <w:sz w:val="18"/>
                <w:szCs w:val="18"/>
              </w:rPr>
              <w:t>MySQL</w:t>
            </w:r>
            <w:proofErr w:type="spellEnd"/>
            <w:r>
              <w:rPr>
                <w:rFonts w:ascii="Calibri" w:eastAsia="Times New Roman" w:hAnsi="Calibri" w:cs="Calibri"/>
                <w:color w:val="1F2937"/>
                <w:sz w:val="18"/>
                <w:szCs w:val="18"/>
              </w:rPr>
              <w:t>/</w:t>
            </w:r>
            <w:proofErr w:type="spellStart"/>
            <w:r>
              <w:rPr>
                <w:rFonts w:ascii="Calibri" w:eastAsia="Times New Roman" w:hAnsi="Calibri" w:cs="Calibri"/>
                <w:color w:val="1F2937"/>
                <w:sz w:val="18"/>
                <w:szCs w:val="18"/>
              </w:rPr>
              <w:t>MariaDB</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xml:space="preserve">. 35 (Business </w:t>
            </w:r>
            <w:proofErr w:type="spellStart"/>
            <w:r>
              <w:rPr>
                <w:rFonts w:ascii="Calibri" w:eastAsia="Times New Roman" w:hAnsi="Calibri" w:cs="Calibri"/>
                <w:color w:val="1F2937"/>
                <w:sz w:val="18"/>
                <w:szCs w:val="18"/>
              </w:rPr>
              <w:t>Rules</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xml:space="preserve">. 11–12 (API &amp; arsitektur), </w:t>
            </w: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17 (</w:t>
            </w:r>
            <w:proofErr w:type="spellStart"/>
            <w:r>
              <w:rPr>
                <w:rFonts w:ascii="Calibri" w:eastAsia="Times New Roman" w:hAnsi="Calibri" w:cs="Calibri"/>
                <w:color w:val="1F2937"/>
                <w:sz w:val="18"/>
                <w:szCs w:val="18"/>
              </w:rPr>
              <w:t>roadmap</w:t>
            </w:r>
            <w:proofErr w:type="spellEnd"/>
            <w:r>
              <w:rPr>
                <w:rFonts w:ascii="Calibri" w:eastAsia="Times New Roman" w:hAnsi="Calibri" w:cs="Calibri"/>
                <w:color w:val="1F2937"/>
                <w:sz w:val="18"/>
                <w:szCs w:val="18"/>
              </w:rPr>
              <w:t xml:space="preserve">), </w:t>
            </w:r>
            <w:r>
              <w:rPr>
                <w:rStyle w:val="KodeHTML"/>
                <w:color w:val="1F2937"/>
              </w:rPr>
              <w:t>design.md</w:t>
            </w:r>
            <w:r>
              <w:rPr>
                <w:rFonts w:ascii="Calibri" w:eastAsia="Times New Roman" w:hAnsi="Calibri" w:cs="Calibri"/>
                <w:color w:val="1F2937"/>
                <w:sz w:val="18"/>
                <w:szCs w:val="18"/>
              </w:rPr>
              <w:t xml:space="preserve"> (desain UI)</w:t>
            </w:r>
          </w:p>
        </w:tc>
        <w:tc>
          <w:tcPr>
            <w:tcW w:w="2882" w:type="pct"/>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229B91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Naskah laporan kemajuan (sistematika Bagian 4) + bukti progres implementasi (</w:t>
            </w:r>
            <w:proofErr w:type="spellStart"/>
            <w:r>
              <w:rPr>
                <w:rFonts w:ascii="Calibri" w:eastAsia="Times New Roman" w:hAnsi="Calibri" w:cs="Calibri"/>
                <w:color w:val="1F2937"/>
                <w:sz w:val="18"/>
                <w:szCs w:val="18"/>
              </w:rPr>
              <w:t>screenshot</w:t>
            </w:r>
            <w:proofErr w:type="spellEnd"/>
            <w:r>
              <w:rPr>
                <w:rFonts w:ascii="Calibri" w:eastAsia="Times New Roman" w:hAnsi="Calibri" w:cs="Calibri"/>
                <w:color w:val="1F2937"/>
                <w:sz w:val="18"/>
                <w:szCs w:val="18"/>
              </w:rPr>
              <w:t xml:space="preserve"> awal)</w:t>
            </w:r>
          </w:p>
        </w:tc>
        <w:tc>
          <w:tcPr>
            <w:tcW w:w="521" w:type="pct"/>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5AFA56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Sesi 5</w:t>
            </w:r>
          </w:p>
        </w:tc>
      </w:tr>
      <w:tr w:rsidR="00A2085B" w14:paraId="105AF1CC" w14:textId="77777777" w:rsidTr="002F317E">
        <w:tc>
          <w:tcPr>
            <w:tcW w:w="292" w:type="dxa"/>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83D14D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3</w:t>
            </w:r>
          </w:p>
        </w:tc>
        <w:tc>
          <w:tcPr>
            <w:tcW w:w="1072" w:type="dxa"/>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A566830"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Tugas 3 — Laporan Akhir</w:t>
            </w:r>
            <w:r>
              <w:rPr>
                <w:rFonts w:ascii="Calibri" w:eastAsia="Times New Roman" w:hAnsi="Calibri" w:cs="Calibri"/>
                <w:color w:val="1F2937"/>
                <w:sz w:val="18"/>
                <w:szCs w:val="18"/>
              </w:rPr>
              <w:t xml:space="preserve"> (komponen Tugas 3)</w:t>
            </w:r>
          </w:p>
        </w:tc>
        <w:tc>
          <w:tcPr>
            <w:tcW w:w="1514" w:type="dxa"/>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FE79D4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Seluruh dokumen teknis + </w:t>
            </w: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xml:space="preserve">. 16 (rencana pengujian) + </w:t>
            </w: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26 (</w:t>
            </w:r>
            <w:proofErr w:type="spellStart"/>
            <w:r>
              <w:rPr>
                <w:rFonts w:ascii="Calibri" w:eastAsia="Times New Roman" w:hAnsi="Calibri" w:cs="Calibri"/>
                <w:color w:val="1F2937"/>
                <w:sz w:val="18"/>
                <w:szCs w:val="18"/>
              </w:rPr>
              <w:t>sequence</w:t>
            </w:r>
            <w:proofErr w:type="spellEnd"/>
            <w:r>
              <w:rPr>
                <w:rFonts w:ascii="Calibri" w:eastAsia="Times New Roman" w:hAnsi="Calibri" w:cs="Calibri"/>
                <w:color w:val="1F2937"/>
                <w:sz w:val="18"/>
                <w:szCs w:val="18"/>
              </w:rPr>
              <w:t xml:space="preserve"> diagram)</w:t>
            </w:r>
          </w:p>
        </w:tc>
        <w:tc>
          <w:tcPr>
            <w:tcW w:w="2882" w:type="pct"/>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38899B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Hasil implementasi &amp; pengujian nyata (</w:t>
            </w:r>
            <w:proofErr w:type="spellStart"/>
            <w:r>
              <w:rPr>
                <w:rFonts w:ascii="Calibri" w:eastAsia="Times New Roman" w:hAnsi="Calibri" w:cs="Calibri"/>
                <w:color w:val="1F2937"/>
                <w:sz w:val="18"/>
                <w:szCs w:val="18"/>
              </w:rPr>
              <w:t>screenshot</w:t>
            </w:r>
            <w:proofErr w:type="spellEnd"/>
            <w:r>
              <w:rPr>
                <w:rFonts w:ascii="Calibri" w:eastAsia="Times New Roman" w:hAnsi="Calibri" w:cs="Calibri"/>
                <w:color w:val="1F2937"/>
                <w:sz w:val="18"/>
                <w:szCs w:val="18"/>
              </w:rPr>
              <w:t xml:space="preserve">, hasil </w:t>
            </w:r>
            <w:proofErr w:type="spellStart"/>
            <w:r>
              <w:rPr>
                <w:rFonts w:ascii="Calibri" w:eastAsia="Times New Roman" w:hAnsi="Calibri" w:cs="Calibri"/>
                <w:color w:val="1F2937"/>
                <w:sz w:val="18"/>
                <w:szCs w:val="18"/>
              </w:rPr>
              <w:t>test</w:t>
            </w:r>
            <w:proofErr w:type="spellEnd"/>
            <w:r>
              <w:rPr>
                <w:rFonts w:ascii="Calibri" w:eastAsia="Times New Roman" w:hAnsi="Calibri" w:cs="Calibri"/>
                <w:color w:val="1F2937"/>
                <w:sz w:val="18"/>
                <w:szCs w:val="18"/>
              </w:rPr>
              <w:t xml:space="preserve"> BR), Kesimpulan &amp; Rekomendasi, lampiran lengkap</w:t>
            </w:r>
          </w:p>
        </w:tc>
        <w:tc>
          <w:tcPr>
            <w:tcW w:w="521" w:type="pct"/>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A7D9F7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Sesi 7</w:t>
            </w:r>
          </w:p>
        </w:tc>
      </w:tr>
      <w:tr w:rsidR="00A2085B" w14:paraId="1204C3BA" w14:textId="77777777" w:rsidTr="002F317E">
        <w:tc>
          <w:tcPr>
            <w:tcW w:w="292" w:type="dxa"/>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BFACB9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4</w:t>
            </w:r>
          </w:p>
        </w:tc>
        <w:tc>
          <w:tcPr>
            <w:tcW w:w="1072" w:type="dxa"/>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F624231"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Video</w:t>
            </w:r>
            <w:r>
              <w:rPr>
                <w:rFonts w:ascii="Calibri" w:eastAsia="Times New Roman" w:hAnsi="Calibri" w:cs="Calibri"/>
                <w:color w:val="1F2937"/>
                <w:sz w:val="18"/>
                <w:szCs w:val="18"/>
              </w:rPr>
              <w:t xml:space="preserve"> 4–7 menit (</w:t>
            </w:r>
            <w:proofErr w:type="spellStart"/>
            <w:r>
              <w:rPr>
                <w:rFonts w:ascii="Calibri" w:eastAsia="Times New Roman" w:hAnsi="Calibri" w:cs="Calibri"/>
                <w:color w:val="1F2937"/>
                <w:sz w:val="18"/>
                <w:szCs w:val="18"/>
              </w:rPr>
              <w:t>YouTube</w:t>
            </w:r>
            <w:proofErr w:type="spellEnd"/>
            <w:r>
              <w:rPr>
                <w:rFonts w:ascii="Calibri" w:eastAsia="Times New Roman" w:hAnsi="Calibri" w:cs="Calibri"/>
                <w:color w:val="1F2937"/>
                <w:sz w:val="18"/>
                <w:szCs w:val="18"/>
              </w:rPr>
              <w:t>)</w:t>
            </w:r>
          </w:p>
        </w:tc>
        <w:tc>
          <w:tcPr>
            <w:tcW w:w="1514" w:type="dxa"/>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7922AD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c>
          <w:tcPr>
            <w:tcW w:w="2882" w:type="pct"/>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D8165A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Naskah video + rekaman demo produk; </w:t>
            </w:r>
            <w:r>
              <w:rPr>
                <w:rStyle w:val="Kuat"/>
                <w:rFonts w:ascii="Calibri" w:eastAsia="Times New Roman" w:hAnsi="Calibri" w:cs="Calibri"/>
                <w:color w:val="1F2937"/>
                <w:sz w:val="18"/>
                <w:szCs w:val="18"/>
              </w:rPr>
              <w:t>semua 5 anggota harus tampil</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link</w:t>
            </w:r>
            <w:proofErr w:type="spellEnd"/>
            <w:r>
              <w:rPr>
                <w:rFonts w:ascii="Calibri" w:eastAsia="Times New Roman" w:hAnsi="Calibri" w:cs="Calibri"/>
                <w:color w:val="1F2937"/>
                <w:sz w:val="18"/>
                <w:szCs w:val="18"/>
              </w:rPr>
              <w:t xml:space="preserve"> ditempel di Tugas 3</w:t>
            </w:r>
          </w:p>
        </w:tc>
        <w:tc>
          <w:tcPr>
            <w:tcW w:w="521" w:type="pct"/>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82657D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Sesi 7</w:t>
            </w:r>
          </w:p>
        </w:tc>
      </w:tr>
      <w:tr w:rsidR="00A2085B" w14:paraId="152ABAD6" w14:textId="77777777" w:rsidTr="002F317E">
        <w:tc>
          <w:tcPr>
            <w:tcW w:w="292" w:type="dxa"/>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BD56A4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5</w:t>
            </w:r>
          </w:p>
        </w:tc>
        <w:tc>
          <w:tcPr>
            <w:tcW w:w="1072" w:type="dxa"/>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55ABFA5"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Poster A4</w:t>
            </w:r>
          </w:p>
        </w:tc>
        <w:tc>
          <w:tcPr>
            <w:tcW w:w="1514" w:type="dxa"/>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576E9F8"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Branding</w:t>
            </w:r>
            <w:proofErr w:type="spellEnd"/>
            <w:r>
              <w:rPr>
                <w:rFonts w:ascii="Calibri" w:eastAsia="Times New Roman" w:hAnsi="Calibri" w:cs="Calibri"/>
                <w:color w:val="1F2937"/>
                <w:sz w:val="18"/>
                <w:szCs w:val="18"/>
              </w:rPr>
              <w:t xml:space="preserve"> FINTRACK dari </w:t>
            </w:r>
            <w:proofErr w:type="spellStart"/>
            <w:r>
              <w:rPr>
                <w:rFonts w:ascii="Calibri" w:eastAsia="Times New Roman" w:hAnsi="Calibri" w:cs="Calibri"/>
                <w:color w:val="1F2937"/>
                <w:sz w:val="18"/>
                <w:szCs w:val="18"/>
              </w:rPr>
              <w:t>mockup</w:t>
            </w:r>
            <w:proofErr w:type="spellEnd"/>
            <w:r>
              <w:rPr>
                <w:rFonts w:ascii="Calibri" w:eastAsia="Times New Roman" w:hAnsi="Calibri" w:cs="Calibri"/>
                <w:color w:val="1F2937"/>
                <w:sz w:val="18"/>
                <w:szCs w:val="18"/>
              </w:rPr>
              <w:t xml:space="preserve"> (logo, palet warna, </w:t>
            </w:r>
            <w:proofErr w:type="spellStart"/>
            <w:r>
              <w:rPr>
                <w:rFonts w:ascii="Calibri" w:eastAsia="Times New Roman" w:hAnsi="Calibri" w:cs="Calibri"/>
                <w:color w:val="1F2937"/>
                <w:sz w:val="18"/>
                <w:szCs w:val="18"/>
              </w:rPr>
              <w:t>tagline</w:t>
            </w:r>
            <w:proofErr w:type="spellEnd"/>
            <w:r>
              <w:rPr>
                <w:rFonts w:ascii="Calibri" w:eastAsia="Times New Roman" w:hAnsi="Calibri" w:cs="Calibri"/>
                <w:color w:val="1F2937"/>
                <w:sz w:val="18"/>
                <w:szCs w:val="18"/>
              </w:rPr>
              <w:t xml:space="preserve"> "To-Do </w:t>
            </w:r>
            <w:proofErr w:type="spellStart"/>
            <w:r>
              <w:rPr>
                <w:rFonts w:ascii="Calibri" w:eastAsia="Times New Roman" w:hAnsi="Calibri" w:cs="Calibri"/>
                <w:color w:val="1F2937"/>
                <w:sz w:val="18"/>
                <w:szCs w:val="18"/>
              </w:rPr>
              <w:t>List</w:t>
            </w:r>
            <w:proofErr w:type="spellEnd"/>
            <w:r>
              <w:rPr>
                <w:rFonts w:ascii="Calibri" w:eastAsia="Times New Roman" w:hAnsi="Calibri" w:cs="Calibri"/>
                <w:color w:val="1F2937"/>
                <w:sz w:val="18"/>
                <w:szCs w:val="18"/>
              </w:rPr>
              <w:t xml:space="preserve"> untuk Keuangan")</w:t>
            </w:r>
          </w:p>
        </w:tc>
        <w:tc>
          <w:tcPr>
            <w:tcW w:w="2882" w:type="pct"/>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DFA9E7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Poster 1 halaman A4: masalah → solusi → cara kerja produk → </w:t>
            </w:r>
            <w:proofErr w:type="spellStart"/>
            <w:r>
              <w:rPr>
                <w:rFonts w:ascii="Calibri" w:eastAsia="Times New Roman" w:hAnsi="Calibri" w:cs="Calibri"/>
                <w:color w:val="1F2937"/>
                <w:sz w:val="18"/>
                <w:szCs w:val="18"/>
              </w:rPr>
              <w:t>screenshot</w:t>
            </w:r>
            <w:proofErr w:type="spellEnd"/>
          </w:p>
        </w:tc>
        <w:tc>
          <w:tcPr>
            <w:tcW w:w="521" w:type="pct"/>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29D3C9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Sesi 7</w:t>
            </w:r>
          </w:p>
        </w:tc>
      </w:tr>
      <w:tr w:rsidR="00A2085B" w14:paraId="28E84205" w14:textId="77777777" w:rsidTr="002F317E">
        <w:tc>
          <w:tcPr>
            <w:tcW w:w="292" w:type="dxa"/>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34E63F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6</w:t>
            </w:r>
          </w:p>
        </w:tc>
        <w:tc>
          <w:tcPr>
            <w:tcW w:w="1072" w:type="dxa"/>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15D7B09"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PowerPoint</w:t>
            </w:r>
            <w:r>
              <w:rPr>
                <w:rFonts w:ascii="Calibri" w:eastAsia="Times New Roman" w:hAnsi="Calibri" w:cs="Calibri"/>
                <w:color w:val="1F2937"/>
                <w:sz w:val="18"/>
                <w:szCs w:val="18"/>
              </w:rPr>
              <w:t xml:space="preserve"> (8–12 </w:t>
            </w:r>
            <w:proofErr w:type="spellStart"/>
            <w:r>
              <w:rPr>
                <w:rFonts w:ascii="Calibri" w:eastAsia="Times New Roman" w:hAnsi="Calibri" w:cs="Calibri"/>
                <w:color w:val="1F2937"/>
                <w:sz w:val="18"/>
                <w:szCs w:val="18"/>
              </w:rPr>
              <w:t>slide</w:t>
            </w:r>
            <w:proofErr w:type="spellEnd"/>
            <w:r>
              <w:rPr>
                <w:rFonts w:ascii="Calibri" w:eastAsia="Times New Roman" w:hAnsi="Calibri" w:cs="Calibri"/>
                <w:color w:val="1F2937"/>
                <w:sz w:val="18"/>
                <w:szCs w:val="18"/>
              </w:rPr>
              <w:t>, presentasi 10–15 menit)</w:t>
            </w:r>
          </w:p>
        </w:tc>
        <w:tc>
          <w:tcPr>
            <w:tcW w:w="1514" w:type="dxa"/>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A45B14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Struktur cerita tersedia: masalah → spesifikasi → desain (ERD, UI) → implementasi → pengujian</w:t>
            </w:r>
          </w:p>
        </w:tc>
        <w:tc>
          <w:tcPr>
            <w:tcW w:w="2882" w:type="pct"/>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EADF229"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Slide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deck</w:t>
            </w:r>
            <w:proofErr w:type="spellEnd"/>
            <w:r>
              <w:rPr>
                <w:rFonts w:ascii="Calibri" w:eastAsia="Times New Roman" w:hAnsi="Calibri" w:cs="Calibri"/>
                <w:color w:val="1F2937"/>
                <w:sz w:val="18"/>
                <w:szCs w:val="18"/>
              </w:rPr>
              <w:t xml:space="preserve"> + pembagian bicara </w:t>
            </w:r>
            <w:r>
              <w:rPr>
                <w:rStyle w:val="Kuat"/>
                <w:rFonts w:ascii="Calibri" w:eastAsia="Times New Roman" w:hAnsi="Calibri" w:cs="Calibri"/>
                <w:color w:val="1F2937"/>
                <w:sz w:val="18"/>
                <w:szCs w:val="18"/>
              </w:rPr>
              <w:t>5 anggota bergantian</w:t>
            </w:r>
            <w:r>
              <w:rPr>
                <w:rFonts w:ascii="Calibri" w:eastAsia="Times New Roman" w:hAnsi="Calibri" w:cs="Calibri"/>
                <w:color w:val="1F2937"/>
                <w:sz w:val="18"/>
                <w:szCs w:val="18"/>
              </w:rPr>
              <w:t xml:space="preserve"> + penjelasan </w:t>
            </w:r>
            <w:proofErr w:type="spellStart"/>
            <w:r>
              <w:rPr>
                <w:rFonts w:ascii="Calibri" w:eastAsia="Times New Roman" w:hAnsi="Calibri" w:cs="Calibri"/>
                <w:color w:val="1F2937"/>
                <w:sz w:val="18"/>
                <w:szCs w:val="18"/>
              </w:rPr>
              <w:t>trade-off</w:t>
            </w:r>
            <w:proofErr w:type="spellEnd"/>
            <w:r>
              <w:rPr>
                <w:rFonts w:ascii="Calibri" w:eastAsia="Times New Roman" w:hAnsi="Calibri" w:cs="Calibri"/>
                <w:color w:val="1F2937"/>
                <w:sz w:val="18"/>
                <w:szCs w:val="18"/>
              </w:rPr>
              <w:t xml:space="preserve"> &amp; kendala + </w:t>
            </w:r>
            <w:proofErr w:type="spellStart"/>
            <w:r>
              <w:rPr>
                <w:rFonts w:ascii="Calibri" w:eastAsia="Times New Roman" w:hAnsi="Calibri" w:cs="Calibri"/>
                <w:color w:val="1F2937"/>
                <w:sz w:val="18"/>
                <w:szCs w:val="18"/>
              </w:rPr>
              <w:t>rincian</w:t>
            </w:r>
            <w:proofErr w:type="spellEnd"/>
            <w:r>
              <w:rPr>
                <w:rFonts w:ascii="Calibri" w:eastAsia="Times New Roman" w:hAnsi="Calibri" w:cs="Calibri"/>
                <w:color w:val="1F2937"/>
                <w:sz w:val="18"/>
                <w:szCs w:val="18"/>
              </w:rPr>
              <w:t xml:space="preserve"> kontribusi per anggota</w:t>
            </w:r>
          </w:p>
        </w:tc>
        <w:tc>
          <w:tcPr>
            <w:tcW w:w="521" w:type="pct"/>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230102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Sesi 7</w:t>
            </w:r>
          </w:p>
        </w:tc>
      </w:tr>
      <w:tr w:rsidR="00A2085B" w14:paraId="2346A6BD" w14:textId="77777777" w:rsidTr="002F317E">
        <w:tc>
          <w:tcPr>
            <w:tcW w:w="292" w:type="dxa"/>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13986D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7</w:t>
            </w:r>
          </w:p>
        </w:tc>
        <w:tc>
          <w:tcPr>
            <w:tcW w:w="1072" w:type="dxa"/>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6F6DBD1"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Karya Ilmiah</w:t>
            </w:r>
            <w:r>
              <w:rPr>
                <w:rFonts w:ascii="Calibri" w:eastAsia="Times New Roman" w:hAnsi="Calibri" w:cs="Calibri"/>
                <w:color w:val="1F2937"/>
                <w:sz w:val="18"/>
                <w:szCs w:val="18"/>
              </w:rPr>
              <w:t xml:space="preserve"> (artikel ilmiah)</w:t>
            </w:r>
          </w:p>
        </w:tc>
        <w:tc>
          <w:tcPr>
            <w:tcW w:w="1514" w:type="dxa"/>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75BC88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c>
          <w:tcPr>
            <w:tcW w:w="2882" w:type="pct"/>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729AB14"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Ikuti panduan terpisah </w:t>
            </w:r>
            <w:r>
              <w:rPr>
                <w:rStyle w:val="Kuat"/>
                <w:rFonts w:ascii="Calibri" w:eastAsia="Times New Roman" w:hAnsi="Calibri" w:cs="Calibri"/>
                <w:color w:val="1F2937"/>
                <w:sz w:val="18"/>
                <w:szCs w:val="18"/>
              </w:rPr>
              <w:t>MKWI4560</w:t>
            </w:r>
            <w:r>
              <w:rPr>
                <w:rFonts w:ascii="Calibri" w:eastAsia="Times New Roman" w:hAnsi="Calibri" w:cs="Calibri"/>
                <w:color w:val="1F2937"/>
                <w:sz w:val="18"/>
                <w:szCs w:val="18"/>
              </w:rPr>
              <w:t xml:space="preserve"> (unduh dari </w:t>
            </w:r>
            <w:hyperlink r:id="rId5" w:history="1">
              <w:r>
                <w:rPr>
                  <w:rStyle w:val="Hyperlink"/>
                  <w:rFonts w:ascii="Calibri" w:eastAsia="Times New Roman" w:hAnsi="Calibri" w:cs="Calibri"/>
                  <w:sz w:val="18"/>
                  <w:szCs w:val="18"/>
                </w:rPr>
                <w:t>https://si-fst.ut.ac.id/a</w:t>
              </w:r>
              <w:r>
                <w:rPr>
                  <w:rStyle w:val="Hyperlink"/>
                  <w:rFonts w:ascii="Calibri" w:eastAsia="Times New Roman" w:hAnsi="Calibri" w:cs="Calibri"/>
                  <w:sz w:val="18"/>
                  <w:szCs w:val="18"/>
                </w:rPr>
                <w:t>r</w:t>
              </w:r>
              <w:r>
                <w:rPr>
                  <w:rStyle w:val="Hyperlink"/>
                  <w:rFonts w:ascii="Calibri" w:eastAsia="Times New Roman" w:hAnsi="Calibri" w:cs="Calibri"/>
                  <w:sz w:val="18"/>
                  <w:szCs w:val="18"/>
                </w:rPr>
                <w:t>sip/</w:t>
              </w:r>
            </w:hyperlink>
            <w:r>
              <w:rPr>
                <w:rFonts w:ascii="Calibri" w:eastAsia="Times New Roman" w:hAnsi="Calibri" w:cs="Calibri"/>
                <w:color w:val="1F2937"/>
                <w:sz w:val="18"/>
                <w:szCs w:val="18"/>
              </w:rPr>
              <w:t>) — belum kita pegang</w:t>
            </w:r>
          </w:p>
        </w:tc>
        <w:tc>
          <w:tcPr>
            <w:tcW w:w="521" w:type="pct"/>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49500A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Sesi 7</w:t>
            </w:r>
          </w:p>
        </w:tc>
      </w:tr>
    </w:tbl>
    <w:p w14:paraId="6877709B"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2F4ADBF7">
          <v:rect id="_x0000_i1037" style="width:0;height:1.5pt" o:hralign="center" o:hrstd="t" o:hr="t" fillcolor="#a0a0a0" stroked="f"/>
        </w:pict>
      </w:r>
    </w:p>
    <w:p w14:paraId="4927E33E" w14:textId="77777777" w:rsidR="00BC46F0" w:rsidRDefault="00BC46F0">
      <w:pPr>
        <w:pStyle w:val="Judul2"/>
        <w:rPr>
          <w:rFonts w:ascii="Calibri" w:eastAsia="Times New Roman" w:hAnsi="Calibri" w:cs="Calibri"/>
        </w:rPr>
      </w:pPr>
      <w:r>
        <w:rPr>
          <w:rFonts w:ascii="Calibri" w:eastAsia="Times New Roman" w:hAnsi="Calibri" w:cs="Calibri"/>
        </w:rPr>
        <w:t>3. Pemetaan Sistematika Proposal (Tugas 1) → Sumber</w:t>
      </w:r>
    </w:p>
    <w:tbl>
      <w:tblPr>
        <w:tblW w:w="5000" w:type="pct"/>
        <w:tblCellMar>
          <w:top w:w="15" w:type="dxa"/>
          <w:left w:w="15" w:type="dxa"/>
          <w:bottom w:w="15" w:type="dxa"/>
          <w:right w:w="15" w:type="dxa"/>
        </w:tblCellMar>
        <w:tblLook w:val="04A0" w:firstRow="1" w:lastRow="0" w:firstColumn="1" w:lastColumn="0" w:noHBand="0" w:noVBand="1"/>
      </w:tblPr>
      <w:tblGrid>
        <w:gridCol w:w="1920"/>
        <w:gridCol w:w="5882"/>
        <w:gridCol w:w="1208"/>
      </w:tblGrid>
      <w:tr w:rsidR="00A2085B" w14:paraId="4033DDEE"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1A45A1CF"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lastRenderedPageBreak/>
              <w:t>Bab resmi</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7C5D4555"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Ambil dari</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139C47E"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Status</w:t>
            </w:r>
          </w:p>
        </w:tc>
      </w:tr>
      <w:tr w:rsidR="00A2085B" w14:paraId="4DFC8DCA"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0D5CA3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I. Pendahuluan — Latar Belakang</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4BBF9F2" w14:textId="77777777" w:rsidR="00BC46F0" w:rsidRDefault="00BC46F0">
            <w:pPr>
              <w:spacing w:before="120" w:after="120"/>
              <w:rPr>
                <w:rFonts w:ascii="Calibri" w:eastAsia="Times New Roman" w:hAnsi="Calibri" w:cs="Calibri"/>
                <w:color w:val="1F2937"/>
                <w:sz w:val="18"/>
                <w:szCs w:val="18"/>
              </w:rPr>
            </w:pPr>
            <w:r>
              <w:rPr>
                <w:rStyle w:val="KodeHTML"/>
                <w:color w:val="1F2937"/>
              </w:rPr>
              <w:t>fintrack.md</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1 + 3 (masalah: lupa catat pengeluaran, tidak tahu alokasi dana)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A70A1CF" w14:textId="77777777" w:rsidR="00BC46F0" w:rsidRDefault="00BC46F0">
            <w:pPr>
              <w:spacing w:before="120" w:after="120"/>
              <w:rPr>
                <w:rFonts w:ascii="Calibri" w:eastAsia="Times New Roman" w:hAnsi="Calibri" w:cs="Calibri"/>
                <w:color w:val="1F2937"/>
                <w:sz w:val="18"/>
                <w:szCs w:val="18"/>
              </w:rPr>
            </w:pPr>
            <w:r>
              <w:rPr>
                <w:rFonts w:ascii="Segoe UI Emoji" w:eastAsia="Times New Roman" w:hAnsi="Segoe UI Emoji" w:cs="Segoe UI Emoji"/>
                <w:color w:val="1F2937"/>
                <w:sz w:val="18"/>
                <w:szCs w:val="18"/>
              </w:rPr>
              <w:t>✅</w:t>
            </w:r>
            <w:r>
              <w:rPr>
                <w:rFonts w:ascii="Calibri" w:eastAsia="Times New Roman" w:hAnsi="Calibri" w:cs="Calibri"/>
                <w:color w:val="1F2937"/>
                <w:sz w:val="18"/>
                <w:szCs w:val="18"/>
              </w:rPr>
              <w:t xml:space="preserve"> bahan siap</w:t>
            </w:r>
          </w:p>
        </w:tc>
      </w:tr>
      <w:tr w:rsidR="00A2085B" w14:paraId="7F2425D1"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CD8678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I. Pendahuluan — Tujuan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507B9FF"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xml:space="preserve">. 2 (metrik MAU/DAU/retensi) + </w:t>
            </w: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19</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4774879" w14:textId="77777777" w:rsidR="00BC46F0" w:rsidRDefault="00BC46F0">
            <w:pPr>
              <w:spacing w:before="120" w:after="120"/>
              <w:rPr>
                <w:rFonts w:ascii="Calibri" w:eastAsia="Times New Roman" w:hAnsi="Calibri" w:cs="Calibri"/>
                <w:color w:val="1F2937"/>
                <w:sz w:val="18"/>
                <w:szCs w:val="18"/>
              </w:rPr>
            </w:pPr>
            <w:r>
              <w:rPr>
                <w:rFonts w:ascii="Segoe UI Emoji" w:eastAsia="Times New Roman" w:hAnsi="Segoe UI Emoji" w:cs="Segoe UI Emoji"/>
                <w:color w:val="1F2937"/>
                <w:sz w:val="18"/>
                <w:szCs w:val="18"/>
              </w:rPr>
              <w:t>✅</w:t>
            </w:r>
            <w:r>
              <w:rPr>
                <w:rFonts w:ascii="Calibri" w:eastAsia="Times New Roman" w:hAnsi="Calibri" w:cs="Calibri"/>
                <w:color w:val="1F2937"/>
                <w:sz w:val="18"/>
                <w:szCs w:val="18"/>
              </w:rPr>
              <w:t xml:space="preserve"> bahan siap</w:t>
            </w:r>
          </w:p>
        </w:tc>
      </w:tr>
      <w:tr w:rsidR="00A2085B" w14:paraId="17F9BD1A"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8CBB74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I. Pendahuluan — Ruang Lingkup</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A436F2C"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xml:space="preserve">. 7.1–7.3 (MVP 4 modul, Tahap 2, </w:t>
            </w:r>
            <w:proofErr w:type="spellStart"/>
            <w:r>
              <w:rPr>
                <w:rFonts w:ascii="Calibri" w:eastAsia="Times New Roman" w:hAnsi="Calibri" w:cs="Calibri"/>
                <w:color w:val="1F2937"/>
                <w:sz w:val="18"/>
                <w:szCs w:val="18"/>
              </w:rPr>
              <w:t>out-of-scope</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80CA3ED" w14:textId="77777777" w:rsidR="00BC46F0" w:rsidRDefault="00BC46F0">
            <w:pPr>
              <w:spacing w:before="120" w:after="120"/>
              <w:rPr>
                <w:rFonts w:ascii="Calibri" w:eastAsia="Times New Roman" w:hAnsi="Calibri" w:cs="Calibri"/>
                <w:color w:val="1F2937"/>
                <w:sz w:val="18"/>
                <w:szCs w:val="18"/>
              </w:rPr>
            </w:pPr>
            <w:r>
              <w:rPr>
                <w:rFonts w:ascii="Segoe UI Emoji" w:eastAsia="Times New Roman" w:hAnsi="Segoe UI Emoji" w:cs="Segoe UI Emoji"/>
                <w:color w:val="1F2937"/>
                <w:sz w:val="18"/>
                <w:szCs w:val="18"/>
              </w:rPr>
              <w:t>✅</w:t>
            </w:r>
            <w:r>
              <w:rPr>
                <w:rFonts w:ascii="Calibri" w:eastAsia="Times New Roman" w:hAnsi="Calibri" w:cs="Calibri"/>
                <w:color w:val="1F2937"/>
                <w:sz w:val="18"/>
                <w:szCs w:val="18"/>
              </w:rPr>
              <w:t xml:space="preserve"> bahan siap</w:t>
            </w:r>
          </w:p>
        </w:tc>
      </w:tr>
      <w:tr w:rsidR="00A2085B" w14:paraId="1812B49F"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2D8479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I. Pendahuluan — Jadwal Kegiatan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E404294"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17 (</w:t>
            </w:r>
            <w:proofErr w:type="spellStart"/>
            <w:r>
              <w:rPr>
                <w:rFonts w:ascii="Calibri" w:eastAsia="Times New Roman" w:hAnsi="Calibri" w:cs="Calibri"/>
                <w:color w:val="1F2937"/>
                <w:sz w:val="18"/>
                <w:szCs w:val="18"/>
              </w:rPr>
              <w:t>roadmap</w:t>
            </w:r>
            <w:proofErr w:type="spellEnd"/>
            <w:r>
              <w:rPr>
                <w:rFonts w:ascii="Calibri" w:eastAsia="Times New Roman" w:hAnsi="Calibri" w:cs="Calibri"/>
                <w:color w:val="1F2937"/>
                <w:sz w:val="18"/>
                <w:szCs w:val="18"/>
              </w:rPr>
              <w:t xml:space="preserve"> Minggu 1–8) — sesuaikan dengan kalender </w:t>
            </w:r>
            <w:proofErr w:type="spellStart"/>
            <w:r>
              <w:rPr>
                <w:rFonts w:ascii="Calibri" w:eastAsia="Times New Roman" w:hAnsi="Calibri" w:cs="Calibri"/>
                <w:color w:val="1F2937"/>
                <w:sz w:val="18"/>
                <w:szCs w:val="18"/>
              </w:rPr>
              <w:t>tuton</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246FADD" w14:textId="77777777" w:rsidR="00BC46F0" w:rsidRDefault="00BC46F0">
            <w:pPr>
              <w:spacing w:before="120" w:after="120"/>
              <w:rPr>
                <w:rFonts w:ascii="Calibri" w:eastAsia="Times New Roman" w:hAnsi="Calibri" w:cs="Calibri"/>
                <w:color w:val="1F2937"/>
                <w:sz w:val="18"/>
                <w:szCs w:val="18"/>
              </w:rPr>
            </w:pPr>
            <w:r>
              <w:rPr>
                <w:rFonts w:ascii="Segoe UI Emoji" w:eastAsia="Times New Roman" w:hAnsi="Segoe UI Emoji" w:cs="Segoe UI Emoji"/>
                <w:color w:val="1F2937"/>
                <w:sz w:val="18"/>
                <w:szCs w:val="18"/>
              </w:rPr>
              <w:t>✅</w:t>
            </w:r>
            <w:r>
              <w:rPr>
                <w:rFonts w:ascii="Calibri" w:eastAsia="Times New Roman" w:hAnsi="Calibri" w:cs="Calibri"/>
                <w:color w:val="1F2937"/>
                <w:sz w:val="18"/>
                <w:szCs w:val="18"/>
              </w:rPr>
              <w:t xml:space="preserve"> bahan siap</w:t>
            </w:r>
          </w:p>
        </w:tc>
      </w:tr>
      <w:tr w:rsidR="00A2085B" w14:paraId="3CACBFEC"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0A8046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II. Tinjauan Pustaka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8BE2960"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21 (</w:t>
            </w:r>
            <w:proofErr w:type="spellStart"/>
            <w:r>
              <w:rPr>
                <w:rFonts w:ascii="Calibri" w:eastAsia="Times New Roman" w:hAnsi="Calibri" w:cs="Calibri"/>
                <w:color w:val="1F2937"/>
                <w:sz w:val="18"/>
                <w:szCs w:val="18"/>
              </w:rPr>
              <w:t>competitive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analysis</w:t>
            </w:r>
            <w:proofErr w:type="spellEnd"/>
            <w:r>
              <w:rPr>
                <w:rFonts w:ascii="Calibri" w:eastAsia="Times New Roman" w:hAnsi="Calibri" w:cs="Calibri"/>
                <w:color w:val="1F2937"/>
                <w:sz w:val="18"/>
                <w:szCs w:val="18"/>
              </w:rPr>
              <w:t>) + perlu tambahan: teori sistem informasi, literatur aplikasi keuangan pribadi, referensi minimal 5–10 sumber</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2464408" w14:textId="77777777" w:rsidR="00BC46F0" w:rsidRDefault="00BC46F0">
            <w:pPr>
              <w:spacing w:before="120" w:after="120"/>
              <w:rPr>
                <w:rFonts w:ascii="Calibri" w:eastAsia="Times New Roman" w:hAnsi="Calibri" w:cs="Calibri"/>
                <w:color w:val="1F2937"/>
                <w:sz w:val="18"/>
                <w:szCs w:val="18"/>
              </w:rPr>
            </w:pPr>
            <w:r>
              <w:rPr>
                <w:rFonts w:ascii="Segoe UI Emoji" w:eastAsia="Times New Roman" w:hAnsi="Segoe UI Emoji" w:cs="Segoe UI Emoji"/>
                <w:color w:val="1F2937"/>
                <w:sz w:val="18"/>
                <w:szCs w:val="18"/>
              </w:rPr>
              <w:t>⚠️</w:t>
            </w:r>
            <w:r>
              <w:rPr>
                <w:rFonts w:ascii="Calibri" w:eastAsia="Times New Roman" w:hAnsi="Calibri" w:cs="Calibri"/>
                <w:color w:val="1F2937"/>
                <w:sz w:val="18"/>
                <w:szCs w:val="18"/>
              </w:rPr>
              <w:t xml:space="preserve"> perlu ditulis</w:t>
            </w:r>
          </w:p>
        </w:tc>
      </w:tr>
      <w:tr w:rsidR="00A2085B" w14:paraId="41614293"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A4B927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III. Metodologi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03F590A"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Dikosongkan</w:t>
            </w:r>
            <w:r>
              <w:rPr>
                <w:rFonts w:ascii="Calibri" w:eastAsia="Times New Roman" w:hAnsi="Calibri" w:cs="Calibri"/>
                <w:color w:val="1F2937"/>
                <w:sz w:val="18"/>
                <w:szCs w:val="18"/>
              </w:rPr>
              <w:t xml:space="preserve"> di proposal (aturan resmi)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947C51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r>
      <w:tr w:rsidR="00A2085B" w14:paraId="70BA44C5"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B43C9D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IV–V</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2A3C934"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Dikosongkan</w:t>
            </w:r>
            <w:r>
              <w:rPr>
                <w:rFonts w:ascii="Calibri" w:eastAsia="Times New Roman" w:hAnsi="Calibri" w:cs="Calibri"/>
                <w:color w:val="1F2937"/>
                <w:sz w:val="18"/>
                <w:szCs w:val="18"/>
              </w:rPr>
              <w:t xml:space="preserve"> di proposal</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06A7FE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r>
      <w:tr w:rsidR="00A2085B" w14:paraId="4F05975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4ED27B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VI. Lampiran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9194B8F"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Cover</w:t>
            </w:r>
            <w:proofErr w:type="spellEnd"/>
            <w:r>
              <w:rPr>
                <w:rFonts w:ascii="Calibri" w:eastAsia="Times New Roman" w:hAnsi="Calibri" w:cs="Calibri"/>
                <w:color w:val="1F2937"/>
                <w:sz w:val="18"/>
                <w:szCs w:val="18"/>
              </w:rPr>
              <w:t xml:space="preserve"> resmi + Surat Pernyataan + Berita Acara (</w:t>
            </w:r>
            <w:proofErr w:type="spellStart"/>
            <w:r>
              <w:rPr>
                <w:rFonts w:ascii="Calibri" w:eastAsia="Times New Roman" w:hAnsi="Calibri" w:cs="Calibri"/>
                <w:color w:val="1F2937"/>
                <w:sz w:val="18"/>
                <w:szCs w:val="18"/>
              </w:rPr>
              <w:t>template</w:t>
            </w:r>
            <w:proofErr w:type="spellEnd"/>
            <w:r>
              <w:rPr>
                <w:rFonts w:ascii="Calibri" w:eastAsia="Times New Roman" w:hAnsi="Calibri" w:cs="Calibri"/>
                <w:color w:val="1F2937"/>
                <w:sz w:val="18"/>
                <w:szCs w:val="18"/>
              </w:rPr>
              <w:t xml:space="preserve"> di PDF panduan, hal. 16/20/21)</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A7469A5" w14:textId="77777777" w:rsidR="00BC46F0" w:rsidRDefault="00BC46F0">
            <w:pPr>
              <w:spacing w:before="120" w:after="120"/>
              <w:rPr>
                <w:rFonts w:ascii="Calibri" w:eastAsia="Times New Roman" w:hAnsi="Calibri" w:cs="Calibri"/>
                <w:color w:val="1F2937"/>
                <w:sz w:val="18"/>
                <w:szCs w:val="18"/>
              </w:rPr>
            </w:pPr>
            <w:r>
              <w:rPr>
                <w:rFonts w:ascii="Segoe UI Emoji" w:eastAsia="Times New Roman" w:hAnsi="Segoe UI Emoji" w:cs="Segoe UI Emoji"/>
                <w:color w:val="1F2937"/>
                <w:sz w:val="18"/>
                <w:szCs w:val="18"/>
              </w:rPr>
              <w:t>⚠️</w:t>
            </w:r>
            <w:r>
              <w:rPr>
                <w:rFonts w:ascii="Calibri" w:eastAsia="Times New Roman" w:hAnsi="Calibri" w:cs="Calibri"/>
                <w:color w:val="1F2937"/>
                <w:sz w:val="18"/>
                <w:szCs w:val="18"/>
              </w:rPr>
              <w:t xml:space="preserve"> isi data anggota</w:t>
            </w:r>
          </w:p>
        </w:tc>
      </w:tr>
    </w:tbl>
    <w:p w14:paraId="248C9C02" w14:textId="77777777" w:rsidR="00BC46F0" w:rsidRDefault="00BC46F0">
      <w:pPr>
        <w:pStyle w:val="Judul2"/>
        <w:rPr>
          <w:rFonts w:ascii="Calibri" w:eastAsia="Times New Roman" w:hAnsi="Calibri" w:cs="Calibri"/>
        </w:rPr>
      </w:pPr>
      <w:r>
        <w:rPr>
          <w:rFonts w:ascii="Calibri" w:eastAsia="Times New Roman" w:hAnsi="Calibri" w:cs="Calibri"/>
        </w:rPr>
        <w:t>4. Pemetaan Sistematika Laporan Kemajuan (Tugas 2) → Sumber</w:t>
      </w:r>
    </w:p>
    <w:p w14:paraId="4149CEAB"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Sama dengan Proposal, ditambah:</w:t>
      </w:r>
    </w:p>
    <w:tbl>
      <w:tblPr>
        <w:tblW w:w="5000" w:type="pct"/>
        <w:tblCellMar>
          <w:top w:w="15" w:type="dxa"/>
          <w:left w:w="15" w:type="dxa"/>
          <w:bottom w:w="15" w:type="dxa"/>
          <w:right w:w="15" w:type="dxa"/>
        </w:tblCellMar>
        <w:tblLook w:val="04A0" w:firstRow="1" w:lastRow="0" w:firstColumn="1" w:lastColumn="0" w:noHBand="0" w:noVBand="1"/>
      </w:tblPr>
      <w:tblGrid>
        <w:gridCol w:w="2259"/>
        <w:gridCol w:w="5462"/>
        <w:gridCol w:w="1289"/>
      </w:tblGrid>
      <w:tr w:rsidR="00A2085B" w14:paraId="7B45CEE3"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78A5D13"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Bab resmi</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2216B69"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Ambil dari</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772255E3"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Status</w:t>
            </w:r>
          </w:p>
        </w:tc>
      </w:tr>
      <w:tr w:rsidR="00A2085B" w14:paraId="093F9660"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01ECA2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III. Metodologi — Metode Penelitian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83F405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Deskripsi pendekatan pengembangan (berbasis produk: analisis → rancang → bangun → uji) — tulis 1–2 paragraf</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D935C10" w14:textId="77777777" w:rsidR="00BC46F0" w:rsidRDefault="00BC46F0">
            <w:pPr>
              <w:spacing w:before="120" w:after="120"/>
              <w:rPr>
                <w:rFonts w:ascii="Calibri" w:eastAsia="Times New Roman" w:hAnsi="Calibri" w:cs="Calibri"/>
                <w:color w:val="1F2937"/>
                <w:sz w:val="18"/>
                <w:szCs w:val="18"/>
              </w:rPr>
            </w:pPr>
            <w:r>
              <w:rPr>
                <w:rFonts w:ascii="Segoe UI Emoji" w:eastAsia="Times New Roman" w:hAnsi="Segoe UI Emoji" w:cs="Segoe UI Emoji"/>
                <w:color w:val="1F2937"/>
                <w:sz w:val="18"/>
                <w:szCs w:val="18"/>
              </w:rPr>
              <w:t>⚠️</w:t>
            </w:r>
            <w:r>
              <w:rPr>
                <w:rFonts w:ascii="Calibri" w:eastAsia="Times New Roman" w:hAnsi="Calibri" w:cs="Calibri"/>
                <w:color w:val="1F2937"/>
                <w:sz w:val="18"/>
                <w:szCs w:val="18"/>
              </w:rPr>
              <w:t xml:space="preserve"> perlu ditulis</w:t>
            </w:r>
          </w:p>
        </w:tc>
      </w:tr>
      <w:tr w:rsidR="00A2085B" w14:paraId="6150B63E"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7789C1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III. Metodologi — Proses Analisis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908250D" w14:textId="77777777" w:rsidR="00BC46F0" w:rsidRDefault="00BC46F0">
            <w:pPr>
              <w:spacing w:before="120" w:after="120"/>
              <w:rPr>
                <w:rFonts w:ascii="Calibri" w:eastAsia="Times New Roman" w:hAnsi="Calibri" w:cs="Calibri"/>
                <w:color w:val="1F2937"/>
                <w:sz w:val="18"/>
                <w:szCs w:val="18"/>
              </w:rPr>
            </w:pPr>
            <w:r>
              <w:rPr>
                <w:rStyle w:val="KodeHTML"/>
                <w:color w:val="1F2937"/>
              </w:rPr>
              <w:t>fintrack.md</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4 (</w:t>
            </w:r>
            <w:proofErr w:type="spellStart"/>
            <w:r>
              <w:rPr>
                <w:rFonts w:ascii="Calibri" w:eastAsia="Times New Roman" w:hAnsi="Calibri" w:cs="Calibri"/>
                <w:color w:val="1F2937"/>
                <w:sz w:val="18"/>
                <w:szCs w:val="18"/>
              </w:rPr>
              <w:t>user</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stories</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xml:space="preserve">. 8 (RF), </w:t>
            </w: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23 (</w:t>
            </w:r>
            <w:proofErr w:type="spellStart"/>
            <w:r>
              <w:rPr>
                <w:rFonts w:ascii="Calibri" w:eastAsia="Times New Roman" w:hAnsi="Calibri" w:cs="Calibri"/>
                <w:color w:val="1F2937"/>
                <w:sz w:val="18"/>
                <w:szCs w:val="18"/>
              </w:rPr>
              <w:t>edge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cases</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8821446" w14:textId="77777777" w:rsidR="00BC46F0" w:rsidRDefault="00BC46F0">
            <w:pPr>
              <w:spacing w:before="120" w:after="120"/>
              <w:rPr>
                <w:rFonts w:ascii="Calibri" w:eastAsia="Times New Roman" w:hAnsi="Calibri" w:cs="Calibri"/>
                <w:color w:val="1F2937"/>
                <w:sz w:val="18"/>
                <w:szCs w:val="18"/>
              </w:rPr>
            </w:pPr>
            <w:r>
              <w:rPr>
                <w:rFonts w:ascii="Segoe UI Emoji" w:eastAsia="Times New Roman" w:hAnsi="Segoe UI Emoji" w:cs="Segoe UI Emoji"/>
                <w:color w:val="1F2937"/>
                <w:sz w:val="18"/>
                <w:szCs w:val="18"/>
              </w:rPr>
              <w:t>✅</w:t>
            </w:r>
            <w:r>
              <w:rPr>
                <w:rFonts w:ascii="Calibri" w:eastAsia="Times New Roman" w:hAnsi="Calibri" w:cs="Calibri"/>
                <w:color w:val="1F2937"/>
                <w:sz w:val="18"/>
                <w:szCs w:val="18"/>
              </w:rPr>
              <w:t xml:space="preserve"> bahan siap</w:t>
            </w:r>
          </w:p>
        </w:tc>
      </w:tr>
      <w:tr w:rsidR="00A2085B" w14:paraId="56ED91B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06C492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III. Metodologi — Proses Perancangan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5404FB1"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xml:space="preserve">. 10 (ERD &amp; </w:t>
            </w:r>
            <w:proofErr w:type="spellStart"/>
            <w:r>
              <w:rPr>
                <w:rFonts w:ascii="Calibri" w:eastAsia="Times New Roman" w:hAnsi="Calibri" w:cs="Calibri"/>
                <w:color w:val="1F2937"/>
                <w:sz w:val="18"/>
                <w:szCs w:val="18"/>
              </w:rPr>
              <w:t>kardinalitas</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xml:space="preserve">. 34 (skema DB), </w:t>
            </w: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xml:space="preserve">. 12 (arsitektur), </w:t>
            </w:r>
            <w:r>
              <w:rPr>
                <w:rStyle w:val="KodeHTML"/>
                <w:color w:val="1F2937"/>
              </w:rPr>
              <w:t>design.md</w:t>
            </w:r>
            <w:r>
              <w:rPr>
                <w:rFonts w:ascii="Calibri" w:eastAsia="Times New Roman" w:hAnsi="Calibri" w:cs="Calibri"/>
                <w:color w:val="1F2937"/>
                <w:sz w:val="18"/>
                <w:szCs w:val="18"/>
              </w:rPr>
              <w:t xml:space="preserve"> (desain UI)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F3DF506" w14:textId="77777777" w:rsidR="00BC46F0" w:rsidRDefault="00BC46F0">
            <w:pPr>
              <w:spacing w:before="120" w:after="120"/>
              <w:rPr>
                <w:rFonts w:ascii="Calibri" w:eastAsia="Times New Roman" w:hAnsi="Calibri" w:cs="Calibri"/>
                <w:color w:val="1F2937"/>
                <w:sz w:val="18"/>
                <w:szCs w:val="18"/>
              </w:rPr>
            </w:pPr>
            <w:r>
              <w:rPr>
                <w:rFonts w:ascii="Segoe UI Emoji" w:eastAsia="Times New Roman" w:hAnsi="Segoe UI Emoji" w:cs="Segoe UI Emoji"/>
                <w:color w:val="1F2937"/>
                <w:sz w:val="18"/>
                <w:szCs w:val="18"/>
              </w:rPr>
              <w:t>✅</w:t>
            </w:r>
            <w:r>
              <w:rPr>
                <w:rFonts w:ascii="Calibri" w:eastAsia="Times New Roman" w:hAnsi="Calibri" w:cs="Calibri"/>
                <w:color w:val="1F2937"/>
                <w:sz w:val="18"/>
                <w:szCs w:val="18"/>
              </w:rPr>
              <w:t xml:space="preserve"> bahan siap</w:t>
            </w:r>
          </w:p>
        </w:tc>
      </w:tr>
      <w:tr w:rsidR="00A2085B" w14:paraId="05CACCB0"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2FCE01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III. Metodologi — Implementasi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A2DC9CA"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xml:space="preserve">. 11 (API), </w:t>
            </w: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25 (</w:t>
            </w:r>
            <w:proofErr w:type="spellStart"/>
            <w:r>
              <w:rPr>
                <w:rFonts w:ascii="Calibri" w:eastAsia="Times New Roman" w:hAnsi="Calibri" w:cs="Calibri"/>
                <w:color w:val="1F2937"/>
                <w:sz w:val="18"/>
                <w:szCs w:val="18"/>
              </w:rPr>
              <w:t>dependency</w:t>
            </w:r>
            <w:proofErr w:type="spellEnd"/>
            <w:r>
              <w:rPr>
                <w:rFonts w:ascii="Calibri" w:eastAsia="Times New Roman" w:hAnsi="Calibri" w:cs="Calibri"/>
                <w:color w:val="1F2937"/>
                <w:sz w:val="18"/>
                <w:szCs w:val="18"/>
              </w:rPr>
              <w:t xml:space="preserve">), progres </w:t>
            </w:r>
            <w:proofErr w:type="spellStart"/>
            <w:r>
              <w:rPr>
                <w:rFonts w:ascii="Calibri" w:eastAsia="Times New Roman" w:hAnsi="Calibri" w:cs="Calibri"/>
                <w:color w:val="1F2937"/>
                <w:sz w:val="18"/>
                <w:szCs w:val="18"/>
              </w:rPr>
              <w:t>coding</w:t>
            </w:r>
            <w:proofErr w:type="spellEnd"/>
            <w:r>
              <w:rPr>
                <w:rFonts w:ascii="Calibri" w:eastAsia="Times New Roman" w:hAnsi="Calibri" w:cs="Calibri"/>
                <w:color w:val="1F2937"/>
                <w:sz w:val="18"/>
                <w:szCs w:val="18"/>
              </w:rPr>
              <w:t xml:space="preserve"> nyata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9A338E6" w14:textId="77777777" w:rsidR="00BC46F0" w:rsidRDefault="00BC46F0">
            <w:pPr>
              <w:spacing w:before="120" w:after="120"/>
              <w:rPr>
                <w:rFonts w:ascii="Calibri" w:eastAsia="Times New Roman" w:hAnsi="Calibri" w:cs="Calibri"/>
                <w:color w:val="1F2937"/>
                <w:sz w:val="18"/>
                <w:szCs w:val="18"/>
              </w:rPr>
            </w:pPr>
            <w:r>
              <w:rPr>
                <w:rFonts w:ascii="Segoe UI Emoji" w:eastAsia="Times New Roman" w:hAnsi="Segoe UI Emoji" w:cs="Segoe UI Emoji"/>
                <w:color w:val="1F2937"/>
                <w:sz w:val="18"/>
                <w:szCs w:val="18"/>
              </w:rPr>
              <w:t>✅</w:t>
            </w:r>
            <w:r>
              <w:rPr>
                <w:rFonts w:ascii="Calibri" w:eastAsia="Times New Roman" w:hAnsi="Calibri" w:cs="Calibri"/>
                <w:color w:val="1F2937"/>
                <w:sz w:val="18"/>
                <w:szCs w:val="18"/>
              </w:rPr>
              <w:t xml:space="preserve"> kerangka siap</w:t>
            </w:r>
          </w:p>
        </w:tc>
      </w:tr>
      <w:tr w:rsidR="00A2085B" w14:paraId="74951C5B"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01B3C9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III. Metodologi — Pengujian &amp; Evaluasi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FF0B06B"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16 (metodologi pengujian) — hasilnya menyusul di Laporan Akhir</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FACD5DC" w14:textId="77777777" w:rsidR="00BC46F0" w:rsidRDefault="00BC46F0">
            <w:pPr>
              <w:spacing w:before="120" w:after="120"/>
              <w:rPr>
                <w:rFonts w:ascii="Calibri" w:eastAsia="Times New Roman" w:hAnsi="Calibri" w:cs="Calibri"/>
                <w:color w:val="1F2937"/>
                <w:sz w:val="18"/>
                <w:szCs w:val="18"/>
              </w:rPr>
            </w:pPr>
            <w:r>
              <w:rPr>
                <w:rFonts w:ascii="Segoe UI Emoji" w:eastAsia="Times New Roman" w:hAnsi="Segoe UI Emoji" w:cs="Segoe UI Emoji"/>
                <w:color w:val="1F2937"/>
                <w:sz w:val="18"/>
                <w:szCs w:val="18"/>
              </w:rPr>
              <w:t>✅</w:t>
            </w:r>
            <w:r>
              <w:rPr>
                <w:rFonts w:ascii="Calibri" w:eastAsia="Times New Roman" w:hAnsi="Calibri" w:cs="Calibri"/>
                <w:color w:val="1F2937"/>
                <w:sz w:val="18"/>
                <w:szCs w:val="18"/>
              </w:rPr>
              <w:t xml:space="preserve"> kerangka siap</w:t>
            </w:r>
          </w:p>
        </w:tc>
      </w:tr>
      <w:tr w:rsidR="00A2085B" w14:paraId="07DA1376"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76DBB2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IV–V</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7B2B1BE"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Dikosongkan</w:t>
            </w:r>
            <w:r>
              <w:rPr>
                <w:rFonts w:ascii="Calibri" w:eastAsia="Times New Roman" w:hAnsi="Calibri" w:cs="Calibri"/>
                <w:color w:val="1F2937"/>
                <w:sz w:val="18"/>
                <w:szCs w:val="18"/>
              </w:rPr>
              <w:t xml:space="preserve"> di laporan kemajuan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D59C4A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r>
      <w:tr w:rsidR="00A2085B" w14:paraId="6C1393AA"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42952B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lastRenderedPageBreak/>
              <w:t>VI. Lampiran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056D67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screenshot</w:t>
            </w:r>
            <w:proofErr w:type="spellEnd"/>
            <w:r>
              <w:rPr>
                <w:rFonts w:ascii="Calibri" w:eastAsia="Times New Roman" w:hAnsi="Calibri" w:cs="Calibri"/>
                <w:color w:val="1F2937"/>
                <w:sz w:val="18"/>
                <w:szCs w:val="18"/>
              </w:rPr>
              <w:t xml:space="preserve"> progres, berita acara kerja kelompok</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E6ECF4D" w14:textId="77777777" w:rsidR="00BC46F0" w:rsidRDefault="00BC46F0">
            <w:pPr>
              <w:spacing w:before="120" w:after="120"/>
              <w:rPr>
                <w:rFonts w:ascii="Calibri" w:eastAsia="Times New Roman" w:hAnsi="Calibri" w:cs="Calibri"/>
                <w:color w:val="1F2937"/>
                <w:sz w:val="18"/>
                <w:szCs w:val="18"/>
              </w:rPr>
            </w:pPr>
            <w:r>
              <w:rPr>
                <w:rFonts w:ascii="Segoe UI Emoji" w:eastAsia="Times New Roman" w:hAnsi="Segoe UI Emoji" w:cs="Segoe UI Emoji"/>
                <w:color w:val="1F2937"/>
                <w:sz w:val="18"/>
                <w:szCs w:val="18"/>
              </w:rPr>
              <w:t>⚠️</w:t>
            </w:r>
            <w:r>
              <w:rPr>
                <w:rFonts w:ascii="Calibri" w:eastAsia="Times New Roman" w:hAnsi="Calibri" w:cs="Calibri"/>
                <w:color w:val="1F2937"/>
                <w:sz w:val="18"/>
                <w:szCs w:val="18"/>
              </w:rPr>
              <w:t xml:space="preserve"> kumpulkan</w:t>
            </w:r>
          </w:p>
        </w:tc>
      </w:tr>
    </w:tbl>
    <w:p w14:paraId="4614C0AA" w14:textId="77777777" w:rsidR="00BC46F0" w:rsidRDefault="00BC46F0">
      <w:pPr>
        <w:pStyle w:val="Judul2"/>
        <w:rPr>
          <w:rFonts w:ascii="Calibri" w:eastAsia="Times New Roman" w:hAnsi="Calibri" w:cs="Calibri"/>
        </w:rPr>
      </w:pPr>
      <w:r>
        <w:rPr>
          <w:rFonts w:ascii="Calibri" w:eastAsia="Times New Roman" w:hAnsi="Calibri" w:cs="Calibri"/>
        </w:rPr>
        <w:t>5. Pemetaan Laporan Akhir (Tugas 3) → Sumber</w:t>
      </w:r>
    </w:p>
    <w:p w14:paraId="253026C8"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Sama dengan Laporan Kemajuan (bab I–III lengkap), ditambah:</w:t>
      </w:r>
    </w:p>
    <w:tbl>
      <w:tblPr>
        <w:tblW w:w="5000" w:type="pct"/>
        <w:tblCellMar>
          <w:top w:w="15" w:type="dxa"/>
          <w:left w:w="15" w:type="dxa"/>
          <w:bottom w:w="15" w:type="dxa"/>
          <w:right w:w="15" w:type="dxa"/>
        </w:tblCellMar>
        <w:tblLook w:val="04A0" w:firstRow="1" w:lastRow="0" w:firstColumn="1" w:lastColumn="0" w:noHBand="0" w:noVBand="1"/>
      </w:tblPr>
      <w:tblGrid>
        <w:gridCol w:w="1795"/>
        <w:gridCol w:w="5472"/>
        <w:gridCol w:w="1743"/>
      </w:tblGrid>
      <w:tr w:rsidR="00A2085B" w14:paraId="0CEE3C13"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34C8526"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Bab resmi</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699CC903"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Ambil dari</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3ED8597F"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Status</w:t>
            </w:r>
          </w:p>
        </w:tc>
      </w:tr>
      <w:tr w:rsidR="00A2085B" w14:paraId="15E6FBE5"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A835DB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IV. Hasil dan Pembahasan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CAE69BB"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Screenshot</w:t>
            </w:r>
            <w:proofErr w:type="spellEnd"/>
            <w:r>
              <w:rPr>
                <w:rFonts w:ascii="Calibri" w:eastAsia="Times New Roman" w:hAnsi="Calibri" w:cs="Calibri"/>
                <w:color w:val="1F2937"/>
                <w:sz w:val="18"/>
                <w:szCs w:val="18"/>
              </w:rPr>
              <w:t xml:space="preserve"> aplikasi jadi, hasil pengujian per fitur &amp; per BR-ID (</w:t>
            </w: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16 + 35), temuan &amp; kendala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A1AEC46" w14:textId="77777777" w:rsidR="00BC46F0" w:rsidRDefault="00BC46F0">
            <w:pPr>
              <w:spacing w:before="120" w:after="120"/>
              <w:rPr>
                <w:rFonts w:ascii="Calibri" w:eastAsia="Times New Roman" w:hAnsi="Calibri" w:cs="Calibri"/>
                <w:color w:val="1F2937"/>
                <w:sz w:val="18"/>
                <w:szCs w:val="18"/>
              </w:rPr>
            </w:pPr>
            <w:r>
              <w:rPr>
                <w:rFonts w:ascii="Segoe UI Emoji" w:eastAsia="Times New Roman" w:hAnsi="Segoe UI Emoji" w:cs="Segoe UI Emoji"/>
                <w:color w:val="1F2937"/>
                <w:sz w:val="18"/>
                <w:szCs w:val="18"/>
              </w:rPr>
              <w:t>❌</w:t>
            </w:r>
            <w:r>
              <w:rPr>
                <w:rFonts w:ascii="Calibri" w:eastAsia="Times New Roman" w:hAnsi="Calibri" w:cs="Calibri"/>
                <w:color w:val="1F2937"/>
                <w:sz w:val="18"/>
                <w:szCs w:val="18"/>
              </w:rPr>
              <w:t xml:space="preserve"> menunggu implementasi</w:t>
            </w:r>
          </w:p>
        </w:tc>
      </w:tr>
      <w:tr w:rsidR="00A2085B" w14:paraId="69D551E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95A381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V. Kesimpulan &amp; Rekomendasi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526912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Ditulis di akhir proyek; rekomendasi = fitur Tahap 2/</w:t>
            </w:r>
            <w:proofErr w:type="spellStart"/>
            <w:r>
              <w:rPr>
                <w:rFonts w:ascii="Calibri" w:eastAsia="Times New Roman" w:hAnsi="Calibri" w:cs="Calibri"/>
                <w:color w:val="1F2937"/>
                <w:sz w:val="18"/>
                <w:szCs w:val="18"/>
              </w:rPr>
              <w:t>backlog</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7.2)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39BC4AF" w14:textId="77777777" w:rsidR="00BC46F0" w:rsidRDefault="00BC46F0">
            <w:pPr>
              <w:spacing w:before="120" w:after="120"/>
              <w:rPr>
                <w:rFonts w:ascii="Calibri" w:eastAsia="Times New Roman" w:hAnsi="Calibri" w:cs="Calibri"/>
                <w:color w:val="1F2937"/>
                <w:sz w:val="18"/>
                <w:szCs w:val="18"/>
              </w:rPr>
            </w:pPr>
            <w:r>
              <w:rPr>
                <w:rFonts w:ascii="Segoe UI Emoji" w:eastAsia="Times New Roman" w:hAnsi="Segoe UI Emoji" w:cs="Segoe UI Emoji"/>
                <w:color w:val="1F2937"/>
                <w:sz w:val="18"/>
                <w:szCs w:val="18"/>
              </w:rPr>
              <w:t>❌</w:t>
            </w:r>
            <w:r>
              <w:rPr>
                <w:rFonts w:ascii="Calibri" w:eastAsia="Times New Roman" w:hAnsi="Calibri" w:cs="Calibri"/>
                <w:color w:val="1F2937"/>
                <w:sz w:val="18"/>
                <w:szCs w:val="18"/>
              </w:rPr>
              <w:t xml:space="preserve"> menunggu</w:t>
            </w:r>
          </w:p>
        </w:tc>
      </w:tr>
      <w:tr w:rsidR="00A2085B" w14:paraId="096509E6"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7B3ED1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VI. Lampiran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C9AC9C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Kode program (</w:t>
            </w:r>
            <w:proofErr w:type="spellStart"/>
            <w:r>
              <w:rPr>
                <w:rFonts w:ascii="Calibri" w:eastAsia="Times New Roman" w:hAnsi="Calibri" w:cs="Calibri"/>
                <w:color w:val="1F2937"/>
                <w:sz w:val="18"/>
                <w:szCs w:val="18"/>
              </w:rPr>
              <w:t>repo</w:t>
            </w:r>
            <w:proofErr w:type="spellEnd"/>
            <w:r>
              <w:rPr>
                <w:rFonts w:ascii="Calibri" w:eastAsia="Times New Roman" w:hAnsi="Calibri" w:cs="Calibri"/>
                <w:color w:val="1F2937"/>
                <w:sz w:val="18"/>
                <w:szCs w:val="18"/>
              </w:rPr>
              <w:t xml:space="preserve">), diagram (ERD, arsitektur, </w:t>
            </w:r>
            <w:proofErr w:type="spellStart"/>
            <w:r>
              <w:rPr>
                <w:rFonts w:ascii="Calibri" w:eastAsia="Times New Roman" w:hAnsi="Calibri" w:cs="Calibri"/>
                <w:color w:val="1F2937"/>
                <w:sz w:val="18"/>
                <w:szCs w:val="18"/>
              </w:rPr>
              <w:t>sequence</w:t>
            </w:r>
            <w:proofErr w:type="spellEnd"/>
            <w:r>
              <w:rPr>
                <w:rFonts w:ascii="Calibri" w:eastAsia="Times New Roman" w:hAnsi="Calibri" w:cs="Calibri"/>
                <w:color w:val="1F2937"/>
                <w:sz w:val="18"/>
                <w:szCs w:val="18"/>
              </w:rPr>
              <w:t xml:space="preserve">), data pengujian, </w:t>
            </w:r>
            <w:proofErr w:type="spellStart"/>
            <w:r>
              <w:rPr>
                <w:rStyle w:val="Kuat"/>
                <w:rFonts w:ascii="Calibri" w:eastAsia="Times New Roman" w:hAnsi="Calibri" w:cs="Calibri"/>
                <w:color w:val="1F2937"/>
                <w:sz w:val="18"/>
                <w:szCs w:val="18"/>
              </w:rPr>
              <w:t>link</w:t>
            </w:r>
            <w:proofErr w:type="spellEnd"/>
            <w:r>
              <w:rPr>
                <w:rStyle w:val="Kuat"/>
                <w:rFonts w:ascii="Calibri" w:eastAsia="Times New Roman" w:hAnsi="Calibri" w:cs="Calibri"/>
                <w:color w:val="1F2937"/>
                <w:sz w:val="18"/>
                <w:szCs w:val="18"/>
              </w:rPr>
              <w:t xml:space="preserve"> video, </w:t>
            </w:r>
            <w:proofErr w:type="spellStart"/>
            <w:r>
              <w:rPr>
                <w:rStyle w:val="Kuat"/>
                <w:rFonts w:ascii="Calibri" w:eastAsia="Times New Roman" w:hAnsi="Calibri" w:cs="Calibri"/>
                <w:color w:val="1F2937"/>
                <w:sz w:val="18"/>
                <w:szCs w:val="18"/>
              </w:rPr>
              <w:t>file</w:t>
            </w:r>
            <w:proofErr w:type="spellEnd"/>
            <w:r>
              <w:rPr>
                <w:rStyle w:val="Kuat"/>
                <w:rFonts w:ascii="Calibri" w:eastAsia="Times New Roman" w:hAnsi="Calibri" w:cs="Calibri"/>
                <w:color w:val="1F2937"/>
                <w:sz w:val="18"/>
                <w:szCs w:val="18"/>
              </w:rPr>
              <w:t xml:space="preserve"> PPT, poster</w:t>
            </w:r>
            <w:r>
              <w:rPr>
                <w:rFonts w:ascii="Calibri" w:eastAsia="Times New Roman" w:hAnsi="Calibri" w:cs="Calibri"/>
                <w:color w:val="1F2937"/>
                <w:sz w:val="18"/>
                <w:szCs w:val="18"/>
              </w:rPr>
              <w:t>, surat pernyataan, berita acara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93C4D0F" w14:textId="77777777" w:rsidR="00BC46F0" w:rsidRDefault="00BC46F0">
            <w:pPr>
              <w:spacing w:before="120" w:after="120"/>
              <w:rPr>
                <w:rFonts w:ascii="Calibri" w:eastAsia="Times New Roman" w:hAnsi="Calibri" w:cs="Calibri"/>
                <w:color w:val="1F2937"/>
                <w:sz w:val="18"/>
                <w:szCs w:val="18"/>
              </w:rPr>
            </w:pPr>
            <w:r>
              <w:rPr>
                <w:rFonts w:ascii="Segoe UI Emoji" w:eastAsia="Times New Roman" w:hAnsi="Segoe UI Emoji" w:cs="Segoe UI Emoji"/>
                <w:color w:val="1F2937"/>
                <w:sz w:val="18"/>
                <w:szCs w:val="18"/>
              </w:rPr>
              <w:t>❌</w:t>
            </w:r>
            <w:r>
              <w:rPr>
                <w:rFonts w:ascii="Calibri" w:eastAsia="Times New Roman" w:hAnsi="Calibri" w:cs="Calibri"/>
                <w:color w:val="1F2937"/>
                <w:sz w:val="18"/>
                <w:szCs w:val="18"/>
              </w:rPr>
              <w:t xml:space="preserve"> menunggu</w:t>
            </w:r>
          </w:p>
        </w:tc>
      </w:tr>
    </w:tbl>
    <w:p w14:paraId="0439810B"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65E5708A">
          <v:rect id="_x0000_i1038" style="width:0;height:1.5pt" o:hralign="center" o:hrstd="t" o:hr="t" fillcolor="#a0a0a0" stroked="f"/>
        </w:pict>
      </w:r>
    </w:p>
    <w:p w14:paraId="2D183739" w14:textId="77777777" w:rsidR="00BC46F0" w:rsidRDefault="00BC46F0">
      <w:pPr>
        <w:pStyle w:val="Judul2"/>
        <w:rPr>
          <w:rFonts w:ascii="Calibri" w:eastAsia="Times New Roman" w:hAnsi="Calibri" w:cs="Calibri"/>
        </w:rPr>
      </w:pPr>
      <w:r>
        <w:rPr>
          <w:rFonts w:ascii="Calibri" w:eastAsia="Times New Roman" w:hAnsi="Calibri" w:cs="Calibri"/>
        </w:rPr>
        <w:t>6. Dokumen Administratif (</w:t>
      </w:r>
      <w:proofErr w:type="spellStart"/>
      <w:r>
        <w:rPr>
          <w:rFonts w:ascii="Calibri" w:eastAsia="Times New Roman" w:hAnsi="Calibri" w:cs="Calibri"/>
        </w:rPr>
        <w:t>Template</w:t>
      </w:r>
      <w:proofErr w:type="spellEnd"/>
      <w:r>
        <w:rPr>
          <w:rFonts w:ascii="Calibri" w:eastAsia="Times New Roman" w:hAnsi="Calibri" w:cs="Calibri"/>
        </w:rPr>
        <w:t xml:space="preserve"> Resmi ada di PDF, hal. 16–21)</w:t>
      </w:r>
    </w:p>
    <w:tbl>
      <w:tblPr>
        <w:tblW w:w="5000" w:type="pct"/>
        <w:tblCellMar>
          <w:top w:w="15" w:type="dxa"/>
          <w:left w:w="15" w:type="dxa"/>
          <w:bottom w:w="15" w:type="dxa"/>
          <w:right w:w="15" w:type="dxa"/>
        </w:tblCellMar>
        <w:tblLook w:val="04A0" w:firstRow="1" w:lastRow="0" w:firstColumn="1" w:lastColumn="0" w:noHBand="0" w:noVBand="1"/>
      </w:tblPr>
      <w:tblGrid>
        <w:gridCol w:w="2382"/>
        <w:gridCol w:w="4046"/>
        <w:gridCol w:w="2582"/>
      </w:tblGrid>
      <w:tr w:rsidR="00A2085B" w14:paraId="54EBE052"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150B5057"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Dokumen</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6E15C9C8"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Data yang harus diisi</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54EAF5FD"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Status</w:t>
            </w:r>
          </w:p>
        </w:tc>
      </w:tr>
      <w:tr w:rsidR="00A2085B" w14:paraId="5031A71C"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8099BD4"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Cover</w:t>
            </w:r>
            <w:proofErr w:type="spellEnd"/>
            <w:r>
              <w:rPr>
                <w:rFonts w:ascii="Calibri" w:eastAsia="Times New Roman" w:hAnsi="Calibri" w:cs="Calibri"/>
                <w:color w:val="1F2937"/>
                <w:sz w:val="18"/>
                <w:szCs w:val="18"/>
              </w:rPr>
              <w:t xml:space="preserve"> (Proposal/Kemajuan/Akhir)</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3ABFF64"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Judul proyek, nama + NIM 5 anggota, tahun pelaksanaan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8715E0C" w14:textId="77777777" w:rsidR="00BC46F0" w:rsidRDefault="00BC46F0">
            <w:pPr>
              <w:spacing w:before="120" w:after="120"/>
              <w:rPr>
                <w:rFonts w:ascii="Calibri" w:eastAsia="Times New Roman" w:hAnsi="Calibri" w:cs="Calibri"/>
                <w:color w:val="1F2937"/>
                <w:sz w:val="18"/>
                <w:szCs w:val="18"/>
              </w:rPr>
            </w:pPr>
            <w:r>
              <w:rPr>
                <w:rFonts w:ascii="Segoe UI Emoji" w:eastAsia="Times New Roman" w:hAnsi="Segoe UI Emoji" w:cs="Segoe UI Emoji"/>
                <w:color w:val="1F2937"/>
                <w:sz w:val="18"/>
                <w:szCs w:val="18"/>
              </w:rPr>
              <w:t>⬜</w:t>
            </w:r>
            <w:r>
              <w:rPr>
                <w:rFonts w:ascii="Calibri" w:eastAsia="Times New Roman" w:hAnsi="Calibri" w:cs="Calibri"/>
                <w:color w:val="1F2937"/>
                <w:sz w:val="18"/>
                <w:szCs w:val="18"/>
              </w:rPr>
              <w:t xml:space="preserve"> belum diisi</w:t>
            </w:r>
          </w:p>
        </w:tc>
      </w:tr>
      <w:tr w:rsidR="00A2085B" w14:paraId="390419AF"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BE4B23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Surat Pernyataan orisinalitas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F95C80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Nama + NIM 5 anggota, judul, tempat + tanggal, tanda tangan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027FC3B" w14:textId="77777777" w:rsidR="00BC46F0" w:rsidRDefault="00BC46F0">
            <w:pPr>
              <w:spacing w:before="120" w:after="120"/>
              <w:rPr>
                <w:rFonts w:ascii="Calibri" w:eastAsia="Times New Roman" w:hAnsi="Calibri" w:cs="Calibri"/>
                <w:color w:val="1F2937"/>
                <w:sz w:val="18"/>
                <w:szCs w:val="18"/>
              </w:rPr>
            </w:pPr>
            <w:r>
              <w:rPr>
                <w:rFonts w:ascii="Segoe UI Emoji" w:eastAsia="Times New Roman" w:hAnsi="Segoe UI Emoji" w:cs="Segoe UI Emoji"/>
                <w:color w:val="1F2937"/>
                <w:sz w:val="18"/>
                <w:szCs w:val="18"/>
              </w:rPr>
              <w:t>⬜</w:t>
            </w:r>
          </w:p>
        </w:tc>
      </w:tr>
      <w:tr w:rsidR="00A2085B" w14:paraId="70C7A250"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D5A158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Berita Acara Kerja Kelompok</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3F8DCC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Diisi </w:t>
            </w:r>
            <w:r>
              <w:rPr>
                <w:rStyle w:val="Kuat"/>
                <w:rFonts w:ascii="Calibri" w:eastAsia="Times New Roman" w:hAnsi="Calibri" w:cs="Calibri"/>
                <w:color w:val="1F2937"/>
                <w:sz w:val="18"/>
                <w:szCs w:val="18"/>
              </w:rPr>
              <w:t>per pertemuan kelompok</w:t>
            </w:r>
            <w:r>
              <w:rPr>
                <w:rFonts w:ascii="Calibri" w:eastAsia="Times New Roman" w:hAnsi="Calibri" w:cs="Calibri"/>
                <w:color w:val="1F2937"/>
                <w:sz w:val="18"/>
                <w:szCs w:val="18"/>
              </w:rPr>
              <w:t xml:space="preserve"> (judul, hari/tanggal, aktivitas, luaran, PJ, kendala, </w:t>
            </w:r>
            <w:proofErr w:type="spellStart"/>
            <w:r>
              <w:rPr>
                <w:rFonts w:ascii="Calibri" w:eastAsia="Times New Roman" w:hAnsi="Calibri" w:cs="Calibri"/>
                <w:color w:val="1F2937"/>
                <w:sz w:val="18"/>
                <w:szCs w:val="18"/>
              </w:rPr>
              <w:t>ttd</w:t>
            </w:r>
            <w:proofErr w:type="spellEnd"/>
            <w:r>
              <w:rPr>
                <w:rFonts w:ascii="Calibri" w:eastAsia="Times New Roman" w:hAnsi="Calibri" w:cs="Calibri"/>
                <w:color w:val="1F2937"/>
                <w:sz w:val="18"/>
                <w:szCs w:val="18"/>
              </w:rPr>
              <w:t xml:space="preserve"> yang hadir, foto dokumentasi)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D3A4DCD" w14:textId="77777777" w:rsidR="00BC46F0" w:rsidRDefault="00BC46F0">
            <w:pPr>
              <w:spacing w:before="120" w:after="120"/>
              <w:rPr>
                <w:rFonts w:ascii="Calibri" w:eastAsia="Times New Roman" w:hAnsi="Calibri" w:cs="Calibri"/>
                <w:color w:val="1F2937"/>
                <w:sz w:val="18"/>
                <w:szCs w:val="18"/>
              </w:rPr>
            </w:pPr>
            <w:r>
              <w:rPr>
                <w:rFonts w:ascii="Segoe UI Emoji" w:eastAsia="Times New Roman" w:hAnsi="Segoe UI Emoji" w:cs="Segoe UI Emoji"/>
                <w:color w:val="1F2937"/>
                <w:sz w:val="18"/>
                <w:szCs w:val="18"/>
              </w:rPr>
              <w:t>⬜</w:t>
            </w:r>
            <w:r>
              <w:rPr>
                <w:rFonts w:ascii="Calibri" w:eastAsia="Times New Roman" w:hAnsi="Calibri" w:cs="Calibri"/>
                <w:color w:val="1F2937"/>
                <w:sz w:val="18"/>
                <w:szCs w:val="18"/>
              </w:rPr>
              <w:t xml:space="preserve"> mulai isi sejak pertemuan pertama — jangan ditumpuk di akhir</w:t>
            </w:r>
          </w:p>
        </w:tc>
      </w:tr>
    </w:tbl>
    <w:p w14:paraId="35AAC62F"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2E1B47DC">
          <v:rect id="_x0000_i1039" style="width:0;height:1.5pt" o:hralign="center" o:hrstd="t" o:hr="t" fillcolor="#a0a0a0" stroked="f"/>
        </w:pict>
      </w:r>
    </w:p>
    <w:p w14:paraId="7381BAEF" w14:textId="77777777" w:rsidR="00BC46F0" w:rsidRDefault="00BC46F0">
      <w:pPr>
        <w:pStyle w:val="Judul2"/>
        <w:rPr>
          <w:rFonts w:ascii="Calibri" w:eastAsia="Times New Roman" w:hAnsi="Calibri" w:cs="Calibri"/>
        </w:rPr>
      </w:pPr>
      <w:r>
        <w:rPr>
          <w:rFonts w:ascii="Calibri" w:eastAsia="Times New Roman" w:hAnsi="Calibri" w:cs="Calibri"/>
        </w:rPr>
        <w:t xml:space="preserve">7. Jadwal Sinkronisasi </w:t>
      </w:r>
      <w:proofErr w:type="spellStart"/>
      <w:r>
        <w:rPr>
          <w:rFonts w:ascii="Calibri" w:eastAsia="Times New Roman" w:hAnsi="Calibri" w:cs="Calibri"/>
        </w:rPr>
        <w:t>Roadmap</w:t>
      </w:r>
      <w:proofErr w:type="spellEnd"/>
      <w:r>
        <w:rPr>
          <w:rFonts w:ascii="Calibri" w:eastAsia="Times New Roman" w:hAnsi="Calibri" w:cs="Calibri"/>
        </w:rPr>
        <w:t xml:space="preserve"> FINTRACK ↔ </w:t>
      </w:r>
      <w:proofErr w:type="spellStart"/>
      <w:r>
        <w:rPr>
          <w:rFonts w:ascii="Calibri" w:eastAsia="Times New Roman" w:hAnsi="Calibri" w:cs="Calibri"/>
        </w:rPr>
        <w:t>Tuton</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879"/>
        <w:gridCol w:w="2752"/>
        <w:gridCol w:w="5379"/>
      </w:tblGrid>
      <w:tr w:rsidR="00A2085B" w14:paraId="7EED4396"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52ED5610"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 xml:space="preserve">Sesi </w:t>
            </w:r>
            <w:proofErr w:type="spellStart"/>
            <w:r>
              <w:rPr>
                <w:rFonts w:ascii="Calibri" w:eastAsia="Times New Roman" w:hAnsi="Calibri" w:cs="Calibri"/>
                <w:b/>
                <w:bCs/>
                <w:color w:val="0F3D2E"/>
                <w:sz w:val="18"/>
                <w:szCs w:val="18"/>
              </w:rPr>
              <w:t>tuton</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760B8BBC"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Milestone</w:t>
            </w:r>
            <w:proofErr w:type="spellEnd"/>
            <w:r>
              <w:rPr>
                <w:rFonts w:ascii="Calibri" w:eastAsia="Times New Roman" w:hAnsi="Calibri" w:cs="Calibri"/>
                <w:b/>
                <w:bCs/>
                <w:color w:val="0F3D2E"/>
                <w:sz w:val="18"/>
                <w:szCs w:val="18"/>
              </w:rPr>
              <w:t xml:space="preserve"> resmi</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33FCA907"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Aktivitas FINTRACK</w:t>
            </w:r>
          </w:p>
        </w:tc>
      </w:tr>
      <w:tr w:rsidR="00A2085B" w14:paraId="31DB7CFC"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F46CDB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Sesi 1</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A4F125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Pembentukan kelompok + topik (</w:t>
            </w:r>
            <w:proofErr w:type="spellStart"/>
            <w:r>
              <w:rPr>
                <w:rFonts w:ascii="Calibri" w:eastAsia="Times New Roman" w:hAnsi="Calibri" w:cs="Calibri"/>
                <w:color w:val="1F2937"/>
                <w:sz w:val="18"/>
                <w:szCs w:val="18"/>
              </w:rPr>
              <w:t>tuweb</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67F6F3F" w14:textId="77777777" w:rsidR="00BC46F0" w:rsidRDefault="00BC46F0">
            <w:pPr>
              <w:spacing w:before="120" w:after="120"/>
              <w:rPr>
                <w:rFonts w:ascii="Calibri" w:eastAsia="Times New Roman" w:hAnsi="Calibri" w:cs="Calibri"/>
                <w:color w:val="1F2937"/>
                <w:sz w:val="18"/>
                <w:szCs w:val="18"/>
              </w:rPr>
            </w:pPr>
            <w:r>
              <w:rPr>
                <w:rFonts w:ascii="Segoe UI Emoji" w:eastAsia="Times New Roman" w:hAnsi="Segoe UI Emoji" w:cs="Segoe UI Emoji"/>
                <w:color w:val="1F2937"/>
                <w:sz w:val="18"/>
                <w:szCs w:val="18"/>
              </w:rPr>
              <w:t>✅</w:t>
            </w:r>
            <w:r>
              <w:rPr>
                <w:rFonts w:ascii="Calibri" w:eastAsia="Times New Roman" w:hAnsi="Calibri" w:cs="Calibri"/>
                <w:color w:val="1F2937"/>
                <w:sz w:val="18"/>
                <w:szCs w:val="18"/>
              </w:rPr>
              <w:t xml:space="preserve"> SELESAI — Kelompok B resmi, topik FINTRACK, berita acara mulai diisi</w:t>
            </w:r>
          </w:p>
        </w:tc>
      </w:tr>
      <w:tr w:rsidR="00A2085B" w14:paraId="64C6454C"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C5692C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Sesi 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048F3B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Diskusi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9B9B79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Susun proposal dari </w:t>
            </w:r>
            <w:r>
              <w:rPr>
                <w:rStyle w:val="KodeHTML"/>
                <w:color w:val="1F2937"/>
              </w:rPr>
              <w:t>fintrack.md</w:t>
            </w:r>
            <w:r>
              <w:rPr>
                <w:rFonts w:ascii="Calibri" w:eastAsia="Times New Roman" w:hAnsi="Calibri" w:cs="Calibri"/>
                <w:color w:val="1F2937"/>
                <w:sz w:val="18"/>
                <w:szCs w:val="18"/>
              </w:rPr>
              <w:t xml:space="preserve"> + tinjauan pustaka</w:t>
            </w:r>
          </w:p>
        </w:tc>
      </w:tr>
      <w:tr w:rsidR="00A2085B" w14:paraId="61EC412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55D5C3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lastRenderedPageBreak/>
              <w:t>Sesi 3</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9A84BA8"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Kumpul Tugas 1 (Proposal)</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86B280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Unggah proposal</w:t>
            </w:r>
          </w:p>
        </w:tc>
      </w:tr>
      <w:tr w:rsidR="00A2085B" w14:paraId="4D9163B1"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F8C6B7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Sesi 4</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904204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Diskusi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E563DE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Mulai </w:t>
            </w:r>
            <w:proofErr w:type="spellStart"/>
            <w:r>
              <w:rPr>
                <w:rFonts w:ascii="Calibri" w:eastAsia="Times New Roman" w:hAnsi="Calibri" w:cs="Calibri"/>
                <w:color w:val="1F2937"/>
                <w:sz w:val="18"/>
                <w:szCs w:val="18"/>
              </w:rPr>
              <w:t>coding</w:t>
            </w:r>
            <w:proofErr w:type="spellEnd"/>
            <w:r>
              <w:rPr>
                <w:rFonts w:ascii="Calibri" w:eastAsia="Times New Roman" w:hAnsi="Calibri" w:cs="Calibri"/>
                <w:color w:val="1F2937"/>
                <w:sz w:val="18"/>
                <w:szCs w:val="18"/>
              </w:rPr>
              <w:t xml:space="preserve"> Minggu 1–2 (setup, </w:t>
            </w:r>
            <w:proofErr w:type="spellStart"/>
            <w:r>
              <w:rPr>
                <w:rFonts w:ascii="Calibri" w:eastAsia="Times New Roman" w:hAnsi="Calibri" w:cs="Calibri"/>
                <w:color w:val="1F2937"/>
                <w:sz w:val="18"/>
                <w:szCs w:val="18"/>
              </w:rPr>
              <w:t>auth</w:t>
            </w:r>
            <w:proofErr w:type="spellEnd"/>
            <w:r>
              <w:rPr>
                <w:rFonts w:ascii="Calibri" w:eastAsia="Times New Roman" w:hAnsi="Calibri" w:cs="Calibri"/>
                <w:color w:val="1F2937"/>
                <w:sz w:val="18"/>
                <w:szCs w:val="18"/>
              </w:rPr>
              <w:t xml:space="preserve">, transaksi) — </w:t>
            </w:r>
            <w:proofErr w:type="spellStart"/>
            <w:r>
              <w:rPr>
                <w:rFonts w:ascii="Calibri" w:eastAsia="Times New Roman" w:hAnsi="Calibri" w:cs="Calibri"/>
                <w:color w:val="1F2937"/>
                <w:sz w:val="18"/>
                <w:szCs w:val="18"/>
              </w:rPr>
              <w:t>roadmap</w:t>
            </w:r>
            <w:proofErr w:type="spellEnd"/>
            <w:r>
              <w:rPr>
                <w:rFonts w:ascii="Calibri" w:eastAsia="Times New Roman" w:hAnsi="Calibri" w:cs="Calibri"/>
                <w:color w:val="1F2937"/>
                <w:sz w:val="18"/>
                <w:szCs w:val="18"/>
              </w:rPr>
              <w:t xml:space="preserve"> </w:t>
            </w:r>
            <w:r>
              <w:rPr>
                <w:rStyle w:val="KodeHTML"/>
                <w:color w:val="1F2937"/>
              </w:rPr>
              <w:t>fintrack.md</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17</w:t>
            </w:r>
          </w:p>
        </w:tc>
      </w:tr>
      <w:tr w:rsidR="00A2085B" w14:paraId="1B18F55A"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DAA4D8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Sesi 5</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96DE24D"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Kumpul Tugas 2 (Laporan Kemajuan)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78F9A2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Laporan kemajuan + bukti progres; target: </w:t>
            </w:r>
            <w:proofErr w:type="spellStart"/>
            <w:r>
              <w:rPr>
                <w:rFonts w:ascii="Calibri" w:eastAsia="Times New Roman" w:hAnsi="Calibri" w:cs="Calibri"/>
                <w:color w:val="1F2937"/>
                <w:sz w:val="18"/>
                <w:szCs w:val="18"/>
              </w:rPr>
              <w:t>auth</w:t>
            </w:r>
            <w:proofErr w:type="spellEnd"/>
            <w:r>
              <w:rPr>
                <w:rFonts w:ascii="Calibri" w:eastAsia="Times New Roman" w:hAnsi="Calibri" w:cs="Calibri"/>
                <w:color w:val="1F2937"/>
                <w:sz w:val="18"/>
                <w:szCs w:val="18"/>
              </w:rPr>
              <w:t xml:space="preserve"> + transaksi + kategori jalan</w:t>
            </w:r>
          </w:p>
        </w:tc>
      </w:tr>
      <w:tr w:rsidR="00A2085B" w14:paraId="67F6F933"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7893FD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Sesi 6</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7639D4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Diskusi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396B6F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Lanjut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to-do</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dashboard</w:t>
            </w:r>
            <w:proofErr w:type="spellEnd"/>
            <w:r>
              <w:rPr>
                <w:rFonts w:ascii="Calibri" w:eastAsia="Times New Roman" w:hAnsi="Calibri" w:cs="Calibri"/>
                <w:color w:val="1F2937"/>
                <w:sz w:val="18"/>
                <w:szCs w:val="18"/>
              </w:rPr>
              <w:t>; siapkan video/poster/PPT</w:t>
            </w:r>
          </w:p>
        </w:tc>
      </w:tr>
      <w:tr w:rsidR="00A2085B" w14:paraId="085E2EF2"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8C30BF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Sesi 7</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DAE0467"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Kumpul Tugas 3 + presentasi (</w:t>
            </w:r>
            <w:proofErr w:type="spellStart"/>
            <w:r>
              <w:rPr>
                <w:rStyle w:val="Kuat"/>
                <w:rFonts w:ascii="Calibri" w:eastAsia="Times New Roman" w:hAnsi="Calibri" w:cs="Calibri"/>
                <w:color w:val="1F2937"/>
                <w:sz w:val="18"/>
                <w:szCs w:val="18"/>
              </w:rPr>
              <w:t>tuweb</w:t>
            </w:r>
            <w:proofErr w:type="spellEnd"/>
            <w:r>
              <w:rPr>
                <w:rStyle w:val="Kuat"/>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7EBB3D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Laporan akhir + semua luaran; presentasi 10–15 menit semua anggota bicara</w:t>
            </w:r>
          </w:p>
        </w:tc>
      </w:tr>
      <w:tr w:rsidR="00A2085B" w14:paraId="241DB4E6"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03BC17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Sesi 8</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F7A045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Diskusi penutup</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7055F1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Refleksi &amp; evaluasi</w:t>
            </w:r>
          </w:p>
        </w:tc>
      </w:tr>
    </w:tbl>
    <w:p w14:paraId="22B1903B"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67A081B6">
          <v:rect id="_x0000_i1040" style="width:0;height:1.5pt" o:hralign="center" o:hrstd="t" o:hr="t" fillcolor="#a0a0a0" stroked="f"/>
        </w:pict>
      </w:r>
    </w:p>
    <w:p w14:paraId="10F6F583" w14:textId="77777777" w:rsidR="00BC46F0" w:rsidRDefault="00BC46F0">
      <w:pPr>
        <w:pStyle w:val="Judul2"/>
        <w:rPr>
          <w:rFonts w:ascii="Calibri" w:eastAsia="Times New Roman" w:hAnsi="Calibri" w:cs="Calibri"/>
        </w:rPr>
      </w:pPr>
      <w:r>
        <w:rPr>
          <w:rFonts w:ascii="Calibri" w:eastAsia="Times New Roman" w:hAnsi="Calibri" w:cs="Calibri"/>
        </w:rPr>
        <w:t xml:space="preserve">8. Kesimpulan Gap </w:t>
      </w:r>
      <w:proofErr w:type="spellStart"/>
      <w:r>
        <w:rPr>
          <w:rFonts w:ascii="Calibri" w:eastAsia="Times New Roman" w:hAnsi="Calibri" w:cs="Calibri"/>
        </w:rPr>
        <w:t>Analysis</w:t>
      </w:r>
      <w:proofErr w:type="spellEnd"/>
    </w:p>
    <w:p w14:paraId="6D356067"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Sudah kuat (± 70% bahan dokumen):</w:t>
      </w:r>
      <w:r>
        <w:rPr>
          <w:rFonts w:ascii="Calibri" w:hAnsi="Calibri" w:cs="Calibri"/>
          <w:color w:val="1F2937"/>
          <w:sz w:val="21"/>
          <w:szCs w:val="21"/>
        </w:rPr>
        <w:t xml:space="preserve"> analisis masalah, </w:t>
      </w:r>
      <w:proofErr w:type="spellStart"/>
      <w:r>
        <w:rPr>
          <w:rFonts w:ascii="Calibri" w:hAnsi="Calibri" w:cs="Calibri"/>
          <w:color w:val="1F2937"/>
          <w:sz w:val="21"/>
          <w:szCs w:val="21"/>
        </w:rPr>
        <w:t>requirement</w:t>
      </w:r>
      <w:proofErr w:type="spellEnd"/>
      <w:r>
        <w:rPr>
          <w:rFonts w:ascii="Calibri" w:hAnsi="Calibri" w:cs="Calibri"/>
          <w:color w:val="1F2937"/>
          <w:sz w:val="21"/>
          <w:szCs w:val="21"/>
        </w:rPr>
        <w:t xml:space="preserve">, ERD + skema </w:t>
      </w:r>
      <w:proofErr w:type="spellStart"/>
      <w:r>
        <w:rPr>
          <w:rFonts w:ascii="Calibri" w:hAnsi="Calibri" w:cs="Calibri"/>
          <w:color w:val="1F2937"/>
          <w:sz w:val="21"/>
          <w:szCs w:val="21"/>
        </w:rPr>
        <w:t>database</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business</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rules</w:t>
      </w:r>
      <w:proofErr w:type="spellEnd"/>
      <w:r>
        <w:rPr>
          <w:rFonts w:ascii="Calibri" w:hAnsi="Calibri" w:cs="Calibri"/>
          <w:color w:val="1F2937"/>
          <w:sz w:val="21"/>
          <w:szCs w:val="21"/>
        </w:rPr>
        <w:t xml:space="preserve">, arsitektur, API, desain UI, </w:t>
      </w:r>
      <w:proofErr w:type="spellStart"/>
      <w:r>
        <w:rPr>
          <w:rFonts w:ascii="Calibri" w:hAnsi="Calibri" w:cs="Calibri"/>
          <w:color w:val="1F2937"/>
          <w:sz w:val="21"/>
          <w:szCs w:val="21"/>
        </w:rPr>
        <w:t>roadmap</w:t>
      </w:r>
      <w:proofErr w:type="spellEnd"/>
      <w:r>
        <w:rPr>
          <w:rFonts w:ascii="Calibri" w:hAnsi="Calibri" w:cs="Calibri"/>
          <w:color w:val="1F2937"/>
          <w:sz w:val="21"/>
          <w:szCs w:val="21"/>
        </w:rPr>
        <w:t>, rencana pengujian.</w:t>
      </w:r>
    </w:p>
    <w:p w14:paraId="33C04A00"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Yang belum ada dan harus disiapkan:</w:t>
      </w:r>
    </w:p>
    <w:p w14:paraId="72E3C221" w14:textId="77777777" w:rsidR="00BC46F0" w:rsidRDefault="00BC46F0">
      <w:pPr>
        <w:numPr>
          <w:ilvl w:val="0"/>
          <w:numId w:val="6"/>
        </w:numPr>
        <w:spacing w:before="40" w:after="40"/>
        <w:ind w:left="1040"/>
        <w:rPr>
          <w:rFonts w:ascii="Calibri" w:eastAsia="Times New Roman" w:hAnsi="Calibri" w:cs="Calibri"/>
          <w:color w:val="1F2937"/>
          <w:sz w:val="21"/>
          <w:szCs w:val="21"/>
        </w:rPr>
      </w:pPr>
      <w:del w:id="0" w:author="Unknown">
        <w:r>
          <w:rPr>
            <w:rFonts w:ascii="Calibri" w:eastAsia="Times New Roman" w:hAnsi="Calibri" w:cs="Calibri"/>
            <w:color w:val="1F2937"/>
            <w:sz w:val="21"/>
            <w:szCs w:val="21"/>
          </w:rPr>
          <w:delText>Tinjauan pustaka</w:delText>
        </w:r>
      </w:del>
      <w:r>
        <w:rPr>
          <w:rFonts w:ascii="Calibri" w:eastAsia="Times New Roman" w:hAnsi="Calibri" w:cs="Calibri"/>
          <w:color w:val="1F2937"/>
          <w:sz w:val="21"/>
          <w:szCs w:val="21"/>
        </w:rPr>
        <w:t xml:space="preserve"> → </w:t>
      </w:r>
      <w:r>
        <w:rPr>
          <w:rStyle w:val="Kuat"/>
          <w:rFonts w:ascii="Calibri" w:eastAsia="Times New Roman" w:hAnsi="Calibri" w:cs="Calibri"/>
          <w:color w:val="1F2937"/>
          <w:sz w:val="21"/>
          <w:szCs w:val="21"/>
        </w:rPr>
        <w:t xml:space="preserve">sudah ada </w:t>
      </w:r>
      <w:proofErr w:type="spellStart"/>
      <w:r>
        <w:rPr>
          <w:rStyle w:val="Kuat"/>
          <w:rFonts w:ascii="Calibri" w:eastAsia="Times New Roman" w:hAnsi="Calibri" w:cs="Calibri"/>
          <w:color w:val="1F2937"/>
          <w:sz w:val="21"/>
          <w:szCs w:val="21"/>
        </w:rPr>
        <w:t>draftnya</w:t>
      </w:r>
      <w:proofErr w:type="spellEnd"/>
      <w:r>
        <w:rPr>
          <w:rStyle w:val="Kuat"/>
          <w:rFonts w:ascii="Calibri" w:eastAsia="Times New Roman" w:hAnsi="Calibri" w:cs="Calibri"/>
          <w:color w:val="1F2937"/>
          <w:sz w:val="21"/>
          <w:szCs w:val="21"/>
        </w:rPr>
        <w:t xml:space="preserve"> di Proposal</w:t>
      </w:r>
      <w:r>
        <w:rPr>
          <w:rFonts w:ascii="Calibri" w:eastAsia="Times New Roman" w:hAnsi="Calibri" w:cs="Calibri"/>
          <w:color w:val="1F2937"/>
          <w:sz w:val="21"/>
          <w:szCs w:val="21"/>
        </w:rPr>
        <w:t xml:space="preserve"> (6 referensi: </w:t>
      </w:r>
      <w:proofErr w:type="spellStart"/>
      <w:r>
        <w:rPr>
          <w:rFonts w:ascii="Calibri" w:eastAsia="Times New Roman" w:hAnsi="Calibri" w:cs="Calibri"/>
          <w:color w:val="1F2937"/>
          <w:sz w:val="21"/>
          <w:szCs w:val="21"/>
        </w:rPr>
        <w:t>Petter</w:t>
      </w:r>
      <w:proofErr w:type="spellEnd"/>
      <w:r>
        <w:rPr>
          <w:rFonts w:ascii="Calibri" w:eastAsia="Times New Roman" w:hAnsi="Calibri" w:cs="Calibri"/>
          <w:color w:val="1F2937"/>
          <w:sz w:val="21"/>
          <w:szCs w:val="21"/>
        </w:rPr>
        <w:t xml:space="preserve"> &amp; </w:t>
      </w:r>
      <w:proofErr w:type="spellStart"/>
      <w:r>
        <w:rPr>
          <w:rFonts w:ascii="Calibri" w:eastAsia="Times New Roman" w:hAnsi="Calibri" w:cs="Calibri"/>
          <w:color w:val="1F2937"/>
          <w:sz w:val="21"/>
          <w:szCs w:val="21"/>
        </w:rPr>
        <w:t>McLean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Jeyaraj</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Frisancho</w:t>
      </w:r>
      <w:proofErr w:type="spellEnd"/>
      <w:r>
        <w:rPr>
          <w:rFonts w:ascii="Calibri" w:eastAsia="Times New Roman" w:hAnsi="Calibri" w:cs="Calibri"/>
          <w:color w:val="1F2937"/>
          <w:sz w:val="21"/>
          <w:szCs w:val="21"/>
        </w:rPr>
        <w:t xml:space="preserve"> dkk., Fitria dkk., Ratnasari dkk., Imawan dkk.).</w:t>
      </w:r>
    </w:p>
    <w:p w14:paraId="269B6DEA" w14:textId="77777777" w:rsidR="00BC46F0" w:rsidRDefault="00BC46F0">
      <w:pPr>
        <w:numPr>
          <w:ilvl w:val="0"/>
          <w:numId w:val="6"/>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Implementasi produk + hasil pengujian terdokumentasi — inti nilai Tugas 3.</w:t>
      </w:r>
    </w:p>
    <w:p w14:paraId="33D482A6" w14:textId="77777777" w:rsidR="00BC46F0" w:rsidRDefault="00BC46F0">
      <w:pPr>
        <w:numPr>
          <w:ilvl w:val="0"/>
          <w:numId w:val="6"/>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Video (semua anggota tampil), poster A4, PPT 8–12 </w:t>
      </w:r>
      <w:proofErr w:type="spellStart"/>
      <w:r>
        <w:rPr>
          <w:rFonts w:ascii="Calibri" w:eastAsia="Times New Roman" w:hAnsi="Calibri" w:cs="Calibri"/>
          <w:color w:val="1F2937"/>
          <w:sz w:val="21"/>
          <w:szCs w:val="21"/>
        </w:rPr>
        <w:t>slide</w:t>
      </w:r>
      <w:proofErr w:type="spellEnd"/>
      <w:r>
        <w:rPr>
          <w:rFonts w:ascii="Calibri" w:eastAsia="Times New Roman" w:hAnsi="Calibri" w:cs="Calibri"/>
          <w:color w:val="1F2937"/>
          <w:sz w:val="21"/>
          <w:szCs w:val="21"/>
        </w:rPr>
        <w:t>.</w:t>
      </w:r>
    </w:p>
    <w:p w14:paraId="7AA4EF92" w14:textId="77777777" w:rsidR="00BC46F0" w:rsidRDefault="00BC46F0">
      <w:pPr>
        <w:numPr>
          <w:ilvl w:val="0"/>
          <w:numId w:val="6"/>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Karya ilmiah — </w:t>
      </w:r>
      <w:r>
        <w:rPr>
          <w:rStyle w:val="Kuat"/>
          <w:rFonts w:ascii="Calibri" w:eastAsia="Times New Roman" w:hAnsi="Calibri" w:cs="Calibri"/>
          <w:color w:val="1F2937"/>
          <w:sz w:val="21"/>
          <w:szCs w:val="21"/>
        </w:rPr>
        <w:t>unduh panduan MKWI4560</w:t>
      </w:r>
      <w:r>
        <w:rPr>
          <w:rFonts w:ascii="Calibri" w:eastAsia="Times New Roman" w:hAnsi="Calibri" w:cs="Calibri"/>
          <w:color w:val="1F2937"/>
          <w:sz w:val="21"/>
          <w:szCs w:val="21"/>
        </w:rPr>
        <w:t xml:space="preserve"> dari </w:t>
      </w:r>
      <w:hyperlink r:id="rId6" w:history="1">
        <w:r>
          <w:rPr>
            <w:rStyle w:val="Hyperlink"/>
            <w:rFonts w:ascii="Calibri" w:eastAsia="Times New Roman" w:hAnsi="Calibri" w:cs="Calibri"/>
            <w:sz w:val="21"/>
            <w:szCs w:val="21"/>
          </w:rPr>
          <w:t>https://si-fst.ut.ac.id/arsip/</w:t>
        </w:r>
      </w:hyperlink>
      <w:r>
        <w:rPr>
          <w:rFonts w:ascii="Calibri" w:eastAsia="Times New Roman" w:hAnsi="Calibri" w:cs="Calibri"/>
          <w:color w:val="1F2937"/>
          <w:sz w:val="21"/>
          <w:szCs w:val="21"/>
        </w:rPr>
        <w:t xml:space="preserve"> (ketentuannya terpisah).</w:t>
      </w:r>
    </w:p>
    <w:p w14:paraId="2487A901" w14:textId="77777777" w:rsidR="00BC46F0" w:rsidRDefault="00BC46F0">
      <w:pPr>
        <w:numPr>
          <w:ilvl w:val="0"/>
          <w:numId w:val="6"/>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Administratif: </w:t>
      </w:r>
      <w:del w:id="1" w:author="Unknown">
        <w:r>
          <w:rPr>
            <w:rFonts w:ascii="Calibri" w:eastAsia="Times New Roman" w:hAnsi="Calibri" w:cs="Calibri"/>
            <w:color w:val="1F2937"/>
            <w:sz w:val="21"/>
            <w:szCs w:val="21"/>
          </w:rPr>
          <w:delText>cover &amp; surat pernyataan</w:delText>
        </w:r>
      </w:del>
      <w:r>
        <w:rPr>
          <w:rFonts w:ascii="Calibri" w:eastAsia="Times New Roman" w:hAnsi="Calibri" w:cs="Calibri"/>
          <w:color w:val="1F2937"/>
          <w:sz w:val="21"/>
          <w:szCs w:val="21"/>
        </w:rPr>
        <w:t xml:space="preserve"> (sudah ada di lampiran proposal, tinggal isi NIM) + </w:t>
      </w:r>
      <w:r>
        <w:rPr>
          <w:rStyle w:val="Kuat"/>
          <w:rFonts w:ascii="Calibri" w:eastAsia="Times New Roman" w:hAnsi="Calibri" w:cs="Calibri"/>
          <w:color w:val="1F2937"/>
          <w:sz w:val="21"/>
          <w:szCs w:val="21"/>
        </w:rPr>
        <w:t>berita acara rutin tiap pertemuan</w:t>
      </w:r>
      <w:r>
        <w:rPr>
          <w:rFonts w:ascii="Calibri" w:eastAsia="Times New Roman" w:hAnsi="Calibri" w:cs="Calibri"/>
          <w:color w:val="1F2937"/>
          <w:sz w:val="21"/>
          <w:szCs w:val="21"/>
        </w:rPr>
        <w:t>.</w:t>
      </w:r>
    </w:p>
    <w:p w14:paraId="036B53AC" w14:textId="77777777" w:rsidR="00BC46F0" w:rsidRDefault="00BC46F0">
      <w:pPr>
        <w:pageBreakBefore/>
        <w:spacing w:before="800" w:after="80"/>
        <w:jc w:val="center"/>
        <w:divId w:val="1012029513"/>
        <w:rPr>
          <w:rFonts w:ascii="Calibri" w:eastAsia="Times New Roman" w:hAnsi="Calibri" w:cs="Calibri"/>
          <w:b/>
          <w:bCs/>
          <w:color w:val="0F3D2E"/>
          <w:sz w:val="40"/>
          <w:szCs w:val="40"/>
        </w:rPr>
      </w:pPr>
      <w:r>
        <w:rPr>
          <w:rFonts w:ascii="Calibri" w:eastAsia="Times New Roman" w:hAnsi="Calibri" w:cs="Calibri"/>
          <w:b/>
          <w:bCs/>
          <w:color w:val="0F3D2E"/>
          <w:sz w:val="40"/>
          <w:szCs w:val="40"/>
        </w:rPr>
        <w:lastRenderedPageBreak/>
        <w:t>BAGIAN 4 — PRD &amp; DOKUMENTASI TEKNIS</w:t>
      </w:r>
    </w:p>
    <w:p w14:paraId="4775ABD3" w14:textId="77777777" w:rsidR="00BC46F0" w:rsidRDefault="00BC46F0">
      <w:pPr>
        <w:pStyle w:val="Judul1"/>
        <w:rPr>
          <w:rFonts w:ascii="Calibri" w:eastAsia="Times New Roman" w:hAnsi="Calibri" w:cs="Calibri"/>
        </w:rPr>
      </w:pPr>
      <w:r>
        <w:rPr>
          <w:rFonts w:ascii="Calibri" w:eastAsia="Times New Roman" w:hAnsi="Calibri" w:cs="Calibri"/>
        </w:rPr>
        <w:t xml:space="preserve">PRD FINTRACK: Perancangan Sistem Informasi Keuangan Pribadi dengan Konsep To-Do </w:t>
      </w:r>
      <w:proofErr w:type="spellStart"/>
      <w:r>
        <w:rPr>
          <w:rFonts w:ascii="Calibri" w:eastAsia="Times New Roman" w:hAnsi="Calibri" w:cs="Calibri"/>
        </w:rPr>
        <w:t>List</w:t>
      </w:r>
      <w:proofErr w:type="spellEnd"/>
      <w:r>
        <w:rPr>
          <w:rFonts w:ascii="Calibri" w:eastAsia="Times New Roman" w:hAnsi="Calibri" w:cs="Calibri"/>
        </w:rPr>
        <w:t xml:space="preserve"> Finansial Berbasis Web</w:t>
      </w:r>
    </w:p>
    <w:p w14:paraId="084D9C4A" w14:textId="77777777" w:rsidR="00BC46F0" w:rsidRDefault="00BC46F0">
      <w:pPr>
        <w:pStyle w:val="NormalWeb"/>
        <w:shd w:val="clear" w:color="auto" w:fill="E7F4EC"/>
        <w:spacing w:before="120" w:after="120"/>
        <w:divId w:val="391662664"/>
        <w:rPr>
          <w:rFonts w:ascii="Calibri" w:hAnsi="Calibri" w:cs="Calibri"/>
          <w:color w:val="1F2937"/>
          <w:sz w:val="20"/>
          <w:szCs w:val="20"/>
        </w:rPr>
      </w:pPr>
      <w:r>
        <w:rPr>
          <w:rStyle w:val="Kuat"/>
          <w:rFonts w:ascii="Calibri" w:hAnsi="Calibri" w:cs="Calibri"/>
          <w:color w:val="1F2937"/>
          <w:sz w:val="20"/>
          <w:szCs w:val="20"/>
        </w:rPr>
        <w:t>Status dokumen:</w:t>
      </w:r>
      <w:r>
        <w:rPr>
          <w:rFonts w:ascii="Calibri" w:hAnsi="Calibri" w:cs="Calibri"/>
          <w:color w:val="1F2937"/>
          <w:sz w:val="20"/>
          <w:szCs w:val="20"/>
        </w:rPr>
        <w:t xml:space="preserve"> BASELINE FINAL CAPSTONE (dikunci). Dokumen ini bersifat </w:t>
      </w:r>
      <w:proofErr w:type="spellStart"/>
      <w:r>
        <w:rPr>
          <w:rFonts w:ascii="Calibri" w:hAnsi="Calibri" w:cs="Calibri"/>
          <w:color w:val="1F2937"/>
          <w:sz w:val="20"/>
          <w:szCs w:val="20"/>
        </w:rPr>
        <w:t>kanonik</w:t>
      </w:r>
      <w:proofErr w:type="spellEnd"/>
      <w:r>
        <w:rPr>
          <w:rFonts w:ascii="Calibri" w:hAnsi="Calibri" w:cs="Calibri"/>
          <w:color w:val="1F2937"/>
          <w:sz w:val="20"/>
          <w:szCs w:val="20"/>
        </w:rPr>
        <w:t xml:space="preserve">: PRD + ERD Final + Skema </w:t>
      </w:r>
      <w:proofErr w:type="spellStart"/>
      <w:r>
        <w:rPr>
          <w:rFonts w:ascii="Calibri" w:hAnsi="Calibri" w:cs="Calibri"/>
          <w:color w:val="1F2937"/>
          <w:sz w:val="20"/>
          <w:szCs w:val="20"/>
        </w:rPr>
        <w:t>Database</w:t>
      </w:r>
      <w:proofErr w:type="spellEnd"/>
      <w:r>
        <w:rPr>
          <w:rFonts w:ascii="Calibri" w:hAnsi="Calibri" w:cs="Calibri"/>
          <w:color w:val="1F2937"/>
          <w:sz w:val="20"/>
          <w:szCs w:val="20"/>
        </w:rPr>
        <w:t xml:space="preserve"> (</w:t>
      </w:r>
      <w:proofErr w:type="spellStart"/>
      <w:r>
        <w:rPr>
          <w:rFonts w:ascii="Calibri" w:hAnsi="Calibri" w:cs="Calibri"/>
          <w:color w:val="1F2937"/>
          <w:sz w:val="20"/>
          <w:szCs w:val="20"/>
        </w:rPr>
        <w:t>MySQL</w:t>
      </w:r>
      <w:proofErr w:type="spellEnd"/>
      <w:r>
        <w:rPr>
          <w:rFonts w:ascii="Calibri" w:hAnsi="Calibri" w:cs="Calibri"/>
          <w:color w:val="1F2937"/>
          <w:sz w:val="20"/>
          <w:szCs w:val="20"/>
        </w:rPr>
        <w:t>/</w:t>
      </w:r>
      <w:proofErr w:type="spellStart"/>
      <w:r>
        <w:rPr>
          <w:rFonts w:ascii="Calibri" w:hAnsi="Calibri" w:cs="Calibri"/>
          <w:color w:val="1F2937"/>
          <w:sz w:val="20"/>
          <w:szCs w:val="20"/>
        </w:rPr>
        <w:t>MariaDB</w:t>
      </w:r>
      <w:proofErr w:type="spellEnd"/>
      <w:r>
        <w:rPr>
          <w:rFonts w:ascii="Calibri" w:hAnsi="Calibri" w:cs="Calibri"/>
          <w:color w:val="1F2937"/>
          <w:sz w:val="20"/>
          <w:szCs w:val="20"/>
        </w:rPr>
        <w:t xml:space="preserve">) + Business </w:t>
      </w:r>
      <w:proofErr w:type="spellStart"/>
      <w:r>
        <w:rPr>
          <w:rFonts w:ascii="Calibri" w:hAnsi="Calibri" w:cs="Calibri"/>
          <w:color w:val="1F2937"/>
          <w:sz w:val="20"/>
          <w:szCs w:val="20"/>
        </w:rPr>
        <w:t>Rules</w:t>
      </w:r>
      <w:proofErr w:type="spellEnd"/>
      <w:r>
        <w:rPr>
          <w:rFonts w:ascii="Calibri" w:hAnsi="Calibri" w:cs="Calibri"/>
          <w:color w:val="1F2937"/>
          <w:sz w:val="20"/>
          <w:szCs w:val="20"/>
        </w:rPr>
        <w:t xml:space="preserve">. Semua implementasi (API, </w:t>
      </w:r>
      <w:proofErr w:type="spellStart"/>
      <w:r>
        <w:rPr>
          <w:rFonts w:ascii="Calibri" w:hAnsi="Calibri" w:cs="Calibri"/>
          <w:color w:val="1F2937"/>
          <w:sz w:val="20"/>
          <w:szCs w:val="20"/>
        </w:rPr>
        <w:t>frontend</w:t>
      </w:r>
      <w:proofErr w:type="spellEnd"/>
      <w:r>
        <w:rPr>
          <w:rFonts w:ascii="Calibri" w:hAnsi="Calibri" w:cs="Calibri"/>
          <w:color w:val="1F2937"/>
          <w:sz w:val="20"/>
          <w:szCs w:val="20"/>
        </w:rPr>
        <w:t xml:space="preserve">, </w:t>
      </w:r>
      <w:proofErr w:type="spellStart"/>
      <w:r>
        <w:rPr>
          <w:rFonts w:ascii="Calibri" w:hAnsi="Calibri" w:cs="Calibri"/>
          <w:color w:val="1F2937"/>
          <w:sz w:val="20"/>
          <w:szCs w:val="20"/>
        </w:rPr>
        <w:t>test</w:t>
      </w:r>
      <w:proofErr w:type="spellEnd"/>
      <w:r>
        <w:rPr>
          <w:rFonts w:ascii="Calibri" w:hAnsi="Calibri" w:cs="Calibri"/>
          <w:color w:val="1F2937"/>
          <w:sz w:val="20"/>
          <w:szCs w:val="20"/>
        </w:rPr>
        <w:t xml:space="preserve"> </w:t>
      </w:r>
      <w:proofErr w:type="spellStart"/>
      <w:r>
        <w:rPr>
          <w:rFonts w:ascii="Calibri" w:hAnsi="Calibri" w:cs="Calibri"/>
          <w:color w:val="1F2937"/>
          <w:sz w:val="20"/>
          <w:szCs w:val="20"/>
        </w:rPr>
        <w:t>case</w:t>
      </w:r>
      <w:proofErr w:type="spellEnd"/>
      <w:r>
        <w:rPr>
          <w:rFonts w:ascii="Calibri" w:hAnsi="Calibri" w:cs="Calibri"/>
          <w:color w:val="1F2937"/>
          <w:sz w:val="20"/>
          <w:szCs w:val="20"/>
        </w:rPr>
        <w:t xml:space="preserve">, laporan </w:t>
      </w:r>
      <w:proofErr w:type="spellStart"/>
      <w:r>
        <w:rPr>
          <w:rFonts w:ascii="Calibri" w:hAnsi="Calibri" w:cs="Calibri"/>
          <w:color w:val="1F2937"/>
          <w:sz w:val="20"/>
          <w:szCs w:val="20"/>
        </w:rPr>
        <w:t>Capstone</w:t>
      </w:r>
      <w:proofErr w:type="spellEnd"/>
      <w:r>
        <w:rPr>
          <w:rFonts w:ascii="Calibri" w:hAnsi="Calibri" w:cs="Calibri"/>
          <w:color w:val="1F2937"/>
          <w:sz w:val="20"/>
          <w:szCs w:val="20"/>
        </w:rPr>
        <w:t xml:space="preserve">) dan referensi BR-ID mengacu ke dokumen ini. </w:t>
      </w:r>
      <w:proofErr w:type="spellStart"/>
      <w:r>
        <w:rPr>
          <w:rFonts w:ascii="Calibri" w:hAnsi="Calibri" w:cs="Calibri"/>
          <w:color w:val="1F2937"/>
          <w:sz w:val="20"/>
          <w:szCs w:val="20"/>
        </w:rPr>
        <w:t>Database</w:t>
      </w:r>
      <w:proofErr w:type="spellEnd"/>
      <w:r>
        <w:rPr>
          <w:rFonts w:ascii="Calibri" w:hAnsi="Calibri" w:cs="Calibri"/>
          <w:color w:val="1F2937"/>
          <w:sz w:val="20"/>
          <w:szCs w:val="20"/>
        </w:rPr>
        <w:t xml:space="preserve"> dikunci </w:t>
      </w:r>
      <w:r>
        <w:rPr>
          <w:rStyle w:val="Kuat"/>
          <w:rFonts w:ascii="Calibri" w:hAnsi="Calibri" w:cs="Calibri"/>
          <w:color w:val="1F2937"/>
          <w:sz w:val="20"/>
          <w:szCs w:val="20"/>
        </w:rPr>
        <w:t>5 tabel</w:t>
      </w:r>
      <w:r>
        <w:rPr>
          <w:rFonts w:ascii="Calibri" w:hAnsi="Calibri" w:cs="Calibri"/>
          <w:color w:val="1F2937"/>
          <w:sz w:val="20"/>
          <w:szCs w:val="20"/>
        </w:rPr>
        <w:t xml:space="preserve">: </w:t>
      </w:r>
      <w:proofErr w:type="spellStart"/>
      <w:r>
        <w:rPr>
          <w:rStyle w:val="KodeHTML"/>
          <w:color w:val="1F2937"/>
        </w:rPr>
        <w:t>users</w:t>
      </w:r>
      <w:proofErr w:type="spellEnd"/>
      <w:r>
        <w:rPr>
          <w:rFonts w:ascii="Calibri" w:hAnsi="Calibri" w:cs="Calibri"/>
          <w:color w:val="1F2937"/>
          <w:sz w:val="20"/>
          <w:szCs w:val="20"/>
        </w:rPr>
        <w:t xml:space="preserve">, </w:t>
      </w:r>
      <w:proofErr w:type="spellStart"/>
      <w:r>
        <w:rPr>
          <w:rStyle w:val="KodeHTML"/>
          <w:color w:val="1F2937"/>
        </w:rPr>
        <w:t>categories</w:t>
      </w:r>
      <w:proofErr w:type="spellEnd"/>
      <w:r>
        <w:rPr>
          <w:rFonts w:ascii="Calibri" w:hAnsi="Calibri" w:cs="Calibri"/>
          <w:color w:val="1F2937"/>
          <w:sz w:val="20"/>
          <w:szCs w:val="20"/>
        </w:rPr>
        <w:t xml:space="preserve">, </w:t>
      </w:r>
      <w:proofErr w:type="spellStart"/>
      <w:r>
        <w:rPr>
          <w:rStyle w:val="KodeHTML"/>
          <w:color w:val="1F2937"/>
        </w:rPr>
        <w:t>transactions</w:t>
      </w:r>
      <w:proofErr w:type="spellEnd"/>
      <w:r>
        <w:rPr>
          <w:rFonts w:ascii="Calibri" w:hAnsi="Calibri" w:cs="Calibri"/>
          <w:color w:val="1F2937"/>
          <w:sz w:val="20"/>
          <w:szCs w:val="20"/>
        </w:rPr>
        <w:t xml:space="preserve">, </w:t>
      </w:r>
      <w:proofErr w:type="spellStart"/>
      <w:r>
        <w:rPr>
          <w:rStyle w:val="KodeHTML"/>
          <w:color w:val="1F2937"/>
        </w:rPr>
        <w:t>budgets</w:t>
      </w:r>
      <w:proofErr w:type="spellEnd"/>
      <w:r>
        <w:rPr>
          <w:rFonts w:ascii="Calibri" w:hAnsi="Calibri" w:cs="Calibri"/>
          <w:color w:val="1F2937"/>
          <w:sz w:val="20"/>
          <w:szCs w:val="20"/>
        </w:rPr>
        <w:t xml:space="preserve">, </w:t>
      </w:r>
      <w:proofErr w:type="spellStart"/>
      <w:r>
        <w:rPr>
          <w:rStyle w:val="KodeHTML"/>
          <w:color w:val="1F2937"/>
        </w:rPr>
        <w:t>financial_todos</w:t>
      </w:r>
      <w:proofErr w:type="spellEnd"/>
      <w:r>
        <w:rPr>
          <w:rFonts w:ascii="Calibri" w:hAnsi="Calibri" w:cs="Calibri"/>
          <w:color w:val="1F2937"/>
          <w:sz w:val="20"/>
          <w:szCs w:val="20"/>
        </w:rPr>
        <w:t xml:space="preserve">. Tidak ada tabel AI, </w:t>
      </w:r>
      <w:proofErr w:type="spellStart"/>
      <w:r>
        <w:rPr>
          <w:rFonts w:ascii="Calibri" w:hAnsi="Calibri" w:cs="Calibri"/>
          <w:color w:val="1F2937"/>
          <w:sz w:val="20"/>
          <w:szCs w:val="20"/>
        </w:rPr>
        <w:t>subscription</w:t>
      </w:r>
      <w:proofErr w:type="spellEnd"/>
      <w:r>
        <w:rPr>
          <w:rFonts w:ascii="Calibri" w:hAnsi="Calibri" w:cs="Calibri"/>
          <w:color w:val="1F2937"/>
          <w:sz w:val="20"/>
          <w:szCs w:val="20"/>
        </w:rPr>
        <w:t xml:space="preserve">, </w:t>
      </w:r>
      <w:proofErr w:type="spellStart"/>
      <w:r>
        <w:rPr>
          <w:rFonts w:ascii="Calibri" w:hAnsi="Calibri" w:cs="Calibri"/>
          <w:color w:val="1F2937"/>
          <w:sz w:val="20"/>
          <w:szCs w:val="20"/>
        </w:rPr>
        <w:t>import</w:t>
      </w:r>
      <w:proofErr w:type="spellEnd"/>
      <w:r>
        <w:rPr>
          <w:rFonts w:ascii="Calibri" w:hAnsi="Calibri" w:cs="Calibri"/>
          <w:color w:val="1F2937"/>
          <w:sz w:val="20"/>
          <w:szCs w:val="20"/>
        </w:rPr>
        <w:t>/</w:t>
      </w:r>
      <w:proofErr w:type="spellStart"/>
      <w:r>
        <w:rPr>
          <w:rFonts w:ascii="Calibri" w:hAnsi="Calibri" w:cs="Calibri"/>
          <w:color w:val="1F2937"/>
          <w:sz w:val="20"/>
          <w:szCs w:val="20"/>
        </w:rPr>
        <w:t>export</w:t>
      </w:r>
      <w:proofErr w:type="spellEnd"/>
      <w:r>
        <w:rPr>
          <w:rFonts w:ascii="Calibri" w:hAnsi="Calibri" w:cs="Calibri"/>
          <w:color w:val="1F2937"/>
          <w:sz w:val="20"/>
          <w:szCs w:val="20"/>
        </w:rPr>
        <w:t>, bank, e-</w:t>
      </w:r>
      <w:proofErr w:type="spellStart"/>
      <w:r>
        <w:rPr>
          <w:rFonts w:ascii="Calibri" w:hAnsi="Calibri" w:cs="Calibri"/>
          <w:color w:val="1F2937"/>
          <w:sz w:val="20"/>
          <w:szCs w:val="20"/>
        </w:rPr>
        <w:t>wallet</w:t>
      </w:r>
      <w:proofErr w:type="spellEnd"/>
      <w:r>
        <w:rPr>
          <w:rFonts w:ascii="Calibri" w:hAnsi="Calibri" w:cs="Calibri"/>
          <w:color w:val="1F2937"/>
          <w:sz w:val="20"/>
          <w:szCs w:val="20"/>
        </w:rPr>
        <w:t xml:space="preserve">, atau </w:t>
      </w:r>
      <w:proofErr w:type="spellStart"/>
      <w:r>
        <w:rPr>
          <w:rFonts w:ascii="Calibri" w:hAnsi="Calibri" w:cs="Calibri"/>
          <w:color w:val="1F2937"/>
          <w:sz w:val="20"/>
          <w:szCs w:val="20"/>
        </w:rPr>
        <w:t>Redis</w:t>
      </w:r>
      <w:proofErr w:type="spellEnd"/>
      <w:r>
        <w:rPr>
          <w:rFonts w:ascii="Calibri" w:hAnsi="Calibri" w:cs="Calibri"/>
          <w:color w:val="1F2937"/>
          <w:sz w:val="20"/>
          <w:szCs w:val="20"/>
        </w:rPr>
        <w:t>.</w:t>
      </w:r>
    </w:p>
    <w:p w14:paraId="2471862C"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139D0534">
          <v:rect id="_x0000_i1041" style="width:0;height:1.5pt" o:hralign="center" o:hrstd="t" o:hr="t" fillcolor="#a0a0a0" stroked="f"/>
        </w:pict>
      </w:r>
    </w:p>
    <w:p w14:paraId="3234FDCF" w14:textId="77777777" w:rsidR="00BC46F0" w:rsidRDefault="00BC46F0">
      <w:pPr>
        <w:pStyle w:val="Judul2"/>
        <w:rPr>
          <w:rFonts w:ascii="Calibri" w:eastAsia="Times New Roman" w:hAnsi="Calibri" w:cs="Calibri"/>
        </w:rPr>
      </w:pPr>
      <w:r>
        <w:rPr>
          <w:rFonts w:ascii="Calibri" w:eastAsia="Times New Roman" w:hAnsi="Calibri" w:cs="Calibri"/>
        </w:rPr>
        <w:t>1. Ringkasan Eksekutif</w:t>
      </w:r>
    </w:p>
    <w:p w14:paraId="35F9AE0A"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FINTRACK gabungkan pencatatan keuangan harian dengan konsep </w:t>
      </w:r>
      <w:r>
        <w:rPr>
          <w:rStyle w:val="Penekanan"/>
          <w:rFonts w:ascii="Calibri" w:hAnsi="Calibri" w:cs="Calibri"/>
          <w:color w:val="1F2937"/>
          <w:sz w:val="21"/>
          <w:szCs w:val="21"/>
        </w:rPr>
        <w:t xml:space="preserve">To-Do </w:t>
      </w:r>
      <w:proofErr w:type="spellStart"/>
      <w:r>
        <w:rPr>
          <w:rStyle w:val="Penekanan"/>
          <w:rFonts w:ascii="Calibri" w:hAnsi="Calibri" w:cs="Calibri"/>
          <w:color w:val="1F2937"/>
          <w:sz w:val="21"/>
          <w:szCs w:val="21"/>
        </w:rPr>
        <w:t>List</w:t>
      </w:r>
      <w:proofErr w:type="spellEnd"/>
      <w:r>
        <w:rPr>
          <w:rFonts w:ascii="Calibri" w:hAnsi="Calibri" w:cs="Calibri"/>
          <w:color w:val="1F2937"/>
          <w:sz w:val="21"/>
          <w:szCs w:val="21"/>
        </w:rPr>
        <w:t xml:space="preserve">. Sasaran utama: mahasiswa dan </w:t>
      </w:r>
      <w:proofErr w:type="spellStart"/>
      <w:r>
        <w:rPr>
          <w:rStyle w:val="Penekanan"/>
          <w:rFonts w:ascii="Calibri" w:hAnsi="Calibri" w:cs="Calibri"/>
          <w:color w:val="1F2937"/>
          <w:sz w:val="21"/>
          <w:szCs w:val="21"/>
        </w:rPr>
        <w:t>young</w:t>
      </w:r>
      <w:proofErr w:type="spellEnd"/>
      <w:r>
        <w:rPr>
          <w:rStyle w:val="Penekanan"/>
          <w:rFonts w:ascii="Calibri" w:hAnsi="Calibri" w:cs="Calibri"/>
          <w:color w:val="1F2937"/>
          <w:sz w:val="21"/>
          <w:szCs w:val="21"/>
        </w:rPr>
        <w:t xml:space="preserve"> </w:t>
      </w:r>
      <w:proofErr w:type="spellStart"/>
      <w:r>
        <w:rPr>
          <w:rStyle w:val="Penekanan"/>
          <w:rFonts w:ascii="Calibri" w:hAnsi="Calibri" w:cs="Calibri"/>
          <w:color w:val="1F2937"/>
          <w:sz w:val="21"/>
          <w:szCs w:val="21"/>
        </w:rPr>
        <w:t>professional</w:t>
      </w:r>
      <w:proofErr w:type="spellEnd"/>
      <w:r>
        <w:rPr>
          <w:rFonts w:ascii="Calibri" w:hAnsi="Calibri" w:cs="Calibri"/>
          <w:color w:val="1F2937"/>
          <w:sz w:val="21"/>
          <w:szCs w:val="21"/>
        </w:rPr>
        <w:t xml:space="preserve">. Masalah utama: pengguna lupa catat pengeluaran, tidak tahu alokasi dana, gagal capai target tabungan. Solusi MVP: Web </w:t>
      </w:r>
      <w:proofErr w:type="spellStart"/>
      <w:r>
        <w:rPr>
          <w:rFonts w:ascii="Calibri" w:hAnsi="Calibri" w:cs="Calibri"/>
          <w:color w:val="1F2937"/>
          <w:sz w:val="21"/>
          <w:szCs w:val="21"/>
        </w:rPr>
        <w:t>App</w:t>
      </w:r>
      <w:proofErr w:type="spellEnd"/>
      <w:r>
        <w:rPr>
          <w:rFonts w:ascii="Calibri" w:hAnsi="Calibri" w:cs="Calibri"/>
          <w:color w:val="1F2937"/>
          <w:sz w:val="21"/>
          <w:szCs w:val="21"/>
        </w:rPr>
        <w:t xml:space="preserve"> responsif berbasis </w:t>
      </w:r>
      <w:proofErr w:type="spellStart"/>
      <w:r>
        <w:rPr>
          <w:rFonts w:ascii="Calibri" w:hAnsi="Calibri" w:cs="Calibri"/>
          <w:color w:val="1F2937"/>
          <w:sz w:val="21"/>
          <w:szCs w:val="21"/>
        </w:rPr>
        <w:t>cloud</w:t>
      </w:r>
      <w:proofErr w:type="spellEnd"/>
      <w:r>
        <w:rPr>
          <w:rFonts w:ascii="Calibri" w:hAnsi="Calibri" w:cs="Calibri"/>
          <w:color w:val="1F2937"/>
          <w:sz w:val="21"/>
          <w:szCs w:val="21"/>
        </w:rPr>
        <w:t xml:space="preserve"> untuk catat transaksi, atur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bulanan, dan lacak target keuangan via </w:t>
      </w:r>
      <w:r>
        <w:rPr>
          <w:rStyle w:val="Penekanan"/>
          <w:rFonts w:ascii="Calibri" w:hAnsi="Calibri" w:cs="Calibri"/>
          <w:color w:val="1F2937"/>
          <w:sz w:val="21"/>
          <w:szCs w:val="21"/>
        </w:rPr>
        <w:t>Financial To-Do</w:t>
      </w:r>
      <w:r>
        <w:rPr>
          <w:rFonts w:ascii="Calibri" w:hAnsi="Calibri" w:cs="Calibri"/>
          <w:color w:val="1F2937"/>
          <w:sz w:val="21"/>
          <w:szCs w:val="21"/>
        </w:rPr>
        <w:t xml:space="preserve">. Model: </w:t>
      </w:r>
      <w:r>
        <w:rPr>
          <w:rStyle w:val="Kuat"/>
          <w:rFonts w:ascii="Calibri" w:hAnsi="Calibri" w:cs="Calibri"/>
          <w:color w:val="1F2937"/>
          <w:sz w:val="21"/>
          <w:szCs w:val="21"/>
        </w:rPr>
        <w:t>sepenuhnya gratis</w:t>
      </w:r>
      <w:r>
        <w:rPr>
          <w:rFonts w:ascii="Calibri" w:hAnsi="Calibri" w:cs="Calibri"/>
          <w:color w:val="1F2937"/>
          <w:sz w:val="21"/>
          <w:szCs w:val="21"/>
        </w:rPr>
        <w:t xml:space="preserve"> (proyek tugas kuliah, tanpa fitur berbayar). Pengembangan dibagi </w:t>
      </w:r>
      <w:r>
        <w:rPr>
          <w:rStyle w:val="Kuat"/>
          <w:rFonts w:ascii="Calibri" w:hAnsi="Calibri" w:cs="Calibri"/>
          <w:color w:val="1F2937"/>
          <w:sz w:val="21"/>
          <w:szCs w:val="21"/>
        </w:rPr>
        <w:t>2 tahap dalam 8 minggu</w:t>
      </w:r>
      <w:r>
        <w:rPr>
          <w:rFonts w:ascii="Calibri" w:hAnsi="Calibri" w:cs="Calibri"/>
          <w:color w:val="1F2937"/>
          <w:sz w:val="21"/>
          <w:szCs w:val="21"/>
        </w:rPr>
        <w:t>: Tahap 1 — MVP (Minggu 1–5) untuk validasi produk, dan Tahap 2 — Pengembangan Fitur (Minggu 6–8).</w:t>
      </w:r>
    </w:p>
    <w:p w14:paraId="4696862E"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09DD4674">
          <v:rect id="_x0000_i1042" style="width:0;height:1.5pt" o:hralign="center" o:hrstd="t" o:hr="t" fillcolor="#a0a0a0" stroked="f"/>
        </w:pict>
      </w:r>
    </w:p>
    <w:p w14:paraId="17A676AB" w14:textId="77777777" w:rsidR="00BC46F0" w:rsidRDefault="00BC46F0">
      <w:pPr>
        <w:pStyle w:val="Judul2"/>
        <w:rPr>
          <w:rFonts w:ascii="Calibri" w:eastAsia="Times New Roman" w:hAnsi="Calibri" w:cs="Calibri"/>
        </w:rPr>
      </w:pPr>
      <w:r>
        <w:rPr>
          <w:rFonts w:ascii="Calibri" w:eastAsia="Times New Roman" w:hAnsi="Calibri" w:cs="Calibri"/>
        </w:rPr>
        <w:t>2. Tujuan &amp; Sasaran Bisnis</w:t>
      </w:r>
    </w:p>
    <w:p w14:paraId="68233D6F"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Sasaran: Tingkatkan konsistensi pencatatan keuangan bulanan pengguna.</w:t>
      </w:r>
    </w:p>
    <w:tbl>
      <w:tblPr>
        <w:tblW w:w="5000" w:type="pct"/>
        <w:tblCellMar>
          <w:top w:w="15" w:type="dxa"/>
          <w:left w:w="15" w:type="dxa"/>
          <w:bottom w:w="15" w:type="dxa"/>
          <w:right w:w="15" w:type="dxa"/>
        </w:tblCellMar>
        <w:tblLook w:val="04A0" w:firstRow="1" w:lastRow="0" w:firstColumn="1" w:lastColumn="0" w:noHBand="0" w:noVBand="1"/>
      </w:tblPr>
      <w:tblGrid>
        <w:gridCol w:w="2354"/>
        <w:gridCol w:w="1284"/>
        <w:gridCol w:w="2785"/>
        <w:gridCol w:w="2587"/>
      </w:tblGrid>
      <w:tr w:rsidR="00A2085B" w14:paraId="5C7886F1"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AF8B7D2"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Metric</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2B0CDBB"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Target Saat Ini</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73D13B9F"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Target Tahap 1 — MVP (Minggu 5)</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3CE947E9"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Target Tahap 2 (Minggu 8)</w:t>
            </w:r>
          </w:p>
        </w:tc>
      </w:tr>
      <w:tr w:rsidR="00A2085B" w14:paraId="47160F8B"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6DDA877"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t>Monthly</w:t>
            </w:r>
            <w:proofErr w:type="spellEnd"/>
            <w:r>
              <w:rPr>
                <w:rStyle w:val="Kuat"/>
                <w:rFonts w:ascii="Calibri" w:eastAsia="Times New Roman" w:hAnsi="Calibri" w:cs="Calibri"/>
                <w:color w:val="1F2937"/>
                <w:sz w:val="18"/>
                <w:szCs w:val="18"/>
              </w:rPr>
              <w:t xml:space="preserve"> </w:t>
            </w:r>
            <w:proofErr w:type="spellStart"/>
            <w:r>
              <w:rPr>
                <w:rStyle w:val="Kuat"/>
                <w:rFonts w:ascii="Calibri" w:eastAsia="Times New Roman" w:hAnsi="Calibri" w:cs="Calibri"/>
                <w:color w:val="1F2937"/>
                <w:sz w:val="18"/>
                <w:szCs w:val="18"/>
              </w:rPr>
              <w:t>Active</w:t>
            </w:r>
            <w:proofErr w:type="spellEnd"/>
            <w:r>
              <w:rPr>
                <w:rStyle w:val="Kuat"/>
                <w:rFonts w:ascii="Calibri" w:eastAsia="Times New Roman" w:hAnsi="Calibri" w:cs="Calibri"/>
                <w:color w:val="1F2937"/>
                <w:sz w:val="18"/>
                <w:szCs w:val="18"/>
              </w:rPr>
              <w:t xml:space="preserve"> </w:t>
            </w:r>
            <w:proofErr w:type="spellStart"/>
            <w:r>
              <w:rPr>
                <w:rStyle w:val="Kuat"/>
                <w:rFonts w:ascii="Calibri" w:eastAsia="Times New Roman" w:hAnsi="Calibri" w:cs="Calibri"/>
                <w:color w:val="1F2937"/>
                <w:sz w:val="18"/>
                <w:szCs w:val="18"/>
              </w:rPr>
              <w:t>Users</w:t>
            </w:r>
            <w:proofErr w:type="spellEnd"/>
            <w:r>
              <w:rPr>
                <w:rStyle w:val="Kuat"/>
                <w:rFonts w:ascii="Calibri" w:eastAsia="Times New Roman" w:hAnsi="Calibri" w:cs="Calibri"/>
                <w:color w:val="1F2937"/>
                <w:sz w:val="18"/>
                <w:szCs w:val="18"/>
              </w:rPr>
              <w:t xml:space="preserve"> (MAU)</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09499B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FD931E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50 (</w:t>
            </w:r>
            <w:proofErr w:type="spellStart"/>
            <w:r>
              <w:rPr>
                <w:rFonts w:ascii="Calibri" w:eastAsia="Times New Roman" w:hAnsi="Calibri" w:cs="Calibri"/>
                <w:color w:val="1F2937"/>
                <w:sz w:val="18"/>
                <w:szCs w:val="18"/>
              </w:rPr>
              <w:t>closed</w:t>
            </w:r>
            <w:proofErr w:type="spellEnd"/>
            <w:r>
              <w:rPr>
                <w:rFonts w:ascii="Calibri" w:eastAsia="Times New Roman" w:hAnsi="Calibri" w:cs="Calibri"/>
                <w:color w:val="1F2937"/>
                <w:sz w:val="18"/>
                <w:szCs w:val="18"/>
              </w:rPr>
              <w:t xml:space="preserve"> beta kampus)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A5C6ED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200</w:t>
            </w:r>
          </w:p>
        </w:tc>
      </w:tr>
      <w:tr w:rsidR="00A2085B" w14:paraId="6A125045"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45F19B2"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t>Daily</w:t>
            </w:r>
            <w:proofErr w:type="spellEnd"/>
            <w:r>
              <w:rPr>
                <w:rStyle w:val="Kuat"/>
                <w:rFonts w:ascii="Calibri" w:eastAsia="Times New Roman" w:hAnsi="Calibri" w:cs="Calibri"/>
                <w:color w:val="1F2937"/>
                <w:sz w:val="18"/>
                <w:szCs w:val="18"/>
              </w:rPr>
              <w:t xml:space="preserve"> </w:t>
            </w:r>
            <w:proofErr w:type="spellStart"/>
            <w:r>
              <w:rPr>
                <w:rStyle w:val="Kuat"/>
                <w:rFonts w:ascii="Calibri" w:eastAsia="Times New Roman" w:hAnsi="Calibri" w:cs="Calibri"/>
                <w:color w:val="1F2937"/>
                <w:sz w:val="18"/>
                <w:szCs w:val="18"/>
              </w:rPr>
              <w:t>Active</w:t>
            </w:r>
            <w:proofErr w:type="spellEnd"/>
            <w:r>
              <w:rPr>
                <w:rStyle w:val="Kuat"/>
                <w:rFonts w:ascii="Calibri" w:eastAsia="Times New Roman" w:hAnsi="Calibri" w:cs="Calibri"/>
                <w:color w:val="1F2937"/>
                <w:sz w:val="18"/>
                <w:szCs w:val="18"/>
              </w:rPr>
              <w:t xml:space="preserve"> </w:t>
            </w:r>
            <w:proofErr w:type="spellStart"/>
            <w:r>
              <w:rPr>
                <w:rStyle w:val="Kuat"/>
                <w:rFonts w:ascii="Calibri" w:eastAsia="Times New Roman" w:hAnsi="Calibri" w:cs="Calibri"/>
                <w:color w:val="1F2937"/>
                <w:sz w:val="18"/>
                <w:szCs w:val="18"/>
              </w:rPr>
              <w:t>Users</w:t>
            </w:r>
            <w:proofErr w:type="spellEnd"/>
            <w:r>
              <w:rPr>
                <w:rStyle w:val="Kuat"/>
                <w:rFonts w:ascii="Calibri" w:eastAsia="Times New Roman" w:hAnsi="Calibri" w:cs="Calibri"/>
                <w:color w:val="1F2937"/>
                <w:sz w:val="18"/>
                <w:szCs w:val="18"/>
              </w:rPr>
              <w:t xml:space="preserve"> (DAU)</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F697F1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D3E068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20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F8E1D9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60</w:t>
            </w:r>
          </w:p>
        </w:tc>
      </w:tr>
      <w:tr w:rsidR="00A2085B" w14:paraId="07FB332E"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B9E512A"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 xml:space="preserve">Day-30 </w:t>
            </w:r>
            <w:proofErr w:type="spellStart"/>
            <w:r>
              <w:rPr>
                <w:rStyle w:val="Kuat"/>
                <w:rFonts w:ascii="Calibri" w:eastAsia="Times New Roman" w:hAnsi="Calibri" w:cs="Calibri"/>
                <w:color w:val="1F2937"/>
                <w:sz w:val="18"/>
                <w:szCs w:val="18"/>
              </w:rPr>
              <w:t>Retention</w:t>
            </w:r>
            <w:proofErr w:type="spellEnd"/>
            <w:r>
              <w:rPr>
                <w:rStyle w:val="Kuat"/>
                <w:rFonts w:ascii="Calibri" w:eastAsia="Times New Roman" w:hAnsi="Calibri" w:cs="Calibri"/>
                <w:color w:val="1F2937"/>
                <w:sz w:val="18"/>
                <w:szCs w:val="18"/>
              </w:rPr>
              <w:t xml:space="preserve"> Rate</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39C99E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9C88D4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25%</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DE1BC2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40%</w:t>
            </w:r>
          </w:p>
        </w:tc>
      </w:tr>
      <w:tr w:rsidR="00A2085B" w14:paraId="6636191E"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AE7227C"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Pencatatan Transaksi Rutin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022C06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03CACB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&gt;= 15 transaksi/pengguna/bulan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2BC207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&gt;= 30 transaksi/pengguna/bulan</w:t>
            </w:r>
          </w:p>
        </w:tc>
      </w:tr>
      <w:tr w:rsidR="00A2085B" w14:paraId="10543409"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46E9453"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t>Goal</w:t>
            </w:r>
            <w:proofErr w:type="spellEnd"/>
            <w:r>
              <w:rPr>
                <w:rStyle w:val="Kuat"/>
                <w:rFonts w:ascii="Calibri" w:eastAsia="Times New Roman" w:hAnsi="Calibri" w:cs="Calibri"/>
                <w:color w:val="1F2937"/>
                <w:sz w:val="18"/>
                <w:szCs w:val="18"/>
              </w:rPr>
              <w:t xml:space="preserve"> </w:t>
            </w:r>
            <w:proofErr w:type="spellStart"/>
            <w:r>
              <w:rPr>
                <w:rStyle w:val="Kuat"/>
                <w:rFonts w:ascii="Calibri" w:eastAsia="Times New Roman" w:hAnsi="Calibri" w:cs="Calibri"/>
                <w:color w:val="1F2937"/>
                <w:sz w:val="18"/>
                <w:szCs w:val="18"/>
              </w:rPr>
              <w:t>Completion</w:t>
            </w:r>
            <w:proofErr w:type="spellEnd"/>
            <w:r>
              <w:rPr>
                <w:rStyle w:val="Kuat"/>
                <w:rFonts w:ascii="Calibri" w:eastAsia="Times New Roman" w:hAnsi="Calibri" w:cs="Calibri"/>
                <w:color w:val="1F2937"/>
                <w:sz w:val="18"/>
                <w:szCs w:val="18"/>
              </w:rPr>
              <w:t xml:space="preserve"> Rate</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13D1AB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03744F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20% pengguna selesaikan 1 </w:t>
            </w:r>
            <w:proofErr w:type="spellStart"/>
            <w:r>
              <w:rPr>
                <w:rFonts w:ascii="Calibri" w:eastAsia="Times New Roman" w:hAnsi="Calibri" w:cs="Calibri"/>
                <w:color w:val="1F2937"/>
                <w:sz w:val="18"/>
                <w:szCs w:val="18"/>
              </w:rPr>
              <w:t>goal</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35D60B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35% pengguna selesaikan 1 </w:t>
            </w:r>
            <w:proofErr w:type="spellStart"/>
            <w:r>
              <w:rPr>
                <w:rFonts w:ascii="Calibri" w:eastAsia="Times New Roman" w:hAnsi="Calibri" w:cs="Calibri"/>
                <w:color w:val="1F2937"/>
                <w:sz w:val="18"/>
                <w:szCs w:val="18"/>
              </w:rPr>
              <w:t>goal</w:t>
            </w:r>
            <w:proofErr w:type="spellEnd"/>
          </w:p>
        </w:tc>
      </w:tr>
    </w:tbl>
    <w:p w14:paraId="095D002F"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08E48A37">
          <v:rect id="_x0000_i1043" style="width:0;height:1.5pt" o:hralign="center" o:hrstd="t" o:hr="t" fillcolor="#a0a0a0" stroked="f"/>
        </w:pict>
      </w:r>
    </w:p>
    <w:p w14:paraId="4FDCC66B" w14:textId="77777777" w:rsidR="00BC46F0" w:rsidRDefault="00BC46F0">
      <w:pPr>
        <w:pStyle w:val="Judul2"/>
        <w:rPr>
          <w:rFonts w:ascii="Calibri" w:eastAsia="Times New Roman" w:hAnsi="Calibri" w:cs="Calibri"/>
        </w:rPr>
      </w:pPr>
      <w:r>
        <w:rPr>
          <w:rFonts w:ascii="Calibri" w:eastAsia="Times New Roman" w:hAnsi="Calibri" w:cs="Calibri"/>
        </w:rPr>
        <w:t xml:space="preserve">3. User </w:t>
      </w:r>
      <w:proofErr w:type="spellStart"/>
      <w:r>
        <w:rPr>
          <w:rFonts w:ascii="Calibri" w:eastAsia="Times New Roman" w:hAnsi="Calibri" w:cs="Calibri"/>
        </w:rPr>
        <w:t>Personas</w:t>
      </w:r>
      <w:proofErr w:type="spellEnd"/>
    </w:p>
    <w:p w14:paraId="63B4CB50" w14:textId="77777777" w:rsidR="00BC46F0" w:rsidRDefault="00BC46F0">
      <w:pPr>
        <w:pStyle w:val="Judul3"/>
        <w:rPr>
          <w:rFonts w:ascii="Calibri" w:eastAsia="Times New Roman" w:hAnsi="Calibri" w:cs="Calibri"/>
        </w:rPr>
      </w:pPr>
      <w:r>
        <w:rPr>
          <w:rFonts w:ascii="Calibri" w:eastAsia="Times New Roman" w:hAnsi="Calibri" w:cs="Calibri"/>
        </w:rPr>
        <w:t>Persona 1: Mahasiswa Hemat (Rian, 20 Tahun)</w:t>
      </w:r>
    </w:p>
    <w:p w14:paraId="29E8B11A" w14:textId="77777777" w:rsidR="00BC46F0" w:rsidRDefault="00BC46F0">
      <w:pPr>
        <w:numPr>
          <w:ilvl w:val="0"/>
          <w:numId w:val="7"/>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Demografi:</w:t>
      </w:r>
      <w:r>
        <w:rPr>
          <w:rFonts w:ascii="Calibri" w:eastAsia="Times New Roman" w:hAnsi="Calibri" w:cs="Calibri"/>
          <w:color w:val="1F2937"/>
          <w:sz w:val="21"/>
          <w:szCs w:val="21"/>
        </w:rPr>
        <w:t xml:space="preserve"> Mahasiswa S1, uang saku bulanan Rp 1.500.000, Jakarta.</w:t>
      </w:r>
    </w:p>
    <w:p w14:paraId="5EDF01A5" w14:textId="77777777" w:rsidR="00BC46F0" w:rsidRDefault="00BC46F0">
      <w:pPr>
        <w:numPr>
          <w:ilvl w:val="0"/>
          <w:numId w:val="7"/>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Tujuan:</w:t>
      </w:r>
      <w:r>
        <w:rPr>
          <w:rFonts w:ascii="Calibri" w:eastAsia="Times New Roman" w:hAnsi="Calibri" w:cs="Calibri"/>
          <w:color w:val="1F2937"/>
          <w:sz w:val="21"/>
          <w:szCs w:val="21"/>
        </w:rPr>
        <w:t xml:space="preserve"> Atur uang makan dan kuliah, ingin menabung beli laptop bekas.</w:t>
      </w:r>
    </w:p>
    <w:p w14:paraId="2C4EF08F" w14:textId="77777777" w:rsidR="00BC46F0" w:rsidRDefault="00BC46F0">
      <w:pPr>
        <w:numPr>
          <w:ilvl w:val="0"/>
          <w:numId w:val="7"/>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lastRenderedPageBreak/>
        <w:t>Pain</w:t>
      </w:r>
      <w:proofErr w:type="spellEnd"/>
      <w:r>
        <w:rPr>
          <w:rStyle w:val="Kuat"/>
          <w:rFonts w:ascii="Calibri" w:eastAsia="Times New Roman" w:hAnsi="Calibri" w:cs="Calibri"/>
          <w:color w:val="1F2937"/>
          <w:sz w:val="21"/>
          <w:szCs w:val="21"/>
        </w:rPr>
        <w:t xml:space="preserve"> </w:t>
      </w:r>
      <w:proofErr w:type="spellStart"/>
      <w:r>
        <w:rPr>
          <w:rStyle w:val="Kuat"/>
          <w:rFonts w:ascii="Calibri" w:eastAsia="Times New Roman" w:hAnsi="Calibri" w:cs="Calibri"/>
          <w:color w:val="1F2937"/>
          <w:sz w:val="21"/>
          <w:szCs w:val="21"/>
        </w:rPr>
        <w:t>Points</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Uang saku habis sebelum akhir bulan, lupa transaksi kecil (kopi, parkir).</w:t>
      </w:r>
    </w:p>
    <w:p w14:paraId="6B6F5AB7" w14:textId="77777777" w:rsidR="00BC46F0" w:rsidRDefault="00BC46F0">
      <w:pPr>
        <w:numPr>
          <w:ilvl w:val="0"/>
          <w:numId w:val="7"/>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Skenario Penggunaan:</w:t>
      </w:r>
      <w:r>
        <w:rPr>
          <w:rFonts w:ascii="Calibri" w:eastAsia="Times New Roman" w:hAnsi="Calibri" w:cs="Calibri"/>
          <w:color w:val="1F2937"/>
          <w:sz w:val="21"/>
          <w:szCs w:val="21"/>
        </w:rPr>
        <w:t xml:space="preserve"> Akses FINTRACK via HP tiap selesai beli makanan, cek sisa </w:t>
      </w:r>
      <w:proofErr w:type="spellStart"/>
      <w:r>
        <w:rPr>
          <w:rFonts w:ascii="Calibri" w:eastAsia="Times New Roman" w:hAnsi="Calibri" w:cs="Calibri"/>
          <w:color w:val="1F2937"/>
          <w:sz w:val="21"/>
          <w:szCs w:val="21"/>
        </w:rPr>
        <w:t>budget</w:t>
      </w:r>
      <w:proofErr w:type="spellEnd"/>
      <w:r>
        <w:rPr>
          <w:rFonts w:ascii="Calibri" w:eastAsia="Times New Roman" w:hAnsi="Calibri" w:cs="Calibri"/>
          <w:color w:val="1F2937"/>
          <w:sz w:val="21"/>
          <w:szCs w:val="21"/>
        </w:rPr>
        <w:t xml:space="preserve"> mingguan, </w:t>
      </w:r>
      <w:proofErr w:type="spellStart"/>
      <w:r>
        <w:rPr>
          <w:rFonts w:ascii="Calibri" w:eastAsia="Times New Roman" w:hAnsi="Calibri" w:cs="Calibri"/>
          <w:color w:val="1F2937"/>
          <w:sz w:val="21"/>
          <w:szCs w:val="21"/>
        </w:rPr>
        <w:t>cetang</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to-do</w:t>
      </w:r>
      <w:proofErr w:type="spellEnd"/>
      <w:r>
        <w:rPr>
          <w:rFonts w:ascii="Calibri" w:eastAsia="Times New Roman" w:hAnsi="Calibri" w:cs="Calibri"/>
          <w:color w:val="1F2937"/>
          <w:sz w:val="21"/>
          <w:szCs w:val="21"/>
        </w:rPr>
        <w:t xml:space="preserve"> "Bayar Kos".</w:t>
      </w:r>
    </w:p>
    <w:p w14:paraId="29F8043C" w14:textId="77777777" w:rsidR="00BC46F0" w:rsidRDefault="00BC46F0">
      <w:pPr>
        <w:pStyle w:val="Judul3"/>
        <w:rPr>
          <w:rFonts w:ascii="Calibri" w:eastAsia="Times New Roman" w:hAnsi="Calibri" w:cs="Calibri"/>
        </w:rPr>
      </w:pPr>
      <w:r>
        <w:rPr>
          <w:rFonts w:ascii="Calibri" w:eastAsia="Times New Roman" w:hAnsi="Calibri" w:cs="Calibri"/>
        </w:rPr>
        <w:t xml:space="preserve">Persona 2: </w:t>
      </w:r>
      <w:proofErr w:type="spellStart"/>
      <w:r>
        <w:rPr>
          <w:rFonts w:ascii="Calibri" w:eastAsia="Times New Roman" w:hAnsi="Calibri" w:cs="Calibri"/>
        </w:rPr>
        <w:t>Freelancer</w:t>
      </w:r>
      <w:proofErr w:type="spellEnd"/>
      <w:r>
        <w:rPr>
          <w:rFonts w:ascii="Calibri" w:eastAsia="Times New Roman" w:hAnsi="Calibri" w:cs="Calibri"/>
        </w:rPr>
        <w:t xml:space="preserve"> Pemula (Siti, 23 Tahun)</w:t>
      </w:r>
    </w:p>
    <w:p w14:paraId="2AC73F0D" w14:textId="77777777" w:rsidR="00BC46F0" w:rsidRDefault="00BC46F0">
      <w:pPr>
        <w:numPr>
          <w:ilvl w:val="0"/>
          <w:numId w:val="8"/>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Demografi:</w:t>
      </w:r>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Graphic</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Designer</w:t>
      </w:r>
      <w:proofErr w:type="spellEnd"/>
      <w:r>
        <w:rPr>
          <w:rFonts w:ascii="Calibri" w:eastAsia="Times New Roman" w:hAnsi="Calibri" w:cs="Calibri"/>
          <w:color w:val="1F2937"/>
          <w:sz w:val="21"/>
          <w:szCs w:val="21"/>
        </w:rPr>
        <w:t xml:space="preserve"> Lepas, pendapatan tidak pasti (Rp 3.000.000 - Rp 6.000.000/bulan), Bandung.</w:t>
      </w:r>
    </w:p>
    <w:p w14:paraId="38CA939D" w14:textId="77777777" w:rsidR="00BC46F0" w:rsidRDefault="00BC46F0">
      <w:pPr>
        <w:numPr>
          <w:ilvl w:val="0"/>
          <w:numId w:val="8"/>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Tujuan:</w:t>
      </w:r>
      <w:r>
        <w:rPr>
          <w:rFonts w:ascii="Calibri" w:eastAsia="Times New Roman" w:hAnsi="Calibri" w:cs="Calibri"/>
          <w:color w:val="1F2937"/>
          <w:sz w:val="21"/>
          <w:szCs w:val="21"/>
        </w:rPr>
        <w:t xml:space="preserve"> Pisahkan dana operasional kerja dan pribadi, kontrol tagihan bulanan.</w:t>
      </w:r>
    </w:p>
    <w:p w14:paraId="4E8DC939" w14:textId="77777777" w:rsidR="00BC46F0" w:rsidRDefault="00BC46F0">
      <w:pPr>
        <w:numPr>
          <w:ilvl w:val="0"/>
          <w:numId w:val="8"/>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Pain</w:t>
      </w:r>
      <w:proofErr w:type="spellEnd"/>
      <w:r>
        <w:rPr>
          <w:rStyle w:val="Kuat"/>
          <w:rFonts w:ascii="Calibri" w:eastAsia="Times New Roman" w:hAnsi="Calibri" w:cs="Calibri"/>
          <w:color w:val="1F2937"/>
          <w:sz w:val="21"/>
          <w:szCs w:val="21"/>
        </w:rPr>
        <w:t xml:space="preserve"> </w:t>
      </w:r>
      <w:proofErr w:type="spellStart"/>
      <w:r>
        <w:rPr>
          <w:rStyle w:val="Kuat"/>
          <w:rFonts w:ascii="Calibri" w:eastAsia="Times New Roman" w:hAnsi="Calibri" w:cs="Calibri"/>
          <w:color w:val="1F2937"/>
          <w:sz w:val="21"/>
          <w:szCs w:val="21"/>
        </w:rPr>
        <w:t>Points</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Sulit atur pengeluaran karena tanggal pemasukan tidak tetap.</w:t>
      </w:r>
    </w:p>
    <w:p w14:paraId="306D6BB8" w14:textId="77777777" w:rsidR="00BC46F0" w:rsidRDefault="00BC46F0">
      <w:pPr>
        <w:numPr>
          <w:ilvl w:val="0"/>
          <w:numId w:val="8"/>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Skenario Penggunaan:</w:t>
      </w:r>
      <w:r>
        <w:rPr>
          <w:rFonts w:ascii="Calibri" w:eastAsia="Times New Roman" w:hAnsi="Calibri" w:cs="Calibri"/>
          <w:color w:val="1F2937"/>
          <w:sz w:val="21"/>
          <w:szCs w:val="21"/>
        </w:rPr>
        <w:t xml:space="preserve"> Buat Financial To-Do tagihan internet, atur </w:t>
      </w:r>
      <w:proofErr w:type="spellStart"/>
      <w:r>
        <w:rPr>
          <w:rFonts w:ascii="Calibri" w:eastAsia="Times New Roman" w:hAnsi="Calibri" w:cs="Calibri"/>
          <w:color w:val="1F2937"/>
          <w:sz w:val="21"/>
          <w:szCs w:val="21"/>
        </w:rPr>
        <w:t>budget</w:t>
      </w:r>
      <w:proofErr w:type="spellEnd"/>
      <w:r>
        <w:rPr>
          <w:rFonts w:ascii="Calibri" w:eastAsia="Times New Roman" w:hAnsi="Calibri" w:cs="Calibri"/>
          <w:color w:val="1F2937"/>
          <w:sz w:val="21"/>
          <w:szCs w:val="21"/>
        </w:rPr>
        <w:t xml:space="preserve"> ketat kategori hiburan via </w:t>
      </w:r>
      <w:proofErr w:type="spellStart"/>
      <w:r>
        <w:rPr>
          <w:rFonts w:ascii="Calibri" w:eastAsia="Times New Roman" w:hAnsi="Calibri" w:cs="Calibri"/>
          <w:color w:val="1F2937"/>
          <w:sz w:val="21"/>
          <w:szCs w:val="21"/>
        </w:rPr>
        <w:t>dashboard</w:t>
      </w:r>
      <w:proofErr w:type="spellEnd"/>
      <w:r>
        <w:rPr>
          <w:rFonts w:ascii="Calibri" w:eastAsia="Times New Roman" w:hAnsi="Calibri" w:cs="Calibri"/>
          <w:color w:val="1F2937"/>
          <w:sz w:val="21"/>
          <w:szCs w:val="21"/>
        </w:rPr>
        <w:t xml:space="preserve"> laptop.</w:t>
      </w:r>
    </w:p>
    <w:p w14:paraId="70CA4DC7"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42970AB1">
          <v:rect id="_x0000_i1044" style="width:0;height:1.5pt" o:hralign="center" o:hrstd="t" o:hr="t" fillcolor="#a0a0a0" stroked="f"/>
        </w:pict>
      </w:r>
    </w:p>
    <w:p w14:paraId="1C16C6A1" w14:textId="77777777" w:rsidR="00BC46F0" w:rsidRDefault="00BC46F0">
      <w:pPr>
        <w:pStyle w:val="Judul2"/>
        <w:rPr>
          <w:rFonts w:ascii="Calibri" w:eastAsia="Times New Roman" w:hAnsi="Calibri" w:cs="Calibri"/>
        </w:rPr>
      </w:pPr>
      <w:r>
        <w:rPr>
          <w:rFonts w:ascii="Calibri" w:eastAsia="Times New Roman" w:hAnsi="Calibri" w:cs="Calibri"/>
        </w:rPr>
        <w:t xml:space="preserve">4. User </w:t>
      </w:r>
      <w:proofErr w:type="spellStart"/>
      <w:r>
        <w:rPr>
          <w:rFonts w:ascii="Calibri" w:eastAsia="Times New Roman" w:hAnsi="Calibri" w:cs="Calibri"/>
        </w:rPr>
        <w:t>Stories</w:t>
      </w:r>
      <w:proofErr w:type="spellEnd"/>
      <w:r>
        <w:rPr>
          <w:rFonts w:ascii="Calibri" w:eastAsia="Times New Roman" w:hAnsi="Calibri" w:cs="Calibri"/>
        </w:rPr>
        <w:t xml:space="preserve"> &amp; </w:t>
      </w:r>
      <w:proofErr w:type="spellStart"/>
      <w:r>
        <w:rPr>
          <w:rFonts w:ascii="Calibri" w:eastAsia="Times New Roman" w:hAnsi="Calibri" w:cs="Calibri"/>
        </w:rPr>
        <w:t>Acceptance</w:t>
      </w:r>
      <w:proofErr w:type="spellEnd"/>
      <w:r>
        <w:rPr>
          <w:rFonts w:ascii="Calibri" w:eastAsia="Times New Roman" w:hAnsi="Calibri" w:cs="Calibri"/>
        </w:rPr>
        <w:t xml:space="preserve"> </w:t>
      </w:r>
      <w:proofErr w:type="spellStart"/>
      <w:r>
        <w:rPr>
          <w:rFonts w:ascii="Calibri" w:eastAsia="Times New Roman" w:hAnsi="Calibri" w:cs="Calibri"/>
        </w:rPr>
        <w:t>Criteria</w:t>
      </w:r>
      <w:proofErr w:type="spellEnd"/>
    </w:p>
    <w:p w14:paraId="30CEC15E" w14:textId="77777777" w:rsidR="00BC46F0" w:rsidRDefault="00BC46F0">
      <w:pPr>
        <w:pStyle w:val="Judul3"/>
        <w:rPr>
          <w:rFonts w:ascii="Calibri" w:eastAsia="Times New Roman" w:hAnsi="Calibri" w:cs="Calibri"/>
        </w:rPr>
      </w:pPr>
      <w:r>
        <w:rPr>
          <w:rFonts w:ascii="Calibri" w:eastAsia="Times New Roman" w:hAnsi="Calibri" w:cs="Calibri"/>
        </w:rPr>
        <w:t xml:space="preserve">US-01: </w:t>
      </w:r>
      <w:proofErr w:type="spellStart"/>
      <w:r>
        <w:rPr>
          <w:rFonts w:ascii="Calibri" w:eastAsia="Times New Roman" w:hAnsi="Calibri" w:cs="Calibri"/>
        </w:rPr>
        <w:t>Otentikasi</w:t>
      </w:r>
      <w:proofErr w:type="spellEnd"/>
      <w:r>
        <w:rPr>
          <w:rFonts w:ascii="Calibri" w:eastAsia="Times New Roman" w:hAnsi="Calibri" w:cs="Calibri"/>
        </w:rPr>
        <w:t xml:space="preserve"> Pengguna</w:t>
      </w:r>
    </w:p>
    <w:p w14:paraId="06DCF371"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Sebagai pengguna, saya ingin mendaftar dan </w:t>
      </w:r>
      <w:proofErr w:type="spellStart"/>
      <w:r>
        <w:rPr>
          <w:rFonts w:ascii="Calibri" w:hAnsi="Calibri" w:cs="Calibri"/>
          <w:color w:val="1F2937"/>
          <w:sz w:val="21"/>
          <w:szCs w:val="21"/>
        </w:rPr>
        <w:t>login</w:t>
      </w:r>
      <w:proofErr w:type="spellEnd"/>
      <w:r>
        <w:rPr>
          <w:rFonts w:ascii="Calibri" w:hAnsi="Calibri" w:cs="Calibri"/>
          <w:color w:val="1F2937"/>
          <w:sz w:val="21"/>
          <w:szCs w:val="21"/>
        </w:rPr>
        <w:t xml:space="preserve"> akun agar data keuangan tersimpan aman di </w:t>
      </w:r>
      <w:proofErr w:type="spellStart"/>
      <w:r>
        <w:rPr>
          <w:rFonts w:ascii="Calibri" w:hAnsi="Calibri" w:cs="Calibri"/>
          <w:color w:val="1F2937"/>
          <w:sz w:val="21"/>
          <w:szCs w:val="21"/>
        </w:rPr>
        <w:t>cloud</w:t>
      </w:r>
      <w:proofErr w:type="spellEnd"/>
      <w:r>
        <w:rPr>
          <w:rFonts w:ascii="Calibri" w:hAnsi="Calibri" w:cs="Calibri"/>
          <w:color w:val="1F2937"/>
          <w:sz w:val="21"/>
          <w:szCs w:val="21"/>
        </w:rPr>
        <w:t>.</w:t>
      </w:r>
    </w:p>
    <w:p w14:paraId="6573E3AE" w14:textId="77777777" w:rsidR="00BC46F0" w:rsidRDefault="00BC46F0">
      <w:pPr>
        <w:numPr>
          <w:ilvl w:val="0"/>
          <w:numId w:val="9"/>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Given</w:t>
      </w:r>
      <w:r>
        <w:rPr>
          <w:rFonts w:ascii="Calibri" w:eastAsia="Times New Roman" w:hAnsi="Calibri" w:cs="Calibri"/>
          <w:color w:val="1F2937"/>
          <w:sz w:val="21"/>
          <w:szCs w:val="21"/>
        </w:rPr>
        <w:t xml:space="preserve"> pengguna berada di halaman register FINTRACK</w:t>
      </w:r>
    </w:p>
    <w:p w14:paraId="29F27BCE" w14:textId="77777777" w:rsidR="00BC46F0" w:rsidRDefault="00BC46F0">
      <w:pPr>
        <w:numPr>
          <w:ilvl w:val="0"/>
          <w:numId w:val="9"/>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When</w:t>
      </w:r>
      <w:proofErr w:type="spellEnd"/>
      <w:r>
        <w:rPr>
          <w:rFonts w:ascii="Calibri" w:eastAsia="Times New Roman" w:hAnsi="Calibri" w:cs="Calibri"/>
          <w:color w:val="1F2937"/>
          <w:sz w:val="21"/>
          <w:szCs w:val="21"/>
        </w:rPr>
        <w:t xml:space="preserve"> pengguna memasukkan email valid, nama, dan </w:t>
      </w:r>
      <w:proofErr w:type="spellStart"/>
      <w:r>
        <w:rPr>
          <w:rFonts w:ascii="Calibri" w:eastAsia="Times New Roman" w:hAnsi="Calibri" w:cs="Calibri"/>
          <w:color w:val="1F2937"/>
          <w:sz w:val="21"/>
          <w:szCs w:val="21"/>
        </w:rPr>
        <w:t>password</w:t>
      </w:r>
      <w:proofErr w:type="spellEnd"/>
      <w:r>
        <w:rPr>
          <w:rFonts w:ascii="Calibri" w:eastAsia="Times New Roman" w:hAnsi="Calibri" w:cs="Calibri"/>
          <w:color w:val="1F2937"/>
          <w:sz w:val="21"/>
          <w:szCs w:val="21"/>
        </w:rPr>
        <w:t xml:space="preserve"> (minimal 8 karakter, ada angka dan huruf) lalu tekan "Daftar"</w:t>
      </w:r>
    </w:p>
    <w:p w14:paraId="56844F66" w14:textId="77777777" w:rsidR="00BC46F0" w:rsidRDefault="00BC46F0">
      <w:pPr>
        <w:numPr>
          <w:ilvl w:val="0"/>
          <w:numId w:val="9"/>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Then</w:t>
      </w:r>
      <w:proofErr w:type="spellEnd"/>
      <w:r>
        <w:rPr>
          <w:rFonts w:ascii="Calibri" w:eastAsia="Times New Roman" w:hAnsi="Calibri" w:cs="Calibri"/>
          <w:color w:val="1F2937"/>
          <w:sz w:val="21"/>
          <w:szCs w:val="21"/>
        </w:rPr>
        <w:t xml:space="preserve"> sistem membuat akun baru, </w:t>
      </w:r>
      <w:proofErr w:type="spellStart"/>
      <w:r>
        <w:rPr>
          <w:rFonts w:ascii="Calibri" w:eastAsia="Times New Roman" w:hAnsi="Calibri" w:cs="Calibri"/>
          <w:color w:val="1F2937"/>
          <w:sz w:val="21"/>
          <w:szCs w:val="21"/>
        </w:rPr>
        <w:t>hash</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password</w:t>
      </w:r>
      <w:proofErr w:type="spellEnd"/>
      <w:r>
        <w:rPr>
          <w:rFonts w:ascii="Calibri" w:eastAsia="Times New Roman" w:hAnsi="Calibri" w:cs="Calibri"/>
          <w:color w:val="1F2937"/>
          <w:sz w:val="21"/>
          <w:szCs w:val="21"/>
        </w:rPr>
        <w:t xml:space="preserve"> dengan </w:t>
      </w:r>
      <w:proofErr w:type="spellStart"/>
      <w:r>
        <w:rPr>
          <w:rFonts w:ascii="Calibri" w:eastAsia="Times New Roman" w:hAnsi="Calibri" w:cs="Calibri"/>
          <w:color w:val="1F2937"/>
          <w:sz w:val="21"/>
          <w:szCs w:val="21"/>
        </w:rPr>
        <w:t>bcrypt</w:t>
      </w:r>
      <w:proofErr w:type="spellEnd"/>
      <w:r>
        <w:rPr>
          <w:rFonts w:ascii="Calibri" w:eastAsia="Times New Roman" w:hAnsi="Calibri" w:cs="Calibri"/>
          <w:color w:val="1F2937"/>
          <w:sz w:val="21"/>
          <w:szCs w:val="21"/>
        </w:rPr>
        <w:t xml:space="preserve">, menerbitkan sesi </w:t>
      </w:r>
      <w:proofErr w:type="spellStart"/>
      <w:r>
        <w:rPr>
          <w:rFonts w:ascii="Calibri" w:eastAsia="Times New Roman" w:hAnsi="Calibri" w:cs="Calibri"/>
          <w:color w:val="1F2937"/>
          <w:sz w:val="21"/>
          <w:szCs w:val="21"/>
        </w:rPr>
        <w:t>login</w:t>
      </w:r>
      <w:proofErr w:type="spellEnd"/>
      <w:r>
        <w:rPr>
          <w:rFonts w:ascii="Calibri" w:eastAsia="Times New Roman" w:hAnsi="Calibri" w:cs="Calibri"/>
          <w:color w:val="1F2937"/>
          <w:sz w:val="21"/>
          <w:szCs w:val="21"/>
        </w:rPr>
        <w:t xml:space="preserve"> (JWT via </w:t>
      </w:r>
      <w:proofErr w:type="spellStart"/>
      <w:r>
        <w:rPr>
          <w:rFonts w:ascii="Calibri" w:eastAsia="Times New Roman" w:hAnsi="Calibri" w:cs="Calibri"/>
          <w:color w:val="1F2937"/>
          <w:sz w:val="21"/>
          <w:szCs w:val="21"/>
        </w:rPr>
        <w:t>cookie</w:t>
      </w:r>
      <w:proofErr w:type="spellEnd"/>
      <w:r>
        <w:rPr>
          <w:rFonts w:ascii="Calibri" w:eastAsia="Times New Roman" w:hAnsi="Calibri" w:cs="Calibri"/>
          <w:color w:val="1F2937"/>
          <w:sz w:val="21"/>
          <w:szCs w:val="21"/>
        </w:rPr>
        <w:t xml:space="preserve"> </w:t>
      </w:r>
      <w:proofErr w:type="spellStart"/>
      <w:r>
        <w:rPr>
          <w:rStyle w:val="KodeHTML"/>
          <w:color w:val="1F2937"/>
        </w:rPr>
        <w:t>HttpOnly</w:t>
      </w:r>
      <w:proofErr w:type="spellEnd"/>
      <w:r>
        <w:rPr>
          <w:rFonts w:ascii="Calibri" w:eastAsia="Times New Roman" w:hAnsi="Calibri" w:cs="Calibri"/>
          <w:color w:val="1F2937"/>
          <w:sz w:val="21"/>
          <w:szCs w:val="21"/>
        </w:rPr>
        <w:t xml:space="preserve">), membuat kategori </w:t>
      </w:r>
      <w:proofErr w:type="spellStart"/>
      <w:r>
        <w:rPr>
          <w:rFonts w:ascii="Calibri" w:eastAsia="Times New Roman" w:hAnsi="Calibri" w:cs="Calibri"/>
          <w:color w:val="1F2937"/>
          <w:sz w:val="21"/>
          <w:szCs w:val="21"/>
        </w:rPr>
        <w:t>default</w:t>
      </w:r>
      <w:proofErr w:type="spellEnd"/>
      <w:r>
        <w:rPr>
          <w:rFonts w:ascii="Calibri" w:eastAsia="Times New Roman" w:hAnsi="Calibri" w:cs="Calibri"/>
          <w:color w:val="1F2937"/>
          <w:sz w:val="21"/>
          <w:szCs w:val="21"/>
        </w:rPr>
        <w:t xml:space="preserve">, dan mengarahkan ke </w:t>
      </w:r>
      <w:proofErr w:type="spellStart"/>
      <w:r>
        <w:rPr>
          <w:rFonts w:ascii="Calibri" w:eastAsia="Times New Roman" w:hAnsi="Calibri" w:cs="Calibri"/>
          <w:color w:val="1F2937"/>
          <w:sz w:val="21"/>
          <w:szCs w:val="21"/>
        </w:rPr>
        <w:t>Dashboard</w:t>
      </w:r>
      <w:proofErr w:type="spellEnd"/>
      <w:r>
        <w:rPr>
          <w:rFonts w:ascii="Calibri" w:eastAsia="Times New Roman" w:hAnsi="Calibri" w:cs="Calibri"/>
          <w:color w:val="1F2937"/>
          <w:sz w:val="21"/>
          <w:szCs w:val="21"/>
        </w:rPr>
        <w:t>.</w:t>
      </w:r>
    </w:p>
    <w:p w14:paraId="2CE6D36C" w14:textId="77777777" w:rsidR="00BC46F0" w:rsidRDefault="00BC46F0">
      <w:pPr>
        <w:pStyle w:val="Judul3"/>
        <w:rPr>
          <w:rFonts w:ascii="Calibri" w:eastAsia="Times New Roman" w:hAnsi="Calibri" w:cs="Calibri"/>
        </w:rPr>
      </w:pPr>
      <w:r>
        <w:rPr>
          <w:rFonts w:ascii="Calibri" w:eastAsia="Times New Roman" w:hAnsi="Calibri" w:cs="Calibri"/>
        </w:rPr>
        <w:t>US-02: Pencatatan Transaksi Harian</w:t>
      </w:r>
    </w:p>
    <w:p w14:paraId="2E49A822"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Sebagai pengguna, saya ingin mencatat pengeluaran/pemasukan dengan cepat agar arus kas tercatat akurat.</w:t>
      </w:r>
    </w:p>
    <w:p w14:paraId="5AC3E848" w14:textId="77777777" w:rsidR="00BC46F0" w:rsidRDefault="00BC46F0">
      <w:pPr>
        <w:numPr>
          <w:ilvl w:val="0"/>
          <w:numId w:val="10"/>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Given</w:t>
      </w:r>
      <w:r>
        <w:rPr>
          <w:rFonts w:ascii="Calibri" w:eastAsia="Times New Roman" w:hAnsi="Calibri" w:cs="Calibri"/>
          <w:color w:val="1F2937"/>
          <w:sz w:val="21"/>
          <w:szCs w:val="21"/>
        </w:rPr>
        <w:t xml:space="preserve"> pengguna berada di halaman </w:t>
      </w:r>
      <w:proofErr w:type="spellStart"/>
      <w:r>
        <w:rPr>
          <w:rFonts w:ascii="Calibri" w:eastAsia="Times New Roman" w:hAnsi="Calibri" w:cs="Calibri"/>
          <w:color w:val="1F2937"/>
          <w:sz w:val="21"/>
          <w:szCs w:val="21"/>
        </w:rPr>
        <w:t>Dashboard</w:t>
      </w:r>
      <w:proofErr w:type="spellEnd"/>
      <w:r>
        <w:rPr>
          <w:rFonts w:ascii="Calibri" w:eastAsia="Times New Roman" w:hAnsi="Calibri" w:cs="Calibri"/>
          <w:color w:val="1F2937"/>
          <w:sz w:val="21"/>
          <w:szCs w:val="21"/>
        </w:rPr>
        <w:t xml:space="preserve"> atau Transaksi</w:t>
      </w:r>
    </w:p>
    <w:p w14:paraId="28B2FA62" w14:textId="77777777" w:rsidR="00BC46F0" w:rsidRDefault="00BC46F0">
      <w:pPr>
        <w:numPr>
          <w:ilvl w:val="0"/>
          <w:numId w:val="10"/>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When</w:t>
      </w:r>
      <w:proofErr w:type="spellEnd"/>
      <w:r>
        <w:rPr>
          <w:rFonts w:ascii="Calibri" w:eastAsia="Times New Roman" w:hAnsi="Calibri" w:cs="Calibri"/>
          <w:color w:val="1F2937"/>
          <w:sz w:val="21"/>
          <w:szCs w:val="21"/>
        </w:rPr>
        <w:t xml:space="preserve"> pengguna mengisi nominal, memilih tipe (Pemasukan/Pengeluaran), memilih kategori, mengisi tanggal, lalu tekan "Simpan Transaksi"</w:t>
      </w:r>
    </w:p>
    <w:p w14:paraId="753C4E7A" w14:textId="77777777" w:rsidR="00BC46F0" w:rsidRDefault="00BC46F0">
      <w:pPr>
        <w:numPr>
          <w:ilvl w:val="0"/>
          <w:numId w:val="10"/>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Then</w:t>
      </w:r>
      <w:proofErr w:type="spellEnd"/>
      <w:r>
        <w:rPr>
          <w:rFonts w:ascii="Calibri" w:eastAsia="Times New Roman" w:hAnsi="Calibri" w:cs="Calibri"/>
          <w:color w:val="1F2937"/>
          <w:sz w:val="21"/>
          <w:szCs w:val="21"/>
        </w:rPr>
        <w:t xml:space="preserve"> sistem validasi nominal &gt; 0, perbarui saldo total, perbarui progres </w:t>
      </w:r>
      <w:proofErr w:type="spellStart"/>
      <w:r>
        <w:rPr>
          <w:rFonts w:ascii="Calibri" w:eastAsia="Times New Roman" w:hAnsi="Calibri" w:cs="Calibri"/>
          <w:color w:val="1F2937"/>
          <w:sz w:val="21"/>
          <w:szCs w:val="21"/>
        </w:rPr>
        <w:t>budget</w:t>
      </w:r>
      <w:proofErr w:type="spellEnd"/>
      <w:r>
        <w:rPr>
          <w:rFonts w:ascii="Calibri" w:eastAsia="Times New Roman" w:hAnsi="Calibri" w:cs="Calibri"/>
          <w:color w:val="1F2937"/>
          <w:sz w:val="21"/>
          <w:szCs w:val="21"/>
        </w:rPr>
        <w:t xml:space="preserve"> kategori terkait, dan tampilkan transaksi pada daftar riwayat terbaru.</w:t>
      </w:r>
    </w:p>
    <w:p w14:paraId="259B8619" w14:textId="77777777" w:rsidR="00BC46F0" w:rsidRDefault="00BC46F0">
      <w:pPr>
        <w:pStyle w:val="Judul3"/>
        <w:rPr>
          <w:rFonts w:ascii="Calibri" w:eastAsia="Times New Roman" w:hAnsi="Calibri" w:cs="Calibri"/>
        </w:rPr>
      </w:pPr>
      <w:r>
        <w:rPr>
          <w:rFonts w:ascii="Calibri" w:eastAsia="Times New Roman" w:hAnsi="Calibri" w:cs="Calibri"/>
        </w:rPr>
        <w:t xml:space="preserve">US-03: Pengaturan </w:t>
      </w:r>
      <w:proofErr w:type="spellStart"/>
      <w:r>
        <w:rPr>
          <w:rFonts w:ascii="Calibri" w:eastAsia="Times New Roman" w:hAnsi="Calibri" w:cs="Calibri"/>
        </w:rPr>
        <w:t>Budget</w:t>
      </w:r>
      <w:proofErr w:type="spellEnd"/>
      <w:r>
        <w:rPr>
          <w:rFonts w:ascii="Calibri" w:eastAsia="Times New Roman" w:hAnsi="Calibri" w:cs="Calibri"/>
        </w:rPr>
        <w:t xml:space="preserve"> Bulanan per Kategori</w:t>
      </w:r>
    </w:p>
    <w:p w14:paraId="5A743696"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Sebagai pengguna, saya ingin menetapkan batasan pengeluaran per kategori agar tidak boros.</w:t>
      </w:r>
    </w:p>
    <w:p w14:paraId="375EF99A" w14:textId="77777777" w:rsidR="00BC46F0" w:rsidRDefault="00BC46F0">
      <w:pPr>
        <w:numPr>
          <w:ilvl w:val="0"/>
          <w:numId w:val="11"/>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Given</w:t>
      </w:r>
      <w:r>
        <w:rPr>
          <w:rFonts w:ascii="Calibri" w:eastAsia="Times New Roman" w:hAnsi="Calibri" w:cs="Calibri"/>
          <w:color w:val="1F2937"/>
          <w:sz w:val="21"/>
          <w:szCs w:val="21"/>
        </w:rPr>
        <w:t xml:space="preserve"> pengguna membuka modul </w:t>
      </w:r>
      <w:proofErr w:type="spellStart"/>
      <w:r>
        <w:rPr>
          <w:rFonts w:ascii="Calibri" w:eastAsia="Times New Roman" w:hAnsi="Calibri" w:cs="Calibri"/>
          <w:color w:val="1F2937"/>
          <w:sz w:val="21"/>
          <w:szCs w:val="21"/>
        </w:rPr>
        <w:t>Budget</w:t>
      </w:r>
      <w:proofErr w:type="spellEnd"/>
    </w:p>
    <w:p w14:paraId="519A4C01" w14:textId="77777777" w:rsidR="00BC46F0" w:rsidRDefault="00BC46F0">
      <w:pPr>
        <w:numPr>
          <w:ilvl w:val="0"/>
          <w:numId w:val="11"/>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When</w:t>
      </w:r>
      <w:proofErr w:type="spellEnd"/>
      <w:r>
        <w:rPr>
          <w:rFonts w:ascii="Calibri" w:eastAsia="Times New Roman" w:hAnsi="Calibri" w:cs="Calibri"/>
          <w:color w:val="1F2937"/>
          <w:sz w:val="21"/>
          <w:szCs w:val="21"/>
        </w:rPr>
        <w:t xml:space="preserve"> pengguna menentukan batas maksimal nominal untuk kategori tertentu (misal: Makanan Rp 500.000) pada bulan berjalan</w:t>
      </w:r>
    </w:p>
    <w:p w14:paraId="2762B202" w14:textId="77777777" w:rsidR="00BC46F0" w:rsidRDefault="00BC46F0">
      <w:pPr>
        <w:numPr>
          <w:ilvl w:val="0"/>
          <w:numId w:val="11"/>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Then</w:t>
      </w:r>
      <w:proofErr w:type="spellEnd"/>
      <w:r>
        <w:rPr>
          <w:rFonts w:ascii="Calibri" w:eastAsia="Times New Roman" w:hAnsi="Calibri" w:cs="Calibri"/>
          <w:color w:val="1F2937"/>
          <w:sz w:val="21"/>
          <w:szCs w:val="21"/>
        </w:rPr>
        <w:t xml:space="preserve"> sistem menyimpan batas </w:t>
      </w:r>
      <w:proofErr w:type="spellStart"/>
      <w:r>
        <w:rPr>
          <w:rFonts w:ascii="Calibri" w:eastAsia="Times New Roman" w:hAnsi="Calibri" w:cs="Calibri"/>
          <w:color w:val="1F2937"/>
          <w:sz w:val="21"/>
          <w:szCs w:val="21"/>
        </w:rPr>
        <w:t>budget</w:t>
      </w:r>
      <w:proofErr w:type="spellEnd"/>
      <w:r>
        <w:rPr>
          <w:rFonts w:ascii="Calibri" w:eastAsia="Times New Roman" w:hAnsi="Calibri" w:cs="Calibri"/>
          <w:color w:val="1F2937"/>
          <w:sz w:val="21"/>
          <w:szCs w:val="21"/>
        </w:rPr>
        <w:t xml:space="preserve"> dan menampilkan persentase penggunaan </w:t>
      </w:r>
      <w:proofErr w:type="spellStart"/>
      <w:r>
        <w:rPr>
          <w:rFonts w:ascii="Calibri" w:eastAsia="Times New Roman" w:hAnsi="Calibri" w:cs="Calibri"/>
          <w:color w:val="1F2937"/>
          <w:sz w:val="21"/>
          <w:szCs w:val="21"/>
        </w:rPr>
        <w:t>budget</w:t>
      </w:r>
      <w:proofErr w:type="spellEnd"/>
      <w:r>
        <w:rPr>
          <w:rFonts w:ascii="Calibri" w:eastAsia="Times New Roman" w:hAnsi="Calibri" w:cs="Calibri"/>
          <w:color w:val="1F2937"/>
          <w:sz w:val="21"/>
          <w:szCs w:val="21"/>
        </w:rPr>
        <w:t xml:space="preserve"> secara </w:t>
      </w:r>
      <w:r>
        <w:rPr>
          <w:rStyle w:val="Penekanan"/>
          <w:rFonts w:ascii="Calibri" w:eastAsia="Times New Roman" w:hAnsi="Calibri" w:cs="Calibri"/>
          <w:color w:val="1F2937"/>
          <w:sz w:val="21"/>
          <w:szCs w:val="21"/>
        </w:rPr>
        <w:t>real-</w:t>
      </w:r>
      <w:proofErr w:type="spellStart"/>
      <w:r>
        <w:rPr>
          <w:rStyle w:val="Penekanan"/>
          <w:rFonts w:ascii="Calibri" w:eastAsia="Times New Roman" w:hAnsi="Calibri" w:cs="Calibri"/>
          <w:color w:val="1F2937"/>
          <w:sz w:val="21"/>
          <w:szCs w:val="21"/>
        </w:rPr>
        <w:t>time</w:t>
      </w:r>
      <w:proofErr w:type="spellEnd"/>
      <w:r>
        <w:rPr>
          <w:rFonts w:ascii="Calibri" w:eastAsia="Times New Roman" w:hAnsi="Calibri" w:cs="Calibri"/>
          <w:color w:val="1F2937"/>
          <w:sz w:val="21"/>
          <w:szCs w:val="21"/>
        </w:rPr>
        <w:t xml:space="preserve"> saat ada transaksi baru.</w:t>
      </w:r>
    </w:p>
    <w:p w14:paraId="1053C2EF" w14:textId="77777777" w:rsidR="00BC46F0" w:rsidRDefault="00BC46F0">
      <w:pPr>
        <w:pStyle w:val="Judul3"/>
        <w:rPr>
          <w:rFonts w:ascii="Calibri" w:eastAsia="Times New Roman" w:hAnsi="Calibri" w:cs="Calibri"/>
        </w:rPr>
      </w:pPr>
      <w:r>
        <w:rPr>
          <w:rFonts w:ascii="Calibri" w:eastAsia="Times New Roman" w:hAnsi="Calibri" w:cs="Calibri"/>
        </w:rPr>
        <w:t xml:space="preserve">US-04: Financial To-Do </w:t>
      </w:r>
      <w:proofErr w:type="spellStart"/>
      <w:r>
        <w:rPr>
          <w:rFonts w:ascii="Calibri" w:eastAsia="Times New Roman" w:hAnsi="Calibri" w:cs="Calibri"/>
        </w:rPr>
        <w:t>Checklist</w:t>
      </w:r>
      <w:proofErr w:type="spellEnd"/>
    </w:p>
    <w:p w14:paraId="7869F3E2"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Sebagai pengguna, saya ingin membuat daftar tugas keuangan </w:t>
      </w:r>
      <w:proofErr w:type="spellStart"/>
      <w:r>
        <w:rPr>
          <w:rFonts w:ascii="Calibri" w:hAnsi="Calibri" w:cs="Calibri"/>
          <w:color w:val="1F2937"/>
          <w:sz w:val="21"/>
          <w:szCs w:val="21"/>
        </w:rPr>
        <w:t>ber</w:t>
      </w:r>
      <w:proofErr w:type="spellEnd"/>
      <w:r>
        <w:rPr>
          <w:rFonts w:ascii="Calibri" w:hAnsi="Calibri" w:cs="Calibri"/>
          <w:color w:val="1F2937"/>
          <w:sz w:val="21"/>
          <w:szCs w:val="21"/>
        </w:rPr>
        <w:t>-nominal (bayar tagihan/menabung) agar kewajiban tidak terlewat.</w:t>
      </w:r>
    </w:p>
    <w:p w14:paraId="13BE13A0" w14:textId="77777777" w:rsidR="00BC46F0" w:rsidRDefault="00BC46F0">
      <w:pPr>
        <w:numPr>
          <w:ilvl w:val="0"/>
          <w:numId w:val="12"/>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Given</w:t>
      </w:r>
      <w:r>
        <w:rPr>
          <w:rFonts w:ascii="Calibri" w:eastAsia="Times New Roman" w:hAnsi="Calibri" w:cs="Calibri"/>
          <w:color w:val="1F2937"/>
          <w:sz w:val="21"/>
          <w:szCs w:val="21"/>
        </w:rPr>
        <w:t xml:space="preserve"> pengguna membuka modul Financial To-Do</w:t>
      </w:r>
    </w:p>
    <w:p w14:paraId="7E03919A" w14:textId="77777777" w:rsidR="00BC46F0" w:rsidRDefault="00BC46F0">
      <w:pPr>
        <w:numPr>
          <w:ilvl w:val="0"/>
          <w:numId w:val="12"/>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lastRenderedPageBreak/>
        <w:t>When</w:t>
      </w:r>
      <w:proofErr w:type="spellEnd"/>
      <w:r>
        <w:rPr>
          <w:rFonts w:ascii="Calibri" w:eastAsia="Times New Roman" w:hAnsi="Calibri" w:cs="Calibri"/>
          <w:color w:val="1F2937"/>
          <w:sz w:val="21"/>
          <w:szCs w:val="21"/>
        </w:rPr>
        <w:t xml:space="preserve"> pengguna menambahkan item </w:t>
      </w:r>
      <w:proofErr w:type="spellStart"/>
      <w:r>
        <w:rPr>
          <w:rFonts w:ascii="Calibri" w:eastAsia="Times New Roman" w:hAnsi="Calibri" w:cs="Calibri"/>
          <w:color w:val="1F2937"/>
          <w:sz w:val="21"/>
          <w:szCs w:val="21"/>
        </w:rPr>
        <w:t>task</w:t>
      </w:r>
      <w:proofErr w:type="spellEnd"/>
      <w:r>
        <w:rPr>
          <w:rFonts w:ascii="Calibri" w:eastAsia="Times New Roman" w:hAnsi="Calibri" w:cs="Calibri"/>
          <w:color w:val="1F2937"/>
          <w:sz w:val="21"/>
          <w:szCs w:val="21"/>
        </w:rPr>
        <w:t xml:space="preserve"> dengan judul, nominal, tenggat waktu, dan </w:t>
      </w:r>
      <w:proofErr w:type="spellStart"/>
      <w:r>
        <w:rPr>
          <w:rFonts w:ascii="Calibri" w:eastAsia="Times New Roman" w:hAnsi="Calibri" w:cs="Calibri"/>
          <w:color w:val="1F2937"/>
          <w:sz w:val="21"/>
          <w:szCs w:val="21"/>
        </w:rPr>
        <w:t>memilihopsi</w:t>
      </w:r>
      <w:proofErr w:type="spellEnd"/>
      <w:r>
        <w:rPr>
          <w:rFonts w:ascii="Calibri" w:eastAsia="Times New Roman" w:hAnsi="Calibri" w:cs="Calibri"/>
          <w:color w:val="1F2937"/>
          <w:sz w:val="21"/>
          <w:szCs w:val="21"/>
        </w:rPr>
        <w:t xml:space="preserve"> "Otomatis catat transaksi saat selesai"</w:t>
      </w:r>
    </w:p>
    <w:p w14:paraId="69F5AECA" w14:textId="77777777" w:rsidR="00BC46F0" w:rsidRDefault="00BC46F0">
      <w:pPr>
        <w:numPr>
          <w:ilvl w:val="0"/>
          <w:numId w:val="12"/>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Then</w:t>
      </w:r>
      <w:proofErr w:type="spellEnd"/>
      <w:r>
        <w:rPr>
          <w:rFonts w:ascii="Calibri" w:eastAsia="Times New Roman" w:hAnsi="Calibri" w:cs="Calibri"/>
          <w:color w:val="1F2937"/>
          <w:sz w:val="21"/>
          <w:szCs w:val="21"/>
        </w:rPr>
        <w:t xml:space="preserve"> sistem menampilkan </w:t>
      </w:r>
      <w:proofErr w:type="spellStart"/>
      <w:r>
        <w:rPr>
          <w:rFonts w:ascii="Calibri" w:eastAsia="Times New Roman" w:hAnsi="Calibri" w:cs="Calibri"/>
          <w:color w:val="1F2937"/>
          <w:sz w:val="21"/>
          <w:szCs w:val="21"/>
        </w:rPr>
        <w:t>task</w:t>
      </w:r>
      <w:proofErr w:type="spellEnd"/>
      <w:r>
        <w:rPr>
          <w:rFonts w:ascii="Calibri" w:eastAsia="Times New Roman" w:hAnsi="Calibri" w:cs="Calibri"/>
          <w:color w:val="1F2937"/>
          <w:sz w:val="21"/>
          <w:szCs w:val="21"/>
        </w:rPr>
        <w:t xml:space="preserve"> pada </w:t>
      </w:r>
      <w:proofErr w:type="spellStart"/>
      <w:r>
        <w:rPr>
          <w:rFonts w:ascii="Calibri" w:eastAsia="Times New Roman" w:hAnsi="Calibri" w:cs="Calibri"/>
          <w:color w:val="1F2937"/>
          <w:sz w:val="21"/>
          <w:szCs w:val="21"/>
        </w:rPr>
        <w:t>list</w:t>
      </w:r>
      <w:proofErr w:type="spellEnd"/>
      <w:r>
        <w:rPr>
          <w:rFonts w:ascii="Calibri" w:eastAsia="Times New Roman" w:hAnsi="Calibri" w:cs="Calibri"/>
          <w:color w:val="1F2937"/>
          <w:sz w:val="21"/>
          <w:szCs w:val="21"/>
        </w:rPr>
        <w:t xml:space="preserve">, dan ketika </w:t>
      </w:r>
      <w:proofErr w:type="spellStart"/>
      <w:r>
        <w:rPr>
          <w:rFonts w:ascii="Calibri" w:eastAsia="Times New Roman" w:hAnsi="Calibri" w:cs="Calibri"/>
          <w:color w:val="1F2937"/>
          <w:sz w:val="21"/>
          <w:szCs w:val="21"/>
        </w:rPr>
        <w:t>di-centang</w:t>
      </w:r>
      <w:proofErr w:type="spellEnd"/>
      <w:r>
        <w:rPr>
          <w:rFonts w:ascii="Calibri" w:eastAsia="Times New Roman" w:hAnsi="Calibri" w:cs="Calibri"/>
          <w:color w:val="1F2937"/>
          <w:sz w:val="21"/>
          <w:szCs w:val="21"/>
        </w:rPr>
        <w:t xml:space="preserve"> selesai, sistem otomatis membuat </w:t>
      </w:r>
      <w:proofErr w:type="spellStart"/>
      <w:r>
        <w:rPr>
          <w:rFonts w:ascii="Calibri" w:eastAsia="Times New Roman" w:hAnsi="Calibri" w:cs="Calibri"/>
          <w:color w:val="1F2937"/>
          <w:sz w:val="21"/>
          <w:szCs w:val="21"/>
        </w:rPr>
        <w:t>record</w:t>
      </w:r>
      <w:proofErr w:type="spellEnd"/>
      <w:r>
        <w:rPr>
          <w:rFonts w:ascii="Calibri" w:eastAsia="Times New Roman" w:hAnsi="Calibri" w:cs="Calibri"/>
          <w:color w:val="1F2937"/>
          <w:sz w:val="21"/>
          <w:szCs w:val="21"/>
        </w:rPr>
        <w:t xml:space="preserve"> transaksi pengeluaran sesuai nominal </w:t>
      </w:r>
      <w:proofErr w:type="spellStart"/>
      <w:r>
        <w:rPr>
          <w:rFonts w:ascii="Calibri" w:eastAsia="Times New Roman" w:hAnsi="Calibri" w:cs="Calibri"/>
          <w:color w:val="1F2937"/>
          <w:sz w:val="21"/>
          <w:szCs w:val="21"/>
        </w:rPr>
        <w:t>task</w:t>
      </w:r>
      <w:proofErr w:type="spellEnd"/>
      <w:r>
        <w:rPr>
          <w:rFonts w:ascii="Calibri" w:eastAsia="Times New Roman" w:hAnsi="Calibri" w:cs="Calibri"/>
          <w:color w:val="1F2937"/>
          <w:sz w:val="21"/>
          <w:szCs w:val="21"/>
        </w:rPr>
        <w:t>.</w:t>
      </w:r>
    </w:p>
    <w:p w14:paraId="113F6050" w14:textId="77777777" w:rsidR="00BC46F0" w:rsidRDefault="00BC46F0">
      <w:pPr>
        <w:pStyle w:val="Judul3"/>
        <w:rPr>
          <w:rFonts w:ascii="Calibri" w:eastAsia="Times New Roman" w:hAnsi="Calibri" w:cs="Calibri"/>
        </w:rPr>
      </w:pPr>
      <w:r>
        <w:rPr>
          <w:rFonts w:ascii="Calibri" w:eastAsia="Times New Roman" w:hAnsi="Calibri" w:cs="Calibri"/>
        </w:rPr>
        <w:t xml:space="preserve">US-05: </w:t>
      </w:r>
      <w:proofErr w:type="spellStart"/>
      <w:r>
        <w:rPr>
          <w:rFonts w:ascii="Calibri" w:eastAsia="Times New Roman" w:hAnsi="Calibri" w:cs="Calibri"/>
        </w:rPr>
        <w:t>Monitoring</w:t>
      </w:r>
      <w:proofErr w:type="spellEnd"/>
      <w:r>
        <w:rPr>
          <w:rFonts w:ascii="Calibri" w:eastAsia="Times New Roman" w:hAnsi="Calibri" w:cs="Calibri"/>
        </w:rPr>
        <w:t xml:space="preserve"> </w:t>
      </w:r>
      <w:proofErr w:type="spellStart"/>
      <w:r>
        <w:rPr>
          <w:rFonts w:ascii="Calibri" w:eastAsia="Times New Roman" w:hAnsi="Calibri" w:cs="Calibri"/>
        </w:rPr>
        <w:t>Dashboard</w:t>
      </w:r>
      <w:proofErr w:type="spellEnd"/>
      <w:r>
        <w:rPr>
          <w:rFonts w:ascii="Calibri" w:eastAsia="Times New Roman" w:hAnsi="Calibri" w:cs="Calibri"/>
        </w:rPr>
        <w:t xml:space="preserve"> &amp; </w:t>
      </w:r>
      <w:proofErr w:type="spellStart"/>
      <w:r>
        <w:rPr>
          <w:rFonts w:ascii="Calibri" w:eastAsia="Times New Roman" w:hAnsi="Calibri" w:cs="Calibri"/>
        </w:rPr>
        <w:t>Alert</w:t>
      </w:r>
      <w:proofErr w:type="spellEnd"/>
      <w:r>
        <w:rPr>
          <w:rFonts w:ascii="Calibri" w:eastAsia="Times New Roman" w:hAnsi="Calibri" w:cs="Calibri"/>
        </w:rPr>
        <w:t xml:space="preserve"> </w:t>
      </w:r>
      <w:proofErr w:type="spellStart"/>
      <w:r>
        <w:rPr>
          <w:rFonts w:ascii="Calibri" w:eastAsia="Times New Roman" w:hAnsi="Calibri" w:cs="Calibri"/>
        </w:rPr>
        <w:t>Budget</w:t>
      </w:r>
      <w:proofErr w:type="spellEnd"/>
    </w:p>
    <w:p w14:paraId="475EAA3D"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Sebagai pengguna, saya ingin melihat ringkasan keuangan dan peringatan jika batas pengeluaran hampir habis.</w:t>
      </w:r>
    </w:p>
    <w:p w14:paraId="15B5C373" w14:textId="77777777" w:rsidR="00BC46F0" w:rsidRDefault="00BC46F0">
      <w:pPr>
        <w:numPr>
          <w:ilvl w:val="0"/>
          <w:numId w:val="13"/>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Given</w:t>
      </w:r>
      <w:r>
        <w:rPr>
          <w:rFonts w:ascii="Calibri" w:eastAsia="Times New Roman" w:hAnsi="Calibri" w:cs="Calibri"/>
          <w:color w:val="1F2937"/>
          <w:sz w:val="21"/>
          <w:szCs w:val="21"/>
        </w:rPr>
        <w:t xml:space="preserve"> total akumulasi pengeluaran kategori telah mencapai 80% dari batas </w:t>
      </w:r>
      <w:proofErr w:type="spellStart"/>
      <w:r>
        <w:rPr>
          <w:rFonts w:ascii="Calibri" w:eastAsia="Times New Roman" w:hAnsi="Calibri" w:cs="Calibri"/>
          <w:color w:val="1F2937"/>
          <w:sz w:val="21"/>
          <w:szCs w:val="21"/>
        </w:rPr>
        <w:t>budget</w:t>
      </w:r>
      <w:proofErr w:type="spellEnd"/>
      <w:r>
        <w:rPr>
          <w:rFonts w:ascii="Calibri" w:eastAsia="Times New Roman" w:hAnsi="Calibri" w:cs="Calibri"/>
          <w:color w:val="1F2937"/>
          <w:sz w:val="21"/>
          <w:szCs w:val="21"/>
        </w:rPr>
        <w:t xml:space="preserve"> yang ditetapkan</w:t>
      </w:r>
    </w:p>
    <w:p w14:paraId="7917CBB8" w14:textId="77777777" w:rsidR="00BC46F0" w:rsidRDefault="00BC46F0">
      <w:pPr>
        <w:numPr>
          <w:ilvl w:val="0"/>
          <w:numId w:val="13"/>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When</w:t>
      </w:r>
      <w:proofErr w:type="spellEnd"/>
      <w:r>
        <w:rPr>
          <w:rFonts w:ascii="Calibri" w:eastAsia="Times New Roman" w:hAnsi="Calibri" w:cs="Calibri"/>
          <w:color w:val="1F2937"/>
          <w:sz w:val="21"/>
          <w:szCs w:val="21"/>
        </w:rPr>
        <w:t xml:space="preserve"> pengguna membuka halaman </w:t>
      </w:r>
      <w:proofErr w:type="spellStart"/>
      <w:r>
        <w:rPr>
          <w:rFonts w:ascii="Calibri" w:eastAsia="Times New Roman" w:hAnsi="Calibri" w:cs="Calibri"/>
          <w:color w:val="1F2937"/>
          <w:sz w:val="21"/>
          <w:szCs w:val="21"/>
        </w:rPr>
        <w:t>Dashboard</w:t>
      </w:r>
      <w:proofErr w:type="spellEnd"/>
    </w:p>
    <w:p w14:paraId="20EF53D9" w14:textId="77777777" w:rsidR="00BC46F0" w:rsidRDefault="00BC46F0">
      <w:pPr>
        <w:numPr>
          <w:ilvl w:val="0"/>
          <w:numId w:val="13"/>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Then</w:t>
      </w:r>
      <w:proofErr w:type="spellEnd"/>
      <w:r>
        <w:rPr>
          <w:rFonts w:ascii="Calibri" w:eastAsia="Times New Roman" w:hAnsi="Calibri" w:cs="Calibri"/>
          <w:color w:val="1F2937"/>
          <w:sz w:val="21"/>
          <w:szCs w:val="21"/>
        </w:rPr>
        <w:t xml:space="preserve"> sistem menampilkan grafik ringkasan bulanan dan indikator peringatan warna kuning/merah pada kategori </w:t>
      </w:r>
      <w:proofErr w:type="spellStart"/>
      <w:r>
        <w:rPr>
          <w:rFonts w:ascii="Calibri" w:eastAsia="Times New Roman" w:hAnsi="Calibri" w:cs="Calibri"/>
          <w:color w:val="1F2937"/>
          <w:sz w:val="21"/>
          <w:szCs w:val="21"/>
        </w:rPr>
        <w:t>budget</w:t>
      </w:r>
      <w:proofErr w:type="spellEnd"/>
      <w:r>
        <w:rPr>
          <w:rFonts w:ascii="Calibri" w:eastAsia="Times New Roman" w:hAnsi="Calibri" w:cs="Calibri"/>
          <w:color w:val="1F2937"/>
          <w:sz w:val="21"/>
          <w:szCs w:val="21"/>
        </w:rPr>
        <w:t xml:space="preserve"> yang melebihi ambang batas.</w:t>
      </w:r>
    </w:p>
    <w:p w14:paraId="18706501"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3781F04F">
          <v:rect id="_x0000_i1045" style="width:0;height:1.5pt" o:hralign="center" o:hrstd="t" o:hr="t" fillcolor="#a0a0a0" stroked="f"/>
        </w:pict>
      </w:r>
    </w:p>
    <w:p w14:paraId="2ADFA18B" w14:textId="77777777" w:rsidR="00BC46F0" w:rsidRDefault="00BC46F0">
      <w:pPr>
        <w:pStyle w:val="Judul2"/>
        <w:rPr>
          <w:rFonts w:ascii="Calibri" w:eastAsia="Times New Roman" w:hAnsi="Calibri" w:cs="Calibri"/>
        </w:rPr>
      </w:pPr>
      <w:r>
        <w:rPr>
          <w:rFonts w:ascii="Calibri" w:eastAsia="Times New Roman" w:hAnsi="Calibri" w:cs="Calibri"/>
        </w:rPr>
        <w:t xml:space="preserve">5. User </w:t>
      </w:r>
      <w:proofErr w:type="spellStart"/>
      <w:r>
        <w:rPr>
          <w:rFonts w:ascii="Calibri" w:eastAsia="Times New Roman" w:hAnsi="Calibri" w:cs="Calibri"/>
        </w:rPr>
        <w:t>Flow</w:t>
      </w:r>
      <w:proofErr w:type="spellEnd"/>
      <w:r>
        <w:rPr>
          <w:rFonts w:ascii="Calibri" w:eastAsia="Times New Roman" w:hAnsi="Calibri" w:cs="Calibri"/>
        </w:rPr>
        <w:t xml:space="preserve"> / Alur Utama</w:t>
      </w:r>
    </w:p>
    <w:p w14:paraId="60452497" w14:textId="77777777" w:rsidR="00BC46F0" w:rsidRDefault="00BC46F0">
      <w:pPr>
        <w:pStyle w:val="HTMLSudahDiformat"/>
        <w:rPr>
          <w:color w:val="1F2937"/>
          <w:shd w:val="clear" w:color="auto" w:fill="F3F4F6"/>
        </w:rPr>
      </w:pPr>
      <w:r>
        <w:rPr>
          <w:color w:val="1F2937"/>
          <w:shd w:val="clear" w:color="auto" w:fill="F3F4F6"/>
        </w:rPr>
        <w:t>+-----------------------------------------------------------------------+</w:t>
      </w:r>
    </w:p>
    <w:p w14:paraId="57999F8D" w14:textId="77777777" w:rsidR="00BC46F0" w:rsidRDefault="00BC46F0">
      <w:pPr>
        <w:pStyle w:val="HTMLSudahDiformat"/>
        <w:rPr>
          <w:color w:val="1F2937"/>
          <w:shd w:val="clear" w:color="auto" w:fill="F3F4F6"/>
        </w:rPr>
      </w:pPr>
      <w:r>
        <w:rPr>
          <w:color w:val="1F2937"/>
          <w:shd w:val="clear" w:color="auto" w:fill="F3F4F6"/>
        </w:rPr>
        <w:t>|                        FLOW PENCATATAN TRANSAKSI                      |</w:t>
      </w:r>
    </w:p>
    <w:p w14:paraId="3B8AD73D" w14:textId="77777777" w:rsidR="00BC46F0" w:rsidRDefault="00BC46F0">
      <w:pPr>
        <w:pStyle w:val="HTMLSudahDiformat"/>
        <w:rPr>
          <w:color w:val="1F2937"/>
          <w:shd w:val="clear" w:color="auto" w:fill="F3F4F6"/>
        </w:rPr>
      </w:pPr>
      <w:r>
        <w:rPr>
          <w:color w:val="1F2937"/>
          <w:shd w:val="clear" w:color="auto" w:fill="F3F4F6"/>
        </w:rPr>
        <w:t>+-----------------------------------------------------------------------+</w:t>
      </w:r>
    </w:p>
    <w:p w14:paraId="58701208" w14:textId="77777777" w:rsidR="00BC46F0" w:rsidRDefault="00BC46F0">
      <w:pPr>
        <w:pStyle w:val="HTMLSudahDiformat"/>
        <w:rPr>
          <w:color w:val="1F2937"/>
          <w:shd w:val="clear" w:color="auto" w:fill="F3F4F6"/>
        </w:rPr>
      </w:pPr>
    </w:p>
    <w:p w14:paraId="5E7092B3" w14:textId="77777777" w:rsidR="00BC46F0" w:rsidRDefault="00BC46F0">
      <w:pPr>
        <w:pStyle w:val="HTMLSudahDiformat"/>
        <w:rPr>
          <w:color w:val="1F2937"/>
          <w:shd w:val="clear" w:color="auto" w:fill="F3F4F6"/>
        </w:rPr>
      </w:pPr>
      <w:r>
        <w:rPr>
          <w:color w:val="1F2937"/>
          <w:shd w:val="clear" w:color="auto" w:fill="F3F4F6"/>
        </w:rPr>
        <w:t xml:space="preserve">  [ Pengguna Akses </w:t>
      </w:r>
      <w:proofErr w:type="spellStart"/>
      <w:r>
        <w:rPr>
          <w:color w:val="1F2937"/>
          <w:shd w:val="clear" w:color="auto" w:fill="F3F4F6"/>
        </w:rPr>
        <w:t>Apps</w:t>
      </w:r>
      <w:proofErr w:type="spellEnd"/>
      <w:r>
        <w:rPr>
          <w:color w:val="1F2937"/>
          <w:shd w:val="clear" w:color="auto" w:fill="F3F4F6"/>
        </w:rPr>
        <w:t xml:space="preserve"> ] </w:t>
      </w:r>
    </w:p>
    <w:p w14:paraId="1FB8B60B" w14:textId="77777777" w:rsidR="00BC46F0" w:rsidRDefault="00BC46F0">
      <w:pPr>
        <w:pStyle w:val="HTMLSudahDiformat"/>
        <w:rPr>
          <w:color w:val="1F2937"/>
          <w:shd w:val="clear" w:color="auto" w:fill="F3F4F6"/>
        </w:rPr>
      </w:pPr>
      <w:r>
        <w:rPr>
          <w:color w:val="1F2937"/>
          <w:shd w:val="clear" w:color="auto" w:fill="F3F4F6"/>
        </w:rPr>
        <w:t xml:space="preserve">             |</w:t>
      </w:r>
    </w:p>
    <w:p w14:paraId="0C2C95BF" w14:textId="77777777" w:rsidR="00BC46F0" w:rsidRDefault="00BC46F0">
      <w:pPr>
        <w:pStyle w:val="HTMLSudahDiformat"/>
        <w:rPr>
          <w:color w:val="1F2937"/>
          <w:shd w:val="clear" w:color="auto" w:fill="F3F4F6"/>
        </w:rPr>
      </w:pPr>
      <w:r>
        <w:rPr>
          <w:color w:val="1F2937"/>
          <w:shd w:val="clear" w:color="auto" w:fill="F3F4F6"/>
        </w:rPr>
        <w:t xml:space="preserve">             v</w:t>
      </w:r>
    </w:p>
    <w:p w14:paraId="25797A62" w14:textId="77777777" w:rsidR="00BC46F0" w:rsidRDefault="00BC46F0">
      <w:pPr>
        <w:pStyle w:val="HTMLSudahDiformat"/>
        <w:rPr>
          <w:color w:val="1F2937"/>
          <w:shd w:val="clear" w:color="auto" w:fill="F3F4F6"/>
        </w:rPr>
      </w:pPr>
      <w:r>
        <w:rPr>
          <w:color w:val="1F2937"/>
          <w:shd w:val="clear" w:color="auto" w:fill="F3F4F6"/>
        </w:rPr>
        <w:t xml:space="preserve">   { Sudah </w:t>
      </w:r>
      <w:proofErr w:type="spellStart"/>
      <w:r>
        <w:rPr>
          <w:color w:val="1F2937"/>
          <w:shd w:val="clear" w:color="auto" w:fill="F3F4F6"/>
        </w:rPr>
        <w:t>Authenticated</w:t>
      </w:r>
      <w:proofErr w:type="spellEnd"/>
      <w:r>
        <w:rPr>
          <w:color w:val="1F2937"/>
          <w:shd w:val="clear" w:color="auto" w:fill="F3F4F6"/>
        </w:rPr>
        <w:t xml:space="preserve">? } --( Tidak )--&gt; [ Halaman </w:t>
      </w:r>
      <w:proofErr w:type="spellStart"/>
      <w:r>
        <w:rPr>
          <w:color w:val="1F2937"/>
          <w:shd w:val="clear" w:color="auto" w:fill="F3F4F6"/>
        </w:rPr>
        <w:t>Login</w:t>
      </w:r>
      <w:proofErr w:type="spellEnd"/>
      <w:r>
        <w:rPr>
          <w:color w:val="1F2937"/>
          <w:shd w:val="clear" w:color="auto" w:fill="F3F4F6"/>
        </w:rPr>
        <w:t xml:space="preserve"> / Register ]</w:t>
      </w:r>
    </w:p>
    <w:p w14:paraId="4058CBB5" w14:textId="77777777" w:rsidR="00BC46F0" w:rsidRDefault="00BC46F0">
      <w:pPr>
        <w:pStyle w:val="HTMLSudahDiformat"/>
        <w:rPr>
          <w:color w:val="1F2937"/>
          <w:shd w:val="clear" w:color="auto" w:fill="F3F4F6"/>
        </w:rPr>
      </w:pPr>
      <w:r>
        <w:rPr>
          <w:color w:val="1F2937"/>
          <w:shd w:val="clear" w:color="auto" w:fill="F3F4F6"/>
        </w:rPr>
        <w:t xml:space="preserve">             |                                         |</w:t>
      </w:r>
    </w:p>
    <w:p w14:paraId="298BAAE2" w14:textId="77777777" w:rsidR="00BC46F0" w:rsidRDefault="00BC46F0">
      <w:pPr>
        <w:pStyle w:val="HTMLSudahDiformat"/>
        <w:rPr>
          <w:color w:val="1F2937"/>
          <w:shd w:val="clear" w:color="auto" w:fill="F3F4F6"/>
        </w:rPr>
      </w:pPr>
      <w:r>
        <w:rPr>
          <w:color w:val="1F2937"/>
          <w:shd w:val="clear" w:color="auto" w:fill="F3F4F6"/>
        </w:rPr>
        <w:t xml:space="preserve">          ( Ya )                                  ( </w:t>
      </w:r>
      <w:proofErr w:type="spellStart"/>
      <w:r>
        <w:rPr>
          <w:color w:val="1F2937"/>
          <w:shd w:val="clear" w:color="auto" w:fill="F3F4F6"/>
        </w:rPr>
        <w:t>Success</w:t>
      </w:r>
      <w:proofErr w:type="spellEnd"/>
      <w:r>
        <w:rPr>
          <w:color w:val="1F2937"/>
          <w:shd w:val="clear" w:color="auto" w:fill="F3F4F6"/>
        </w:rPr>
        <w:t xml:space="preserve"> )</w:t>
      </w:r>
    </w:p>
    <w:p w14:paraId="6E27688E" w14:textId="77777777" w:rsidR="00BC46F0" w:rsidRDefault="00BC46F0">
      <w:pPr>
        <w:pStyle w:val="HTMLSudahDiformat"/>
        <w:rPr>
          <w:color w:val="1F2937"/>
          <w:shd w:val="clear" w:color="auto" w:fill="F3F4F6"/>
        </w:rPr>
      </w:pPr>
      <w:r>
        <w:rPr>
          <w:color w:val="1F2937"/>
          <w:shd w:val="clear" w:color="auto" w:fill="F3F4F6"/>
        </w:rPr>
        <w:t xml:space="preserve">             |                                         |</w:t>
      </w:r>
    </w:p>
    <w:p w14:paraId="78E30239" w14:textId="77777777" w:rsidR="00BC46F0" w:rsidRDefault="00BC46F0">
      <w:pPr>
        <w:pStyle w:val="HTMLSudahDiformat"/>
        <w:rPr>
          <w:color w:val="1F2937"/>
          <w:shd w:val="clear" w:color="auto" w:fill="F3F4F6"/>
        </w:rPr>
      </w:pPr>
      <w:r>
        <w:rPr>
          <w:color w:val="1F2937"/>
          <w:shd w:val="clear" w:color="auto" w:fill="F3F4F6"/>
        </w:rPr>
        <w:t xml:space="preserve">             v &lt;---------------------------------------+</w:t>
      </w:r>
    </w:p>
    <w:p w14:paraId="37D9419D" w14:textId="77777777" w:rsidR="00BC46F0" w:rsidRDefault="00BC46F0">
      <w:pPr>
        <w:pStyle w:val="HTMLSudahDiformat"/>
        <w:rPr>
          <w:color w:val="1F2937"/>
          <w:shd w:val="clear" w:color="auto" w:fill="F3F4F6"/>
        </w:rPr>
      </w:pPr>
      <w:r>
        <w:rPr>
          <w:color w:val="1F2937"/>
          <w:shd w:val="clear" w:color="auto" w:fill="F3F4F6"/>
        </w:rPr>
        <w:t xml:space="preserve">     [ </w:t>
      </w:r>
      <w:proofErr w:type="spellStart"/>
      <w:r>
        <w:rPr>
          <w:color w:val="1F2937"/>
          <w:shd w:val="clear" w:color="auto" w:fill="F3F4F6"/>
        </w:rPr>
        <w:t>Dashboard</w:t>
      </w:r>
      <w:proofErr w:type="spellEnd"/>
      <w:r>
        <w:rPr>
          <w:color w:val="1F2937"/>
          <w:shd w:val="clear" w:color="auto" w:fill="F3F4F6"/>
        </w:rPr>
        <w:t xml:space="preserve"> Utama ]</w:t>
      </w:r>
    </w:p>
    <w:p w14:paraId="24B6F615" w14:textId="77777777" w:rsidR="00BC46F0" w:rsidRDefault="00BC46F0">
      <w:pPr>
        <w:pStyle w:val="HTMLSudahDiformat"/>
        <w:rPr>
          <w:color w:val="1F2937"/>
          <w:shd w:val="clear" w:color="auto" w:fill="F3F4F6"/>
        </w:rPr>
      </w:pPr>
      <w:r>
        <w:rPr>
          <w:color w:val="1F2937"/>
          <w:shd w:val="clear" w:color="auto" w:fill="F3F4F6"/>
        </w:rPr>
        <w:t xml:space="preserve">             |</w:t>
      </w:r>
    </w:p>
    <w:p w14:paraId="1A0B5980" w14:textId="77777777" w:rsidR="00BC46F0" w:rsidRDefault="00BC46F0">
      <w:pPr>
        <w:pStyle w:val="HTMLSudahDiformat"/>
        <w:rPr>
          <w:color w:val="1F2937"/>
          <w:shd w:val="clear" w:color="auto" w:fill="F3F4F6"/>
        </w:rPr>
      </w:pPr>
      <w:r>
        <w:rPr>
          <w:color w:val="1F2937"/>
          <w:shd w:val="clear" w:color="auto" w:fill="F3F4F6"/>
        </w:rPr>
        <w:t xml:space="preserve">             +---&gt; Klik "Tambah Transaksi"</w:t>
      </w:r>
    </w:p>
    <w:p w14:paraId="40753D1F" w14:textId="77777777" w:rsidR="00BC46F0" w:rsidRDefault="00BC46F0">
      <w:pPr>
        <w:pStyle w:val="HTMLSudahDiformat"/>
        <w:rPr>
          <w:color w:val="1F2937"/>
          <w:shd w:val="clear" w:color="auto" w:fill="F3F4F6"/>
        </w:rPr>
      </w:pPr>
      <w:r>
        <w:rPr>
          <w:color w:val="1F2937"/>
          <w:shd w:val="clear" w:color="auto" w:fill="F3F4F6"/>
        </w:rPr>
        <w:t xml:space="preserve">             |            |</w:t>
      </w:r>
    </w:p>
    <w:p w14:paraId="6CB69BE3" w14:textId="77777777" w:rsidR="00BC46F0" w:rsidRDefault="00BC46F0">
      <w:pPr>
        <w:pStyle w:val="HTMLSudahDiformat"/>
        <w:rPr>
          <w:color w:val="1F2937"/>
          <w:shd w:val="clear" w:color="auto" w:fill="F3F4F6"/>
        </w:rPr>
      </w:pPr>
      <w:r>
        <w:rPr>
          <w:color w:val="1F2937"/>
          <w:shd w:val="clear" w:color="auto" w:fill="F3F4F6"/>
        </w:rPr>
        <w:t xml:space="preserve">             |            v</w:t>
      </w:r>
    </w:p>
    <w:p w14:paraId="34873433" w14:textId="77777777" w:rsidR="00BC46F0" w:rsidRDefault="00BC46F0">
      <w:pPr>
        <w:pStyle w:val="HTMLSudahDiformat"/>
        <w:rPr>
          <w:color w:val="1F2937"/>
          <w:shd w:val="clear" w:color="auto" w:fill="F3F4F6"/>
        </w:rPr>
      </w:pPr>
      <w:r>
        <w:rPr>
          <w:color w:val="1F2937"/>
          <w:shd w:val="clear" w:color="auto" w:fill="F3F4F6"/>
        </w:rPr>
        <w:t xml:space="preserve">             |     [ </w:t>
      </w:r>
      <w:proofErr w:type="spellStart"/>
      <w:r>
        <w:rPr>
          <w:color w:val="1F2937"/>
          <w:shd w:val="clear" w:color="auto" w:fill="F3F4F6"/>
        </w:rPr>
        <w:t>Form</w:t>
      </w:r>
      <w:proofErr w:type="spellEnd"/>
      <w:r>
        <w:rPr>
          <w:color w:val="1F2937"/>
          <w:shd w:val="clear" w:color="auto" w:fill="F3F4F6"/>
        </w:rPr>
        <w:t xml:space="preserve"> Transaksi ] ---&gt; Isi Nominal, Tipe, Kategori, Tanggal</w:t>
      </w:r>
    </w:p>
    <w:p w14:paraId="41EA4F2F" w14:textId="77777777" w:rsidR="00BC46F0" w:rsidRDefault="00BC46F0">
      <w:pPr>
        <w:pStyle w:val="HTMLSudahDiformat"/>
        <w:rPr>
          <w:color w:val="1F2937"/>
          <w:shd w:val="clear" w:color="auto" w:fill="F3F4F6"/>
        </w:rPr>
      </w:pPr>
      <w:r>
        <w:rPr>
          <w:color w:val="1F2937"/>
          <w:shd w:val="clear" w:color="auto" w:fill="F3F4F6"/>
        </w:rPr>
        <w:t xml:space="preserve">             |            |</w:t>
      </w:r>
    </w:p>
    <w:p w14:paraId="54ECA2ED" w14:textId="77777777" w:rsidR="00BC46F0" w:rsidRDefault="00BC46F0">
      <w:pPr>
        <w:pStyle w:val="HTMLSudahDiformat"/>
        <w:rPr>
          <w:color w:val="1F2937"/>
          <w:shd w:val="clear" w:color="auto" w:fill="F3F4F6"/>
        </w:rPr>
      </w:pPr>
      <w:r>
        <w:rPr>
          <w:color w:val="1F2937"/>
          <w:shd w:val="clear" w:color="auto" w:fill="F3F4F6"/>
        </w:rPr>
        <w:t xml:space="preserve">             |            v</w:t>
      </w:r>
    </w:p>
    <w:p w14:paraId="15334AAC" w14:textId="77777777" w:rsidR="00BC46F0" w:rsidRDefault="00BC46F0">
      <w:pPr>
        <w:pStyle w:val="HTMLSudahDiformat"/>
        <w:rPr>
          <w:color w:val="1F2937"/>
          <w:shd w:val="clear" w:color="auto" w:fill="F3F4F6"/>
        </w:rPr>
      </w:pPr>
      <w:r>
        <w:rPr>
          <w:color w:val="1F2937"/>
          <w:shd w:val="clear" w:color="auto" w:fill="F3F4F6"/>
        </w:rPr>
        <w:t xml:space="preserve">             |     { </w:t>
      </w:r>
      <w:proofErr w:type="spellStart"/>
      <w:r>
        <w:rPr>
          <w:color w:val="1F2937"/>
          <w:shd w:val="clear" w:color="auto" w:fill="F3F4F6"/>
        </w:rPr>
        <w:t>Form</w:t>
      </w:r>
      <w:proofErr w:type="spellEnd"/>
      <w:r>
        <w:rPr>
          <w:color w:val="1F2937"/>
          <w:shd w:val="clear" w:color="auto" w:fill="F3F4F6"/>
        </w:rPr>
        <w:t xml:space="preserve"> Valid? } --( Tidak )--&gt; [ Tampilkan </w:t>
      </w:r>
      <w:proofErr w:type="spellStart"/>
      <w:r>
        <w:rPr>
          <w:color w:val="1F2937"/>
          <w:shd w:val="clear" w:color="auto" w:fill="F3F4F6"/>
        </w:rPr>
        <w:t>Error</w:t>
      </w:r>
      <w:proofErr w:type="spellEnd"/>
      <w:r>
        <w:rPr>
          <w:color w:val="1F2937"/>
          <w:shd w:val="clear" w:color="auto" w:fill="F3F4F6"/>
        </w:rPr>
        <w:t xml:space="preserve"> Validasi ]</w:t>
      </w:r>
    </w:p>
    <w:p w14:paraId="6BC46387" w14:textId="77777777" w:rsidR="00BC46F0" w:rsidRDefault="00BC46F0">
      <w:pPr>
        <w:pStyle w:val="HTMLSudahDiformat"/>
        <w:rPr>
          <w:color w:val="1F2937"/>
          <w:shd w:val="clear" w:color="auto" w:fill="F3F4F6"/>
        </w:rPr>
      </w:pPr>
      <w:r>
        <w:rPr>
          <w:color w:val="1F2937"/>
          <w:shd w:val="clear" w:color="auto" w:fill="F3F4F6"/>
        </w:rPr>
        <w:t xml:space="preserve">             |            |</w:t>
      </w:r>
    </w:p>
    <w:p w14:paraId="682B10FA" w14:textId="77777777" w:rsidR="00BC46F0" w:rsidRDefault="00BC46F0">
      <w:pPr>
        <w:pStyle w:val="HTMLSudahDiformat"/>
        <w:rPr>
          <w:color w:val="1F2937"/>
          <w:shd w:val="clear" w:color="auto" w:fill="F3F4F6"/>
        </w:rPr>
      </w:pPr>
      <w:r>
        <w:rPr>
          <w:color w:val="1F2937"/>
          <w:shd w:val="clear" w:color="auto" w:fill="F3F4F6"/>
        </w:rPr>
        <w:t xml:space="preserve">             |         ( Ya )</w:t>
      </w:r>
    </w:p>
    <w:p w14:paraId="5737260E" w14:textId="77777777" w:rsidR="00BC46F0" w:rsidRDefault="00BC46F0">
      <w:pPr>
        <w:pStyle w:val="HTMLSudahDiformat"/>
        <w:rPr>
          <w:color w:val="1F2937"/>
          <w:shd w:val="clear" w:color="auto" w:fill="F3F4F6"/>
        </w:rPr>
      </w:pPr>
      <w:r>
        <w:rPr>
          <w:color w:val="1F2937"/>
          <w:shd w:val="clear" w:color="auto" w:fill="F3F4F6"/>
        </w:rPr>
        <w:t xml:space="preserve">             |            v</w:t>
      </w:r>
    </w:p>
    <w:p w14:paraId="79BBBBC0" w14:textId="77777777" w:rsidR="00BC46F0" w:rsidRDefault="00BC46F0">
      <w:pPr>
        <w:pStyle w:val="HTMLSudahDiformat"/>
        <w:rPr>
          <w:color w:val="1F2937"/>
          <w:shd w:val="clear" w:color="auto" w:fill="F3F4F6"/>
        </w:rPr>
      </w:pPr>
      <w:r>
        <w:rPr>
          <w:color w:val="1F2937"/>
          <w:shd w:val="clear" w:color="auto" w:fill="F3F4F6"/>
        </w:rPr>
        <w:t xml:space="preserve">             |     [ Simpan ke </w:t>
      </w:r>
      <w:proofErr w:type="spellStart"/>
      <w:r>
        <w:rPr>
          <w:color w:val="1F2937"/>
          <w:shd w:val="clear" w:color="auto" w:fill="F3F4F6"/>
        </w:rPr>
        <w:t>Database</w:t>
      </w:r>
      <w:proofErr w:type="spellEnd"/>
      <w:r>
        <w:rPr>
          <w:color w:val="1F2937"/>
          <w:shd w:val="clear" w:color="auto" w:fill="F3F4F6"/>
        </w:rPr>
        <w:t xml:space="preserve"> ]</w:t>
      </w:r>
    </w:p>
    <w:p w14:paraId="321EBEB2" w14:textId="77777777" w:rsidR="00BC46F0" w:rsidRDefault="00BC46F0">
      <w:pPr>
        <w:pStyle w:val="HTMLSudahDiformat"/>
        <w:rPr>
          <w:color w:val="1F2937"/>
          <w:shd w:val="clear" w:color="auto" w:fill="F3F4F6"/>
        </w:rPr>
      </w:pPr>
      <w:r>
        <w:rPr>
          <w:color w:val="1F2937"/>
          <w:shd w:val="clear" w:color="auto" w:fill="F3F4F6"/>
        </w:rPr>
        <w:t xml:space="preserve">             |            |</w:t>
      </w:r>
    </w:p>
    <w:p w14:paraId="60867593" w14:textId="77777777" w:rsidR="00BC46F0" w:rsidRDefault="00BC46F0">
      <w:pPr>
        <w:pStyle w:val="HTMLSudahDiformat"/>
        <w:rPr>
          <w:color w:val="1F2937"/>
          <w:shd w:val="clear" w:color="auto" w:fill="F3F4F6"/>
        </w:rPr>
      </w:pPr>
      <w:r>
        <w:rPr>
          <w:color w:val="1F2937"/>
          <w:shd w:val="clear" w:color="auto" w:fill="F3F4F6"/>
        </w:rPr>
        <w:t xml:space="preserve">             |            +---&gt; </w:t>
      </w:r>
      <w:proofErr w:type="spellStart"/>
      <w:r>
        <w:rPr>
          <w:color w:val="1F2937"/>
          <w:shd w:val="clear" w:color="auto" w:fill="F3F4F6"/>
        </w:rPr>
        <w:t>Update</w:t>
      </w:r>
      <w:proofErr w:type="spellEnd"/>
      <w:r>
        <w:rPr>
          <w:color w:val="1F2937"/>
          <w:shd w:val="clear" w:color="auto" w:fill="F3F4F6"/>
        </w:rPr>
        <w:t xml:space="preserve"> Saldo Total</w:t>
      </w:r>
    </w:p>
    <w:p w14:paraId="21596A1C" w14:textId="77777777" w:rsidR="00BC46F0" w:rsidRDefault="00BC46F0">
      <w:pPr>
        <w:pStyle w:val="HTMLSudahDiformat"/>
        <w:rPr>
          <w:color w:val="1F2937"/>
          <w:shd w:val="clear" w:color="auto" w:fill="F3F4F6"/>
        </w:rPr>
      </w:pPr>
      <w:r>
        <w:rPr>
          <w:color w:val="1F2937"/>
          <w:shd w:val="clear" w:color="auto" w:fill="F3F4F6"/>
        </w:rPr>
        <w:t xml:space="preserve">             |            +---&gt; </w:t>
      </w:r>
      <w:proofErr w:type="spellStart"/>
      <w:r>
        <w:rPr>
          <w:color w:val="1F2937"/>
          <w:shd w:val="clear" w:color="auto" w:fill="F3F4F6"/>
        </w:rPr>
        <w:t>Recalculate</w:t>
      </w:r>
      <w:proofErr w:type="spellEnd"/>
      <w:r>
        <w:rPr>
          <w:color w:val="1F2937"/>
          <w:shd w:val="clear" w:color="auto" w:fill="F3F4F6"/>
        </w:rPr>
        <w:t xml:space="preserve"> </w:t>
      </w:r>
      <w:proofErr w:type="spellStart"/>
      <w:r>
        <w:rPr>
          <w:color w:val="1F2937"/>
          <w:shd w:val="clear" w:color="auto" w:fill="F3F4F6"/>
        </w:rPr>
        <w:t>Budget</w:t>
      </w:r>
      <w:proofErr w:type="spellEnd"/>
      <w:r>
        <w:rPr>
          <w:color w:val="1F2937"/>
          <w:shd w:val="clear" w:color="auto" w:fill="F3F4F6"/>
        </w:rPr>
        <w:t xml:space="preserve"> Kategori</w:t>
      </w:r>
    </w:p>
    <w:p w14:paraId="7E48889D" w14:textId="77777777" w:rsidR="00BC46F0" w:rsidRDefault="00BC46F0">
      <w:pPr>
        <w:pStyle w:val="HTMLSudahDiformat"/>
        <w:rPr>
          <w:color w:val="1F2937"/>
          <w:shd w:val="clear" w:color="auto" w:fill="F3F4F6"/>
        </w:rPr>
      </w:pPr>
      <w:r>
        <w:rPr>
          <w:color w:val="1F2937"/>
          <w:shd w:val="clear" w:color="auto" w:fill="F3F4F6"/>
        </w:rPr>
        <w:t xml:space="preserve">             |            |</w:t>
      </w:r>
    </w:p>
    <w:p w14:paraId="3FADE413" w14:textId="77777777" w:rsidR="00BC46F0" w:rsidRDefault="00BC46F0">
      <w:pPr>
        <w:pStyle w:val="HTMLSudahDiformat"/>
        <w:rPr>
          <w:color w:val="1F2937"/>
          <w:shd w:val="clear" w:color="auto" w:fill="F3F4F6"/>
        </w:rPr>
      </w:pPr>
      <w:r>
        <w:rPr>
          <w:color w:val="1F2937"/>
          <w:shd w:val="clear" w:color="auto" w:fill="F3F4F6"/>
        </w:rPr>
        <w:t xml:space="preserve">             |            v</w:t>
      </w:r>
    </w:p>
    <w:p w14:paraId="0D137C41" w14:textId="77777777" w:rsidR="00BC46F0" w:rsidRDefault="00BC46F0">
      <w:pPr>
        <w:pStyle w:val="HTMLSudahDiformat"/>
        <w:rPr>
          <w:color w:val="1F2937"/>
          <w:shd w:val="clear" w:color="auto" w:fill="F3F4F6"/>
        </w:rPr>
      </w:pPr>
      <w:r>
        <w:rPr>
          <w:color w:val="1F2937"/>
          <w:shd w:val="clear" w:color="auto" w:fill="F3F4F6"/>
        </w:rPr>
        <w:t xml:space="preserve">             +&lt;--- [ Tampilkan Pop-</w:t>
      </w:r>
      <w:proofErr w:type="spellStart"/>
      <w:r>
        <w:rPr>
          <w:color w:val="1F2937"/>
          <w:shd w:val="clear" w:color="auto" w:fill="F3F4F6"/>
        </w:rPr>
        <w:t>up</w:t>
      </w:r>
      <w:proofErr w:type="spellEnd"/>
      <w:r>
        <w:rPr>
          <w:color w:val="1F2937"/>
          <w:shd w:val="clear" w:color="auto" w:fill="F3F4F6"/>
        </w:rPr>
        <w:t xml:space="preserve"> Berhasil &amp; </w:t>
      </w:r>
      <w:proofErr w:type="spellStart"/>
      <w:r>
        <w:rPr>
          <w:color w:val="1F2937"/>
          <w:shd w:val="clear" w:color="auto" w:fill="F3F4F6"/>
        </w:rPr>
        <w:t>Refresh</w:t>
      </w:r>
      <w:proofErr w:type="spellEnd"/>
      <w:r>
        <w:rPr>
          <w:color w:val="1F2937"/>
          <w:shd w:val="clear" w:color="auto" w:fill="F3F4F6"/>
        </w:rPr>
        <w:t xml:space="preserve"> View ]</w:t>
      </w:r>
    </w:p>
    <w:p w14:paraId="3F928ACD" w14:textId="77777777" w:rsidR="00BC46F0" w:rsidRDefault="00BC46F0">
      <w:pPr>
        <w:pStyle w:val="HTMLSudahDiformat"/>
        <w:rPr>
          <w:color w:val="1F2937"/>
          <w:shd w:val="clear" w:color="auto" w:fill="F3F4F6"/>
        </w:rPr>
      </w:pPr>
      <w:r>
        <w:rPr>
          <w:color w:val="1F2937"/>
          <w:shd w:val="clear" w:color="auto" w:fill="F3F4F6"/>
        </w:rPr>
        <w:t>+-----------------------------------------------------------------------+</w:t>
      </w:r>
    </w:p>
    <w:p w14:paraId="73E3B55C" w14:textId="77777777" w:rsidR="00BC46F0" w:rsidRDefault="00BC46F0">
      <w:pPr>
        <w:pStyle w:val="HTMLSudahDiformat"/>
        <w:rPr>
          <w:color w:val="1F2937"/>
          <w:shd w:val="clear" w:color="auto" w:fill="F3F4F6"/>
        </w:rPr>
      </w:pPr>
      <w:r>
        <w:rPr>
          <w:color w:val="1F2937"/>
          <w:shd w:val="clear" w:color="auto" w:fill="F3F4F6"/>
        </w:rPr>
        <w:t>|                     FLOW FINANCIAL TO-DO TO TRANSAKSI                 |</w:t>
      </w:r>
    </w:p>
    <w:p w14:paraId="01B170EE" w14:textId="77777777" w:rsidR="00BC46F0" w:rsidRDefault="00BC46F0">
      <w:pPr>
        <w:pStyle w:val="HTMLSudahDiformat"/>
        <w:rPr>
          <w:color w:val="1F2937"/>
          <w:shd w:val="clear" w:color="auto" w:fill="F3F4F6"/>
        </w:rPr>
      </w:pPr>
      <w:r>
        <w:rPr>
          <w:color w:val="1F2937"/>
          <w:shd w:val="clear" w:color="auto" w:fill="F3F4F6"/>
        </w:rPr>
        <w:t>+-----------------------------------------------------------------------+</w:t>
      </w:r>
    </w:p>
    <w:p w14:paraId="0F45FA29" w14:textId="77777777" w:rsidR="00BC46F0" w:rsidRDefault="00BC46F0">
      <w:pPr>
        <w:pStyle w:val="HTMLSudahDiformat"/>
        <w:rPr>
          <w:color w:val="1F2937"/>
          <w:shd w:val="clear" w:color="auto" w:fill="F3F4F6"/>
        </w:rPr>
      </w:pPr>
    </w:p>
    <w:p w14:paraId="0A9AA402" w14:textId="77777777" w:rsidR="00BC46F0" w:rsidRDefault="00BC46F0">
      <w:pPr>
        <w:pStyle w:val="HTMLSudahDiformat"/>
        <w:rPr>
          <w:color w:val="1F2937"/>
          <w:shd w:val="clear" w:color="auto" w:fill="F3F4F6"/>
        </w:rPr>
      </w:pPr>
      <w:r>
        <w:rPr>
          <w:color w:val="1F2937"/>
          <w:shd w:val="clear" w:color="auto" w:fill="F3F4F6"/>
        </w:rPr>
        <w:t xml:space="preserve">  [ Modul Financial To-Do ] ---&gt; Pilih </w:t>
      </w:r>
      <w:proofErr w:type="spellStart"/>
      <w:r>
        <w:rPr>
          <w:color w:val="1F2937"/>
          <w:shd w:val="clear" w:color="auto" w:fill="F3F4F6"/>
        </w:rPr>
        <w:t>Task</w:t>
      </w:r>
      <w:proofErr w:type="spellEnd"/>
      <w:r>
        <w:rPr>
          <w:color w:val="1F2937"/>
          <w:shd w:val="clear" w:color="auto" w:fill="F3F4F6"/>
        </w:rPr>
        <w:t xml:space="preserve"> (contoh: "Bayar </w:t>
      </w:r>
      <w:proofErr w:type="spellStart"/>
      <w:r>
        <w:rPr>
          <w:color w:val="1F2937"/>
          <w:shd w:val="clear" w:color="auto" w:fill="F3F4F6"/>
        </w:rPr>
        <w:t>Wi-Fi</w:t>
      </w:r>
      <w:proofErr w:type="spellEnd"/>
      <w:r>
        <w:rPr>
          <w:color w:val="1F2937"/>
          <w:shd w:val="clear" w:color="auto" w:fill="F3F4F6"/>
        </w:rPr>
        <w:t xml:space="preserve"> Rp 200k")</w:t>
      </w:r>
    </w:p>
    <w:p w14:paraId="6992922D" w14:textId="77777777" w:rsidR="00BC46F0" w:rsidRDefault="00BC46F0">
      <w:pPr>
        <w:pStyle w:val="HTMLSudahDiformat"/>
        <w:rPr>
          <w:color w:val="1F2937"/>
          <w:shd w:val="clear" w:color="auto" w:fill="F3F4F6"/>
        </w:rPr>
      </w:pPr>
      <w:r>
        <w:rPr>
          <w:color w:val="1F2937"/>
          <w:shd w:val="clear" w:color="auto" w:fill="F3F4F6"/>
        </w:rPr>
        <w:t xml:space="preserve">             |</w:t>
      </w:r>
    </w:p>
    <w:p w14:paraId="36FEC40E" w14:textId="77777777" w:rsidR="00BC46F0" w:rsidRDefault="00BC46F0">
      <w:pPr>
        <w:pStyle w:val="HTMLSudahDiformat"/>
        <w:rPr>
          <w:color w:val="1F2937"/>
          <w:shd w:val="clear" w:color="auto" w:fill="F3F4F6"/>
        </w:rPr>
      </w:pPr>
      <w:r>
        <w:rPr>
          <w:color w:val="1F2937"/>
          <w:shd w:val="clear" w:color="auto" w:fill="F3F4F6"/>
        </w:rPr>
        <w:t xml:space="preserve">             v</w:t>
      </w:r>
    </w:p>
    <w:p w14:paraId="66B422A7" w14:textId="77777777" w:rsidR="00BC46F0" w:rsidRDefault="00BC46F0">
      <w:pPr>
        <w:pStyle w:val="HTMLSudahDiformat"/>
        <w:rPr>
          <w:color w:val="1F2937"/>
          <w:shd w:val="clear" w:color="auto" w:fill="F3F4F6"/>
        </w:rPr>
      </w:pPr>
      <w:r>
        <w:rPr>
          <w:color w:val="1F2937"/>
          <w:shd w:val="clear" w:color="auto" w:fill="F3F4F6"/>
        </w:rPr>
        <w:t xml:space="preserve">  Klik </w:t>
      </w:r>
      <w:proofErr w:type="spellStart"/>
      <w:r>
        <w:rPr>
          <w:color w:val="1F2937"/>
          <w:shd w:val="clear" w:color="auto" w:fill="F3F4F6"/>
        </w:rPr>
        <w:t>Checkbox</w:t>
      </w:r>
      <w:proofErr w:type="spellEnd"/>
      <w:r>
        <w:rPr>
          <w:color w:val="1F2937"/>
          <w:shd w:val="clear" w:color="auto" w:fill="F3F4F6"/>
        </w:rPr>
        <w:t xml:space="preserve"> "Selesai"</w:t>
      </w:r>
    </w:p>
    <w:p w14:paraId="27A24B25" w14:textId="77777777" w:rsidR="00BC46F0" w:rsidRDefault="00BC46F0">
      <w:pPr>
        <w:pStyle w:val="HTMLSudahDiformat"/>
        <w:rPr>
          <w:color w:val="1F2937"/>
          <w:shd w:val="clear" w:color="auto" w:fill="F3F4F6"/>
        </w:rPr>
      </w:pPr>
      <w:r>
        <w:rPr>
          <w:color w:val="1F2937"/>
          <w:shd w:val="clear" w:color="auto" w:fill="F3F4F6"/>
        </w:rPr>
        <w:t xml:space="preserve">             |</w:t>
      </w:r>
    </w:p>
    <w:p w14:paraId="18298231" w14:textId="77777777" w:rsidR="00BC46F0" w:rsidRDefault="00BC46F0">
      <w:pPr>
        <w:pStyle w:val="HTMLSudahDiformat"/>
        <w:rPr>
          <w:color w:val="1F2937"/>
          <w:shd w:val="clear" w:color="auto" w:fill="F3F4F6"/>
        </w:rPr>
      </w:pPr>
      <w:r>
        <w:rPr>
          <w:color w:val="1F2937"/>
          <w:shd w:val="clear" w:color="auto" w:fill="F3F4F6"/>
        </w:rPr>
        <w:t xml:space="preserve">             v</w:t>
      </w:r>
    </w:p>
    <w:p w14:paraId="0B744AAD" w14:textId="77777777" w:rsidR="00BC46F0" w:rsidRDefault="00BC46F0">
      <w:pPr>
        <w:pStyle w:val="HTMLSudahDiformat"/>
        <w:rPr>
          <w:color w:val="1F2937"/>
          <w:shd w:val="clear" w:color="auto" w:fill="F3F4F6"/>
        </w:rPr>
      </w:pPr>
      <w:r>
        <w:rPr>
          <w:color w:val="1F2937"/>
          <w:shd w:val="clear" w:color="auto" w:fill="F3F4F6"/>
        </w:rPr>
        <w:t xml:space="preserve">  { </w:t>
      </w:r>
      <w:proofErr w:type="spellStart"/>
      <w:r>
        <w:rPr>
          <w:color w:val="1F2937"/>
          <w:shd w:val="clear" w:color="auto" w:fill="F3F4F6"/>
        </w:rPr>
        <w:t>Task</w:t>
      </w:r>
      <w:proofErr w:type="spellEnd"/>
      <w:r>
        <w:rPr>
          <w:color w:val="1F2937"/>
          <w:shd w:val="clear" w:color="auto" w:fill="F3F4F6"/>
        </w:rPr>
        <w:t xml:space="preserve"> terikat Transaksi Otomatis? }</w:t>
      </w:r>
    </w:p>
    <w:p w14:paraId="07617D28" w14:textId="77777777" w:rsidR="00BC46F0" w:rsidRDefault="00BC46F0">
      <w:pPr>
        <w:pStyle w:val="HTMLSudahDiformat"/>
        <w:rPr>
          <w:color w:val="1F2937"/>
          <w:shd w:val="clear" w:color="auto" w:fill="F3F4F6"/>
        </w:rPr>
      </w:pPr>
      <w:r>
        <w:rPr>
          <w:color w:val="1F2937"/>
          <w:shd w:val="clear" w:color="auto" w:fill="F3F4F6"/>
        </w:rPr>
        <w:t xml:space="preserve">             |</w:t>
      </w:r>
    </w:p>
    <w:p w14:paraId="420B24BF" w14:textId="77777777" w:rsidR="00BC46F0" w:rsidRDefault="00BC46F0">
      <w:pPr>
        <w:pStyle w:val="HTMLSudahDiformat"/>
        <w:rPr>
          <w:color w:val="1F2937"/>
          <w:shd w:val="clear" w:color="auto" w:fill="F3F4F6"/>
        </w:rPr>
      </w:pPr>
      <w:r>
        <w:rPr>
          <w:color w:val="1F2937"/>
          <w:shd w:val="clear" w:color="auto" w:fill="F3F4F6"/>
        </w:rPr>
        <w:t xml:space="preserve">             +--( Ya )---&gt; System Auto-</w:t>
      </w:r>
      <w:proofErr w:type="spellStart"/>
      <w:r>
        <w:rPr>
          <w:color w:val="1F2937"/>
          <w:shd w:val="clear" w:color="auto" w:fill="F3F4F6"/>
        </w:rPr>
        <w:t>Create</w:t>
      </w:r>
      <w:proofErr w:type="spellEnd"/>
      <w:r>
        <w:rPr>
          <w:color w:val="1F2937"/>
          <w:shd w:val="clear" w:color="auto" w:fill="F3F4F6"/>
        </w:rPr>
        <w:t xml:space="preserve"> </w:t>
      </w:r>
      <w:proofErr w:type="spellStart"/>
      <w:r>
        <w:rPr>
          <w:color w:val="1F2937"/>
          <w:shd w:val="clear" w:color="auto" w:fill="F3F4F6"/>
        </w:rPr>
        <w:t>Expense</w:t>
      </w:r>
      <w:proofErr w:type="spellEnd"/>
      <w:r>
        <w:rPr>
          <w:color w:val="1F2937"/>
          <w:shd w:val="clear" w:color="auto" w:fill="F3F4F6"/>
        </w:rPr>
        <w:t xml:space="preserve"> </w:t>
      </w:r>
      <w:proofErr w:type="spellStart"/>
      <w:r>
        <w:rPr>
          <w:color w:val="1F2937"/>
          <w:shd w:val="clear" w:color="auto" w:fill="F3F4F6"/>
        </w:rPr>
        <w:t>Transaction</w:t>
      </w:r>
      <w:proofErr w:type="spellEnd"/>
    </w:p>
    <w:p w14:paraId="408D9C96" w14:textId="77777777" w:rsidR="00BC46F0" w:rsidRDefault="00BC46F0">
      <w:pPr>
        <w:pStyle w:val="HTMLSudahDiformat"/>
        <w:rPr>
          <w:color w:val="1F2937"/>
          <w:shd w:val="clear" w:color="auto" w:fill="F3F4F6"/>
        </w:rPr>
      </w:pPr>
      <w:r>
        <w:rPr>
          <w:color w:val="1F2937"/>
          <w:shd w:val="clear" w:color="auto" w:fill="F3F4F6"/>
        </w:rPr>
        <w:t xml:space="preserve">             |                  |</w:t>
      </w:r>
    </w:p>
    <w:p w14:paraId="13BD013C" w14:textId="77777777" w:rsidR="00BC46F0" w:rsidRDefault="00BC46F0">
      <w:pPr>
        <w:pStyle w:val="HTMLSudahDiformat"/>
        <w:rPr>
          <w:color w:val="1F2937"/>
          <w:shd w:val="clear" w:color="auto" w:fill="F3F4F6"/>
        </w:rPr>
      </w:pPr>
      <w:r>
        <w:rPr>
          <w:color w:val="1F2937"/>
          <w:shd w:val="clear" w:color="auto" w:fill="F3F4F6"/>
        </w:rPr>
        <w:t xml:space="preserve">             |                  v</w:t>
      </w:r>
    </w:p>
    <w:p w14:paraId="54E50CFF" w14:textId="77777777" w:rsidR="00BC46F0" w:rsidRDefault="00BC46F0">
      <w:pPr>
        <w:pStyle w:val="HTMLSudahDiformat"/>
        <w:rPr>
          <w:color w:val="1F2937"/>
          <w:shd w:val="clear" w:color="auto" w:fill="F3F4F6"/>
        </w:rPr>
      </w:pPr>
      <w:r>
        <w:rPr>
          <w:color w:val="1F2937"/>
          <w:shd w:val="clear" w:color="auto" w:fill="F3F4F6"/>
        </w:rPr>
        <w:t xml:space="preserve">             |            </w:t>
      </w:r>
      <w:proofErr w:type="spellStart"/>
      <w:r>
        <w:rPr>
          <w:color w:val="1F2937"/>
          <w:shd w:val="clear" w:color="auto" w:fill="F3F4F6"/>
        </w:rPr>
        <w:t>Update</w:t>
      </w:r>
      <w:proofErr w:type="spellEnd"/>
      <w:r>
        <w:rPr>
          <w:color w:val="1F2937"/>
          <w:shd w:val="clear" w:color="auto" w:fill="F3F4F6"/>
        </w:rPr>
        <w:t xml:space="preserve"> Saldo &amp; </w:t>
      </w:r>
      <w:proofErr w:type="spellStart"/>
      <w:r>
        <w:rPr>
          <w:color w:val="1F2937"/>
          <w:shd w:val="clear" w:color="auto" w:fill="F3F4F6"/>
        </w:rPr>
        <w:t>Budget</w:t>
      </w:r>
      <w:proofErr w:type="spellEnd"/>
    </w:p>
    <w:p w14:paraId="7230874C" w14:textId="77777777" w:rsidR="00BC46F0" w:rsidRDefault="00BC46F0">
      <w:pPr>
        <w:pStyle w:val="HTMLSudahDiformat"/>
        <w:rPr>
          <w:color w:val="1F2937"/>
          <w:shd w:val="clear" w:color="auto" w:fill="F3F4F6"/>
        </w:rPr>
      </w:pPr>
      <w:r>
        <w:rPr>
          <w:color w:val="1F2937"/>
          <w:shd w:val="clear" w:color="auto" w:fill="F3F4F6"/>
        </w:rPr>
        <w:t xml:space="preserve">             |                  |</w:t>
      </w:r>
    </w:p>
    <w:p w14:paraId="4AC367B1" w14:textId="77777777" w:rsidR="00BC46F0" w:rsidRDefault="00BC46F0">
      <w:pPr>
        <w:pStyle w:val="HTMLSudahDiformat"/>
        <w:rPr>
          <w:color w:val="1F2937"/>
          <w:shd w:val="clear" w:color="auto" w:fill="F3F4F6"/>
        </w:rPr>
      </w:pPr>
      <w:r>
        <w:rPr>
          <w:color w:val="1F2937"/>
          <w:shd w:val="clear" w:color="auto" w:fill="F3F4F6"/>
        </w:rPr>
        <w:t xml:space="preserve">             +--( Tidak )-----&gt; |</w:t>
      </w:r>
    </w:p>
    <w:p w14:paraId="456DDF85" w14:textId="77777777" w:rsidR="00BC46F0" w:rsidRDefault="00BC46F0">
      <w:pPr>
        <w:pStyle w:val="HTMLSudahDiformat"/>
        <w:rPr>
          <w:color w:val="1F2937"/>
          <w:shd w:val="clear" w:color="auto" w:fill="F3F4F6"/>
        </w:rPr>
      </w:pPr>
      <w:r>
        <w:rPr>
          <w:color w:val="1F2937"/>
          <w:shd w:val="clear" w:color="auto" w:fill="F3F4F6"/>
        </w:rPr>
        <w:lastRenderedPageBreak/>
        <w:t xml:space="preserve">                               v</w:t>
      </w:r>
    </w:p>
    <w:p w14:paraId="2324D293" w14:textId="77777777" w:rsidR="00BC46F0" w:rsidRDefault="00BC46F0">
      <w:pPr>
        <w:pStyle w:val="HTMLSudahDiformat"/>
        <w:rPr>
          <w:color w:val="1F2937"/>
          <w:shd w:val="clear" w:color="auto" w:fill="F3F4F6"/>
        </w:rPr>
      </w:pPr>
      <w:r>
        <w:rPr>
          <w:color w:val="1F2937"/>
          <w:shd w:val="clear" w:color="auto" w:fill="F3F4F6"/>
        </w:rPr>
        <w:t xml:space="preserve">                  [ </w:t>
      </w:r>
      <w:proofErr w:type="spellStart"/>
      <w:r>
        <w:rPr>
          <w:color w:val="1F2937"/>
          <w:shd w:val="clear" w:color="auto" w:fill="F3F4F6"/>
        </w:rPr>
        <w:t>Update</w:t>
      </w:r>
      <w:proofErr w:type="spellEnd"/>
      <w:r>
        <w:rPr>
          <w:color w:val="1F2937"/>
          <w:shd w:val="clear" w:color="auto" w:fill="F3F4F6"/>
        </w:rPr>
        <w:t xml:space="preserve"> Status </w:t>
      </w:r>
      <w:proofErr w:type="spellStart"/>
      <w:r>
        <w:rPr>
          <w:color w:val="1F2937"/>
          <w:shd w:val="clear" w:color="auto" w:fill="F3F4F6"/>
        </w:rPr>
        <w:t>Task</w:t>
      </w:r>
      <w:proofErr w:type="spellEnd"/>
      <w:r>
        <w:rPr>
          <w:color w:val="1F2937"/>
          <w:shd w:val="clear" w:color="auto" w:fill="F3F4F6"/>
        </w:rPr>
        <w:t xml:space="preserve"> = DONE ]</w:t>
      </w:r>
    </w:p>
    <w:p w14:paraId="56AF2266"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0EECCF88">
          <v:rect id="_x0000_i1046" style="width:0;height:1.5pt" o:hralign="center" o:hrstd="t" o:hr="t" fillcolor="#a0a0a0" stroked="f"/>
        </w:pict>
      </w:r>
    </w:p>
    <w:p w14:paraId="17C78A75" w14:textId="77777777" w:rsidR="00BC46F0" w:rsidRDefault="00BC46F0">
      <w:pPr>
        <w:pStyle w:val="Judul2"/>
        <w:rPr>
          <w:rFonts w:ascii="Calibri" w:eastAsia="Times New Roman" w:hAnsi="Calibri" w:cs="Calibri"/>
        </w:rPr>
      </w:pPr>
      <w:r>
        <w:rPr>
          <w:rFonts w:ascii="Calibri" w:eastAsia="Times New Roman" w:hAnsi="Calibri" w:cs="Calibri"/>
        </w:rPr>
        <w:t xml:space="preserve">6. </w:t>
      </w:r>
      <w:proofErr w:type="spellStart"/>
      <w:r>
        <w:rPr>
          <w:rFonts w:ascii="Calibri" w:eastAsia="Times New Roman" w:hAnsi="Calibri" w:cs="Calibri"/>
        </w:rPr>
        <w:t>Information</w:t>
      </w:r>
      <w:proofErr w:type="spellEnd"/>
      <w:r>
        <w:rPr>
          <w:rFonts w:ascii="Calibri" w:eastAsia="Times New Roman" w:hAnsi="Calibri" w:cs="Calibri"/>
        </w:rPr>
        <w:t xml:space="preserve"> </w:t>
      </w:r>
      <w:proofErr w:type="spellStart"/>
      <w:r>
        <w:rPr>
          <w:rFonts w:ascii="Calibri" w:eastAsia="Times New Roman" w:hAnsi="Calibri" w:cs="Calibri"/>
        </w:rPr>
        <w:t>Architecture</w:t>
      </w:r>
      <w:proofErr w:type="spellEnd"/>
      <w:r>
        <w:rPr>
          <w:rFonts w:ascii="Calibri" w:eastAsia="Times New Roman" w:hAnsi="Calibri" w:cs="Calibri"/>
        </w:rPr>
        <w:t xml:space="preserve"> / </w:t>
      </w:r>
      <w:proofErr w:type="spellStart"/>
      <w:r>
        <w:rPr>
          <w:rFonts w:ascii="Calibri" w:eastAsia="Times New Roman" w:hAnsi="Calibri" w:cs="Calibri"/>
        </w:rPr>
        <w:t>Sitemap</w:t>
      </w:r>
      <w:proofErr w:type="spellEnd"/>
    </w:p>
    <w:p w14:paraId="5D177774" w14:textId="77777777" w:rsidR="00BC46F0" w:rsidRDefault="00BC46F0">
      <w:pPr>
        <w:pStyle w:val="HTMLSudahDiformat"/>
        <w:rPr>
          <w:color w:val="1F2937"/>
          <w:shd w:val="clear" w:color="auto" w:fill="F3F4F6"/>
        </w:rPr>
      </w:pPr>
      <w:r>
        <w:rPr>
          <w:color w:val="1F2937"/>
          <w:shd w:val="clear" w:color="auto" w:fill="F3F4F6"/>
        </w:rPr>
        <w:t xml:space="preserve">FINTRACK Web </w:t>
      </w:r>
      <w:proofErr w:type="spellStart"/>
      <w:r>
        <w:rPr>
          <w:color w:val="1F2937"/>
          <w:shd w:val="clear" w:color="auto" w:fill="F3F4F6"/>
        </w:rPr>
        <w:t>Application</w:t>
      </w:r>
      <w:proofErr w:type="spellEnd"/>
    </w:p>
    <w:p w14:paraId="684E8BE2" w14:textId="77777777" w:rsidR="00BC46F0" w:rsidRDefault="00BC46F0">
      <w:pPr>
        <w:pStyle w:val="HTMLSudahDiformat"/>
        <w:rPr>
          <w:color w:val="1F2937"/>
          <w:shd w:val="clear" w:color="auto" w:fill="F3F4F6"/>
        </w:rPr>
      </w:pPr>
      <w:r>
        <w:rPr>
          <w:color w:val="1F2937"/>
          <w:shd w:val="clear" w:color="auto" w:fill="F3F4F6"/>
        </w:rPr>
        <w:t>│</w:t>
      </w:r>
    </w:p>
    <w:p w14:paraId="285948C6" w14:textId="77777777" w:rsidR="00BC46F0" w:rsidRDefault="00BC46F0">
      <w:pPr>
        <w:pStyle w:val="HTMLSudahDiformat"/>
        <w:rPr>
          <w:color w:val="1F2937"/>
          <w:shd w:val="clear" w:color="auto" w:fill="F3F4F6"/>
        </w:rPr>
      </w:pPr>
      <w:r>
        <w:rPr>
          <w:color w:val="1F2937"/>
          <w:shd w:val="clear" w:color="auto" w:fill="F3F4F6"/>
        </w:rPr>
        <w:t>├── /</w:t>
      </w:r>
      <w:proofErr w:type="spellStart"/>
      <w:r>
        <w:rPr>
          <w:color w:val="1F2937"/>
          <w:shd w:val="clear" w:color="auto" w:fill="F3F4F6"/>
        </w:rPr>
        <w:t>auth</w:t>
      </w:r>
      <w:proofErr w:type="spellEnd"/>
    </w:p>
    <w:p w14:paraId="0449AE72" w14:textId="77777777" w:rsidR="00BC46F0" w:rsidRDefault="00BC46F0">
      <w:pPr>
        <w:pStyle w:val="HTMLSudahDiformat"/>
        <w:rPr>
          <w:color w:val="1F2937"/>
          <w:shd w:val="clear" w:color="auto" w:fill="F3F4F6"/>
        </w:rPr>
      </w:pPr>
      <w:r>
        <w:rPr>
          <w:color w:val="1F2937"/>
          <w:shd w:val="clear" w:color="auto" w:fill="F3F4F6"/>
        </w:rPr>
        <w:t>│   ├── /</w:t>
      </w:r>
      <w:proofErr w:type="spellStart"/>
      <w:r>
        <w:rPr>
          <w:color w:val="1F2937"/>
          <w:shd w:val="clear" w:color="auto" w:fill="F3F4F6"/>
        </w:rPr>
        <w:t>login</w:t>
      </w:r>
      <w:proofErr w:type="spellEnd"/>
    </w:p>
    <w:p w14:paraId="19B60F14" w14:textId="77777777" w:rsidR="00BC46F0" w:rsidRDefault="00BC46F0">
      <w:pPr>
        <w:pStyle w:val="HTMLSudahDiformat"/>
        <w:rPr>
          <w:color w:val="1F2937"/>
          <w:shd w:val="clear" w:color="auto" w:fill="F3F4F6"/>
        </w:rPr>
      </w:pPr>
      <w:r>
        <w:rPr>
          <w:color w:val="1F2937"/>
          <w:shd w:val="clear" w:color="auto" w:fill="F3F4F6"/>
        </w:rPr>
        <w:t>│   └── /register</w:t>
      </w:r>
    </w:p>
    <w:p w14:paraId="786D2690" w14:textId="77777777" w:rsidR="00BC46F0" w:rsidRDefault="00BC46F0">
      <w:pPr>
        <w:pStyle w:val="HTMLSudahDiformat"/>
        <w:rPr>
          <w:color w:val="1F2937"/>
          <w:shd w:val="clear" w:color="auto" w:fill="F3F4F6"/>
        </w:rPr>
      </w:pPr>
      <w:r>
        <w:rPr>
          <w:color w:val="1F2937"/>
          <w:shd w:val="clear" w:color="auto" w:fill="F3F4F6"/>
        </w:rPr>
        <w:t>│</w:t>
      </w:r>
    </w:p>
    <w:p w14:paraId="0E6D5A47" w14:textId="77777777" w:rsidR="00BC46F0" w:rsidRDefault="00BC46F0">
      <w:pPr>
        <w:pStyle w:val="HTMLSudahDiformat"/>
        <w:rPr>
          <w:color w:val="1F2937"/>
          <w:shd w:val="clear" w:color="auto" w:fill="F3F4F6"/>
        </w:rPr>
      </w:pPr>
      <w:r>
        <w:rPr>
          <w:color w:val="1F2937"/>
          <w:shd w:val="clear" w:color="auto" w:fill="F3F4F6"/>
        </w:rPr>
        <w:t>├── /</w:t>
      </w:r>
      <w:proofErr w:type="spellStart"/>
      <w:r>
        <w:rPr>
          <w:color w:val="1F2937"/>
          <w:shd w:val="clear" w:color="auto" w:fill="F3F4F6"/>
        </w:rPr>
        <w:t>app</w:t>
      </w:r>
      <w:proofErr w:type="spellEnd"/>
      <w:r>
        <w:rPr>
          <w:color w:val="1F2937"/>
          <w:shd w:val="clear" w:color="auto" w:fill="F3F4F6"/>
        </w:rPr>
        <w:t xml:space="preserve"> (</w:t>
      </w:r>
      <w:proofErr w:type="spellStart"/>
      <w:r>
        <w:rPr>
          <w:color w:val="1F2937"/>
          <w:shd w:val="clear" w:color="auto" w:fill="F3F4F6"/>
        </w:rPr>
        <w:t>Protected</w:t>
      </w:r>
      <w:proofErr w:type="spellEnd"/>
      <w:r>
        <w:rPr>
          <w:color w:val="1F2937"/>
          <w:shd w:val="clear" w:color="auto" w:fill="F3F4F6"/>
        </w:rPr>
        <w:t xml:space="preserve"> </w:t>
      </w:r>
      <w:proofErr w:type="spellStart"/>
      <w:r>
        <w:rPr>
          <w:color w:val="1F2937"/>
          <w:shd w:val="clear" w:color="auto" w:fill="F3F4F6"/>
        </w:rPr>
        <w:t>Routes</w:t>
      </w:r>
      <w:proofErr w:type="spellEnd"/>
      <w:r>
        <w:rPr>
          <w:color w:val="1F2937"/>
          <w:shd w:val="clear" w:color="auto" w:fill="F3F4F6"/>
        </w:rPr>
        <w:t>)</w:t>
      </w:r>
    </w:p>
    <w:p w14:paraId="142D01EE" w14:textId="77777777" w:rsidR="00BC46F0" w:rsidRDefault="00BC46F0">
      <w:pPr>
        <w:pStyle w:val="HTMLSudahDiformat"/>
        <w:rPr>
          <w:color w:val="1F2937"/>
          <w:shd w:val="clear" w:color="auto" w:fill="F3F4F6"/>
        </w:rPr>
      </w:pPr>
      <w:r>
        <w:rPr>
          <w:color w:val="1F2937"/>
          <w:shd w:val="clear" w:color="auto" w:fill="F3F4F6"/>
        </w:rPr>
        <w:t>│   ├── /</w:t>
      </w:r>
      <w:proofErr w:type="spellStart"/>
      <w:r>
        <w:rPr>
          <w:color w:val="1F2937"/>
          <w:shd w:val="clear" w:color="auto" w:fill="F3F4F6"/>
        </w:rPr>
        <w:t>dashboard</w:t>
      </w:r>
      <w:proofErr w:type="spellEnd"/>
      <w:r>
        <w:rPr>
          <w:color w:val="1F2937"/>
          <w:shd w:val="clear" w:color="auto" w:fill="F3F4F6"/>
        </w:rPr>
        <w:t xml:space="preserve"> (</w:t>
      </w:r>
      <w:proofErr w:type="spellStart"/>
      <w:r>
        <w:rPr>
          <w:color w:val="1F2937"/>
          <w:shd w:val="clear" w:color="auto" w:fill="F3F4F6"/>
        </w:rPr>
        <w:t>Overview</w:t>
      </w:r>
      <w:proofErr w:type="spellEnd"/>
      <w:r>
        <w:rPr>
          <w:color w:val="1F2937"/>
          <w:shd w:val="clear" w:color="auto" w:fill="F3F4F6"/>
        </w:rPr>
        <w:t xml:space="preserve"> saldo, ringkasan </w:t>
      </w:r>
      <w:proofErr w:type="spellStart"/>
      <w:r>
        <w:rPr>
          <w:color w:val="1F2937"/>
          <w:shd w:val="clear" w:color="auto" w:fill="F3F4F6"/>
        </w:rPr>
        <w:t>budget</w:t>
      </w:r>
      <w:proofErr w:type="spellEnd"/>
      <w:r>
        <w:rPr>
          <w:color w:val="1F2937"/>
          <w:shd w:val="clear" w:color="auto" w:fill="F3F4F6"/>
        </w:rPr>
        <w:t xml:space="preserve">, </w:t>
      </w:r>
      <w:proofErr w:type="spellStart"/>
      <w:r>
        <w:rPr>
          <w:color w:val="1F2937"/>
          <w:shd w:val="clear" w:color="auto" w:fill="F3F4F6"/>
        </w:rPr>
        <w:t>alert</w:t>
      </w:r>
      <w:proofErr w:type="spellEnd"/>
      <w:r>
        <w:rPr>
          <w:color w:val="1F2937"/>
          <w:shd w:val="clear" w:color="auto" w:fill="F3F4F6"/>
        </w:rPr>
        <w:t xml:space="preserve">, </w:t>
      </w:r>
      <w:proofErr w:type="spellStart"/>
      <w:r>
        <w:rPr>
          <w:color w:val="1F2937"/>
          <w:shd w:val="clear" w:color="auto" w:fill="F3F4F6"/>
        </w:rPr>
        <w:t>task</w:t>
      </w:r>
      <w:proofErr w:type="spellEnd"/>
      <w:r>
        <w:rPr>
          <w:color w:val="1F2937"/>
          <w:shd w:val="clear" w:color="auto" w:fill="F3F4F6"/>
        </w:rPr>
        <w:t xml:space="preserve"> terdekat)</w:t>
      </w:r>
    </w:p>
    <w:p w14:paraId="1DAFBA6A" w14:textId="77777777" w:rsidR="00BC46F0" w:rsidRDefault="00BC46F0">
      <w:pPr>
        <w:pStyle w:val="HTMLSudahDiformat"/>
        <w:rPr>
          <w:color w:val="1F2937"/>
          <w:shd w:val="clear" w:color="auto" w:fill="F3F4F6"/>
        </w:rPr>
      </w:pPr>
      <w:r>
        <w:rPr>
          <w:color w:val="1F2937"/>
          <w:shd w:val="clear" w:color="auto" w:fill="F3F4F6"/>
        </w:rPr>
        <w:t>│   ├── /</w:t>
      </w:r>
      <w:proofErr w:type="spellStart"/>
      <w:r>
        <w:rPr>
          <w:color w:val="1F2937"/>
          <w:shd w:val="clear" w:color="auto" w:fill="F3F4F6"/>
        </w:rPr>
        <w:t>transactions</w:t>
      </w:r>
      <w:proofErr w:type="spellEnd"/>
      <w:r>
        <w:rPr>
          <w:color w:val="1F2937"/>
          <w:shd w:val="clear" w:color="auto" w:fill="F3F4F6"/>
        </w:rPr>
        <w:t xml:space="preserve"> (</w:t>
      </w:r>
      <w:proofErr w:type="spellStart"/>
      <w:r>
        <w:rPr>
          <w:color w:val="1F2937"/>
          <w:shd w:val="clear" w:color="auto" w:fill="F3F4F6"/>
        </w:rPr>
        <w:t>List</w:t>
      </w:r>
      <w:proofErr w:type="spellEnd"/>
      <w:r>
        <w:rPr>
          <w:color w:val="1F2937"/>
          <w:shd w:val="clear" w:color="auto" w:fill="F3F4F6"/>
        </w:rPr>
        <w:t xml:space="preserve"> riwayat, Filter, </w:t>
      </w:r>
      <w:proofErr w:type="spellStart"/>
      <w:r>
        <w:rPr>
          <w:color w:val="1F2937"/>
          <w:shd w:val="clear" w:color="auto" w:fill="F3F4F6"/>
        </w:rPr>
        <w:t>Search</w:t>
      </w:r>
      <w:proofErr w:type="spellEnd"/>
      <w:r>
        <w:rPr>
          <w:color w:val="1F2937"/>
          <w:shd w:val="clear" w:color="auto" w:fill="F3F4F6"/>
        </w:rPr>
        <w:t xml:space="preserve">, </w:t>
      </w:r>
      <w:proofErr w:type="spellStart"/>
      <w:r>
        <w:rPr>
          <w:color w:val="1F2937"/>
          <w:shd w:val="clear" w:color="auto" w:fill="F3F4F6"/>
        </w:rPr>
        <w:t>Form</w:t>
      </w:r>
      <w:proofErr w:type="spellEnd"/>
      <w:r>
        <w:rPr>
          <w:color w:val="1F2937"/>
          <w:shd w:val="clear" w:color="auto" w:fill="F3F4F6"/>
        </w:rPr>
        <w:t xml:space="preserve"> </w:t>
      </w:r>
      <w:proofErr w:type="spellStart"/>
      <w:r>
        <w:rPr>
          <w:color w:val="1F2937"/>
          <w:shd w:val="clear" w:color="auto" w:fill="F3F4F6"/>
        </w:rPr>
        <w:t>Input</w:t>
      </w:r>
      <w:proofErr w:type="spellEnd"/>
      <w:r>
        <w:rPr>
          <w:color w:val="1F2937"/>
          <w:shd w:val="clear" w:color="auto" w:fill="F3F4F6"/>
        </w:rPr>
        <w:t xml:space="preserve"> Modal)</w:t>
      </w:r>
    </w:p>
    <w:p w14:paraId="798F3BC3" w14:textId="77777777" w:rsidR="00BC46F0" w:rsidRDefault="00BC46F0">
      <w:pPr>
        <w:pStyle w:val="HTMLSudahDiformat"/>
        <w:rPr>
          <w:color w:val="1F2937"/>
          <w:shd w:val="clear" w:color="auto" w:fill="F3F4F6"/>
        </w:rPr>
      </w:pPr>
      <w:r>
        <w:rPr>
          <w:color w:val="1F2937"/>
          <w:shd w:val="clear" w:color="auto" w:fill="F3F4F6"/>
        </w:rPr>
        <w:t>│   ├── /</w:t>
      </w:r>
      <w:proofErr w:type="spellStart"/>
      <w:r>
        <w:rPr>
          <w:color w:val="1F2937"/>
          <w:shd w:val="clear" w:color="auto" w:fill="F3F4F6"/>
        </w:rPr>
        <w:t>budgets</w:t>
      </w:r>
      <w:proofErr w:type="spellEnd"/>
      <w:r>
        <w:rPr>
          <w:color w:val="1F2937"/>
          <w:shd w:val="clear" w:color="auto" w:fill="F3F4F6"/>
        </w:rPr>
        <w:t xml:space="preserve"> (</w:t>
      </w:r>
      <w:proofErr w:type="spellStart"/>
      <w:r>
        <w:rPr>
          <w:color w:val="1F2937"/>
          <w:shd w:val="clear" w:color="auto" w:fill="F3F4F6"/>
        </w:rPr>
        <w:t>List</w:t>
      </w:r>
      <w:proofErr w:type="spellEnd"/>
      <w:r>
        <w:rPr>
          <w:color w:val="1F2937"/>
          <w:shd w:val="clear" w:color="auto" w:fill="F3F4F6"/>
        </w:rPr>
        <w:t xml:space="preserve"> </w:t>
      </w:r>
      <w:proofErr w:type="spellStart"/>
      <w:r>
        <w:rPr>
          <w:color w:val="1F2937"/>
          <w:shd w:val="clear" w:color="auto" w:fill="F3F4F6"/>
        </w:rPr>
        <w:t>budget</w:t>
      </w:r>
      <w:proofErr w:type="spellEnd"/>
      <w:r>
        <w:rPr>
          <w:color w:val="1F2937"/>
          <w:shd w:val="clear" w:color="auto" w:fill="F3F4F6"/>
        </w:rPr>
        <w:t xml:space="preserve"> per kategori, </w:t>
      </w:r>
      <w:proofErr w:type="spellStart"/>
      <w:r>
        <w:rPr>
          <w:color w:val="1F2937"/>
          <w:shd w:val="clear" w:color="auto" w:fill="F3F4F6"/>
        </w:rPr>
        <w:t>progress</w:t>
      </w:r>
      <w:proofErr w:type="spellEnd"/>
      <w:r>
        <w:rPr>
          <w:color w:val="1F2937"/>
          <w:shd w:val="clear" w:color="auto" w:fill="F3F4F6"/>
        </w:rPr>
        <w:t xml:space="preserve"> bar, set </w:t>
      </w:r>
      <w:proofErr w:type="spellStart"/>
      <w:r>
        <w:rPr>
          <w:color w:val="1F2937"/>
          <w:shd w:val="clear" w:color="auto" w:fill="F3F4F6"/>
        </w:rPr>
        <w:t>budget</w:t>
      </w:r>
      <w:proofErr w:type="spellEnd"/>
      <w:r>
        <w:rPr>
          <w:color w:val="1F2937"/>
          <w:shd w:val="clear" w:color="auto" w:fill="F3F4F6"/>
        </w:rPr>
        <w:t>)</w:t>
      </w:r>
    </w:p>
    <w:p w14:paraId="06F49E15" w14:textId="77777777" w:rsidR="00BC46F0" w:rsidRDefault="00BC46F0">
      <w:pPr>
        <w:pStyle w:val="HTMLSudahDiformat"/>
        <w:rPr>
          <w:color w:val="1F2937"/>
          <w:shd w:val="clear" w:color="auto" w:fill="F3F4F6"/>
        </w:rPr>
      </w:pPr>
      <w:r>
        <w:rPr>
          <w:color w:val="1F2937"/>
          <w:shd w:val="clear" w:color="auto" w:fill="F3F4F6"/>
        </w:rPr>
        <w:t>│   ├── /</w:t>
      </w:r>
      <w:proofErr w:type="spellStart"/>
      <w:r>
        <w:rPr>
          <w:color w:val="1F2937"/>
          <w:shd w:val="clear" w:color="auto" w:fill="F3F4F6"/>
        </w:rPr>
        <w:t>todos</w:t>
      </w:r>
      <w:proofErr w:type="spellEnd"/>
      <w:r>
        <w:rPr>
          <w:color w:val="1F2937"/>
          <w:shd w:val="clear" w:color="auto" w:fill="F3F4F6"/>
        </w:rPr>
        <w:t xml:space="preserve"> (</w:t>
      </w:r>
      <w:proofErr w:type="spellStart"/>
      <w:r>
        <w:rPr>
          <w:color w:val="1F2937"/>
          <w:shd w:val="clear" w:color="auto" w:fill="F3F4F6"/>
        </w:rPr>
        <w:t>List</w:t>
      </w:r>
      <w:proofErr w:type="spellEnd"/>
      <w:r>
        <w:rPr>
          <w:color w:val="1F2937"/>
          <w:shd w:val="clear" w:color="auto" w:fill="F3F4F6"/>
        </w:rPr>
        <w:t xml:space="preserve"> Financial </w:t>
      </w:r>
      <w:proofErr w:type="spellStart"/>
      <w:r>
        <w:rPr>
          <w:color w:val="1F2937"/>
          <w:shd w:val="clear" w:color="auto" w:fill="F3F4F6"/>
        </w:rPr>
        <w:t>Task</w:t>
      </w:r>
      <w:proofErr w:type="spellEnd"/>
      <w:r>
        <w:rPr>
          <w:color w:val="1F2937"/>
          <w:shd w:val="clear" w:color="auto" w:fill="F3F4F6"/>
        </w:rPr>
        <w:t xml:space="preserve">, Filter </w:t>
      </w:r>
      <w:proofErr w:type="spellStart"/>
      <w:r>
        <w:rPr>
          <w:color w:val="1F2937"/>
          <w:shd w:val="clear" w:color="auto" w:fill="F3F4F6"/>
        </w:rPr>
        <w:t>Active</w:t>
      </w:r>
      <w:proofErr w:type="spellEnd"/>
      <w:r>
        <w:rPr>
          <w:color w:val="1F2937"/>
          <w:shd w:val="clear" w:color="auto" w:fill="F3F4F6"/>
        </w:rPr>
        <w:t>/</w:t>
      </w:r>
      <w:proofErr w:type="spellStart"/>
      <w:r>
        <w:rPr>
          <w:color w:val="1F2937"/>
          <w:shd w:val="clear" w:color="auto" w:fill="F3F4F6"/>
        </w:rPr>
        <w:t>Completed</w:t>
      </w:r>
      <w:proofErr w:type="spellEnd"/>
      <w:r>
        <w:rPr>
          <w:color w:val="1F2937"/>
          <w:shd w:val="clear" w:color="auto" w:fill="F3F4F6"/>
        </w:rPr>
        <w:t xml:space="preserve">, </w:t>
      </w:r>
      <w:proofErr w:type="spellStart"/>
      <w:r>
        <w:rPr>
          <w:color w:val="1F2937"/>
          <w:shd w:val="clear" w:color="auto" w:fill="F3F4F6"/>
        </w:rPr>
        <w:t>Form</w:t>
      </w:r>
      <w:proofErr w:type="spellEnd"/>
      <w:r>
        <w:rPr>
          <w:color w:val="1F2937"/>
          <w:shd w:val="clear" w:color="auto" w:fill="F3F4F6"/>
        </w:rPr>
        <w:t xml:space="preserve"> </w:t>
      </w:r>
      <w:proofErr w:type="spellStart"/>
      <w:r>
        <w:rPr>
          <w:color w:val="1F2937"/>
          <w:shd w:val="clear" w:color="auto" w:fill="F3F4F6"/>
        </w:rPr>
        <w:t>Add</w:t>
      </w:r>
      <w:proofErr w:type="spellEnd"/>
      <w:r>
        <w:rPr>
          <w:color w:val="1F2937"/>
          <w:shd w:val="clear" w:color="auto" w:fill="F3F4F6"/>
        </w:rPr>
        <w:t xml:space="preserve"> </w:t>
      </w:r>
      <w:proofErr w:type="spellStart"/>
      <w:r>
        <w:rPr>
          <w:color w:val="1F2937"/>
          <w:shd w:val="clear" w:color="auto" w:fill="F3F4F6"/>
        </w:rPr>
        <w:t>Task</w:t>
      </w:r>
      <w:proofErr w:type="spellEnd"/>
      <w:r>
        <w:rPr>
          <w:color w:val="1F2937"/>
          <w:shd w:val="clear" w:color="auto" w:fill="F3F4F6"/>
        </w:rPr>
        <w:t>)</w:t>
      </w:r>
    </w:p>
    <w:p w14:paraId="71613104" w14:textId="77777777" w:rsidR="00BC46F0" w:rsidRDefault="00BC46F0">
      <w:pPr>
        <w:pStyle w:val="HTMLSudahDiformat"/>
        <w:rPr>
          <w:color w:val="1F2937"/>
          <w:shd w:val="clear" w:color="auto" w:fill="F3F4F6"/>
        </w:rPr>
      </w:pPr>
      <w:r>
        <w:rPr>
          <w:color w:val="1F2937"/>
          <w:shd w:val="clear" w:color="auto" w:fill="F3F4F6"/>
        </w:rPr>
        <w:t>│   └── /</w:t>
      </w:r>
      <w:proofErr w:type="spellStart"/>
      <w:r>
        <w:rPr>
          <w:color w:val="1F2937"/>
          <w:shd w:val="clear" w:color="auto" w:fill="F3F4F6"/>
        </w:rPr>
        <w:t>settings</w:t>
      </w:r>
      <w:proofErr w:type="spellEnd"/>
      <w:r>
        <w:rPr>
          <w:color w:val="1F2937"/>
          <w:shd w:val="clear" w:color="auto" w:fill="F3F4F6"/>
        </w:rPr>
        <w:t xml:space="preserve"> (Profil pengguna, Kategori Manajemen)</w:t>
      </w:r>
    </w:p>
    <w:p w14:paraId="38A258CB"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2DE25D2A">
          <v:rect id="_x0000_i1047" style="width:0;height:1.5pt" o:hralign="center" o:hrstd="t" o:hr="t" fillcolor="#a0a0a0" stroked="f"/>
        </w:pict>
      </w:r>
    </w:p>
    <w:p w14:paraId="473544C7" w14:textId="77777777" w:rsidR="00BC46F0" w:rsidRDefault="00BC46F0">
      <w:pPr>
        <w:pStyle w:val="Judul2"/>
        <w:rPr>
          <w:rFonts w:ascii="Calibri" w:eastAsia="Times New Roman" w:hAnsi="Calibri" w:cs="Calibri"/>
        </w:rPr>
      </w:pPr>
      <w:r>
        <w:rPr>
          <w:rFonts w:ascii="Calibri" w:eastAsia="Times New Roman" w:hAnsi="Calibri" w:cs="Calibri"/>
        </w:rPr>
        <w:t>7. Pembagian Tahap Pengembangan (2 Tahap)</w:t>
      </w:r>
    </w:p>
    <w:p w14:paraId="619C68BF"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Pengembangan produk FINTRACK dibagi menjadi </w:t>
      </w:r>
      <w:r>
        <w:rPr>
          <w:rStyle w:val="Kuat"/>
          <w:rFonts w:ascii="Calibri" w:hAnsi="Calibri" w:cs="Calibri"/>
          <w:color w:val="1F2937"/>
          <w:sz w:val="21"/>
          <w:szCs w:val="21"/>
        </w:rPr>
        <w:t>2 tahap</w:t>
      </w:r>
      <w:r>
        <w:rPr>
          <w:rFonts w:ascii="Calibri" w:hAnsi="Calibri" w:cs="Calibri"/>
          <w:color w:val="1F2937"/>
          <w:sz w:val="21"/>
          <w:szCs w:val="21"/>
        </w:rPr>
        <w:t xml:space="preserve"> agar setiap tahap memiliki lingkup, target, dan kriteria kelulusan yang jelas:</w:t>
      </w:r>
    </w:p>
    <w:tbl>
      <w:tblPr>
        <w:tblW w:w="5000" w:type="pct"/>
        <w:tblCellMar>
          <w:top w:w="15" w:type="dxa"/>
          <w:left w:w="15" w:type="dxa"/>
          <w:bottom w:w="15" w:type="dxa"/>
          <w:right w:w="15" w:type="dxa"/>
        </w:tblCellMar>
        <w:tblLook w:val="04A0" w:firstRow="1" w:lastRow="0" w:firstColumn="1" w:lastColumn="0" w:noHBand="0" w:noVBand="1"/>
      </w:tblPr>
      <w:tblGrid>
        <w:gridCol w:w="1325"/>
        <w:gridCol w:w="3830"/>
        <w:gridCol w:w="3855"/>
      </w:tblGrid>
      <w:tr w:rsidR="00A2085B" w14:paraId="7B2D37E3"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86B5B27"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Aspek</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5994B2FF"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TAHAP 1 — MVP</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38A3B395"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TAHAP 2 — Pengembangan Fitur</w:t>
            </w:r>
          </w:p>
        </w:tc>
      </w:tr>
      <w:tr w:rsidR="00A2085B" w14:paraId="2C538E73"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0C5FAB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Periode</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6305D6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Minggu 1–5</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87C1C3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Minggu 6–8</w:t>
            </w:r>
          </w:p>
        </w:tc>
      </w:tr>
      <w:tr w:rsidR="00A2085B" w14:paraId="2D9E16AA"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C8CA02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Fokus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9E8D1D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Validasi </w:t>
            </w:r>
            <w:proofErr w:type="spellStart"/>
            <w:r>
              <w:rPr>
                <w:rFonts w:ascii="Calibri" w:eastAsia="Times New Roman" w:hAnsi="Calibri" w:cs="Calibri"/>
                <w:color w:val="1F2937"/>
                <w:sz w:val="18"/>
                <w:szCs w:val="18"/>
              </w:rPr>
              <w:t>core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value</w:t>
            </w:r>
            <w:proofErr w:type="spellEnd"/>
            <w:r>
              <w:rPr>
                <w:rFonts w:ascii="Calibri" w:eastAsia="Times New Roman" w:hAnsi="Calibri" w:cs="Calibri"/>
                <w:color w:val="1F2937"/>
                <w:sz w:val="18"/>
                <w:szCs w:val="18"/>
              </w:rPr>
              <w:t xml:space="preserve">: catat transaksi +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financial</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to-do</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3C7A8A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Fitur pelengkap: </w:t>
            </w:r>
            <w:proofErr w:type="spellStart"/>
            <w:r>
              <w:rPr>
                <w:rFonts w:ascii="Calibri" w:eastAsia="Times New Roman" w:hAnsi="Calibri" w:cs="Calibri"/>
                <w:color w:val="1F2937"/>
                <w:sz w:val="18"/>
                <w:szCs w:val="18"/>
              </w:rPr>
              <w:t>export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analytics</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kustomisasi</w:t>
            </w:r>
            <w:proofErr w:type="spellEnd"/>
          </w:p>
        </w:tc>
      </w:tr>
      <w:tr w:rsidR="00A2085B" w14:paraId="5B11AA21"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4D8453C"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Output</w:t>
            </w:r>
            <w:proofErr w:type="spellEnd"/>
            <w:r>
              <w:rPr>
                <w:rFonts w:ascii="Calibri" w:eastAsia="Times New Roman" w:hAnsi="Calibri" w:cs="Calibri"/>
                <w:color w:val="1F2937"/>
                <w:sz w:val="18"/>
                <w:szCs w:val="18"/>
              </w:rPr>
              <w:t xml:space="preserve"> utama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7E4E19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Web </w:t>
            </w:r>
            <w:proofErr w:type="spellStart"/>
            <w:r>
              <w:rPr>
                <w:rFonts w:ascii="Calibri" w:eastAsia="Times New Roman" w:hAnsi="Calibri" w:cs="Calibri"/>
                <w:color w:val="1F2937"/>
                <w:sz w:val="18"/>
                <w:szCs w:val="18"/>
              </w:rPr>
              <w:t>app</w:t>
            </w:r>
            <w:proofErr w:type="spellEnd"/>
            <w:r>
              <w:rPr>
                <w:rFonts w:ascii="Calibri" w:eastAsia="Times New Roman" w:hAnsi="Calibri" w:cs="Calibri"/>
                <w:color w:val="1F2937"/>
                <w:sz w:val="18"/>
                <w:szCs w:val="18"/>
              </w:rPr>
              <w:t xml:space="preserve"> responsif 4 modul inti + Beta </w:t>
            </w:r>
            <w:proofErr w:type="spellStart"/>
            <w:r>
              <w:rPr>
                <w:rFonts w:ascii="Calibri" w:eastAsia="Times New Roman" w:hAnsi="Calibri" w:cs="Calibri"/>
                <w:color w:val="1F2937"/>
                <w:sz w:val="18"/>
                <w:szCs w:val="18"/>
              </w:rPr>
              <w:t>launch</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2AF530B"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Export</w:t>
            </w:r>
            <w:proofErr w:type="spellEnd"/>
            <w:r>
              <w:rPr>
                <w:rFonts w:ascii="Calibri" w:eastAsia="Times New Roman" w:hAnsi="Calibri" w:cs="Calibri"/>
                <w:color w:val="1F2937"/>
                <w:sz w:val="18"/>
                <w:szCs w:val="18"/>
              </w:rPr>
              <w:t xml:space="preserve"> PDF/Excel, </w:t>
            </w:r>
            <w:proofErr w:type="spellStart"/>
            <w:r>
              <w:rPr>
                <w:rFonts w:ascii="Calibri" w:eastAsia="Times New Roman" w:hAnsi="Calibri" w:cs="Calibri"/>
                <w:color w:val="1F2937"/>
                <w:sz w:val="18"/>
                <w:szCs w:val="18"/>
              </w:rPr>
              <w:t>advanced</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analytics</w:t>
            </w:r>
            <w:proofErr w:type="spellEnd"/>
            <w:r>
              <w:rPr>
                <w:rFonts w:ascii="Calibri" w:eastAsia="Times New Roman" w:hAnsi="Calibri" w:cs="Calibri"/>
                <w:color w:val="1F2937"/>
                <w:sz w:val="18"/>
                <w:szCs w:val="18"/>
              </w:rPr>
              <w:t>, aplikasi lebih matang</w:t>
            </w:r>
          </w:p>
        </w:tc>
      </w:tr>
      <w:tr w:rsidR="00A2085B" w14:paraId="0D42A1A6"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FB8ABB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Target pengguna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AA0BC1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50 MAU (</w:t>
            </w:r>
            <w:proofErr w:type="spellStart"/>
            <w:r>
              <w:rPr>
                <w:rFonts w:ascii="Calibri" w:eastAsia="Times New Roman" w:hAnsi="Calibri" w:cs="Calibri"/>
                <w:color w:val="1F2937"/>
                <w:sz w:val="18"/>
                <w:szCs w:val="18"/>
              </w:rPr>
              <w:t>closed</w:t>
            </w:r>
            <w:proofErr w:type="spellEnd"/>
            <w:r>
              <w:rPr>
                <w:rFonts w:ascii="Calibri" w:eastAsia="Times New Roman" w:hAnsi="Calibri" w:cs="Calibri"/>
                <w:color w:val="1F2937"/>
                <w:sz w:val="18"/>
                <w:szCs w:val="18"/>
              </w:rPr>
              <w:t xml:space="preserve"> beta kampus), D7 </w:t>
            </w:r>
            <w:proofErr w:type="spellStart"/>
            <w:r>
              <w:rPr>
                <w:rFonts w:ascii="Calibri" w:eastAsia="Times New Roman" w:hAnsi="Calibri" w:cs="Calibri"/>
                <w:color w:val="1F2937"/>
                <w:sz w:val="18"/>
                <w:szCs w:val="18"/>
              </w:rPr>
              <w:t>Retention</w:t>
            </w:r>
            <w:proofErr w:type="spellEnd"/>
            <w:r>
              <w:rPr>
                <w:rFonts w:ascii="Calibri" w:eastAsia="Times New Roman" w:hAnsi="Calibri" w:cs="Calibri"/>
                <w:color w:val="1F2937"/>
                <w:sz w:val="18"/>
                <w:szCs w:val="18"/>
              </w:rPr>
              <w:t xml:space="preserve"> ≥ 35%</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35C76B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200 MAU, retensi &amp; </w:t>
            </w:r>
            <w:proofErr w:type="spellStart"/>
            <w:r>
              <w:rPr>
                <w:rFonts w:ascii="Calibri" w:eastAsia="Times New Roman" w:hAnsi="Calibri" w:cs="Calibri"/>
                <w:color w:val="1F2937"/>
                <w:sz w:val="18"/>
                <w:szCs w:val="18"/>
              </w:rPr>
              <w:t>engagement</w:t>
            </w:r>
            <w:proofErr w:type="spellEnd"/>
            <w:r>
              <w:rPr>
                <w:rFonts w:ascii="Calibri" w:eastAsia="Times New Roman" w:hAnsi="Calibri" w:cs="Calibri"/>
                <w:color w:val="1F2937"/>
                <w:sz w:val="18"/>
                <w:szCs w:val="18"/>
              </w:rPr>
              <w:t xml:space="preserve"> lebih tinggi</w:t>
            </w:r>
          </w:p>
        </w:tc>
      </w:tr>
      <w:tr w:rsidR="00A2085B" w14:paraId="3346C01E"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040110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Rujukan detail</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4D939F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Bagian 8, 11, 17 (Minggu 1–5)</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C909F9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Bagian 14, 17 (Minggu 6–8)</w:t>
            </w:r>
          </w:p>
        </w:tc>
      </w:tr>
    </w:tbl>
    <w:p w14:paraId="3C450016" w14:textId="77777777" w:rsidR="00BC46F0" w:rsidRDefault="00BC46F0">
      <w:pPr>
        <w:pStyle w:val="Judul3"/>
        <w:rPr>
          <w:rFonts w:ascii="Calibri" w:eastAsia="Times New Roman" w:hAnsi="Calibri" w:cs="Calibri"/>
        </w:rPr>
      </w:pPr>
      <w:r>
        <w:rPr>
          <w:rFonts w:ascii="Calibri" w:eastAsia="Times New Roman" w:hAnsi="Calibri" w:cs="Calibri"/>
        </w:rPr>
        <w:t>7.1 TAHAP 1 — Lingkup MVP (In-</w:t>
      </w:r>
      <w:proofErr w:type="spellStart"/>
      <w:r>
        <w:rPr>
          <w:rFonts w:ascii="Calibri" w:eastAsia="Times New Roman" w:hAnsi="Calibri" w:cs="Calibri"/>
        </w:rPr>
        <w:t>Scope</w:t>
      </w:r>
      <w:proofErr w:type="spellEnd"/>
      <w:r>
        <w:rPr>
          <w:rFonts w:ascii="Calibri" w:eastAsia="Times New Roman" w:hAnsi="Calibri" w:cs="Calibri"/>
        </w:rPr>
        <w:t>)</w:t>
      </w:r>
    </w:p>
    <w:p w14:paraId="3E2126E1"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MVP hanya mencakup 4 kapabilitas esensial:</w:t>
      </w:r>
    </w:p>
    <w:tbl>
      <w:tblPr>
        <w:tblW w:w="5000" w:type="pct"/>
        <w:tblCellMar>
          <w:top w:w="15" w:type="dxa"/>
          <w:left w:w="15" w:type="dxa"/>
          <w:bottom w:w="15" w:type="dxa"/>
          <w:right w:w="15" w:type="dxa"/>
        </w:tblCellMar>
        <w:tblLook w:val="04A0" w:firstRow="1" w:lastRow="0" w:firstColumn="1" w:lastColumn="0" w:noHBand="0" w:noVBand="1"/>
      </w:tblPr>
      <w:tblGrid>
        <w:gridCol w:w="2921"/>
        <w:gridCol w:w="1576"/>
        <w:gridCol w:w="4513"/>
      </w:tblGrid>
      <w:tr w:rsidR="00A2085B" w14:paraId="2988ABC3"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18DD6C3E"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Fitur</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18E4C96"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Prioritas</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B1CC399"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Justifikasi</w:t>
            </w:r>
          </w:p>
        </w:tc>
      </w:tr>
      <w:tr w:rsidR="00A2085B" w14:paraId="388CC793"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B321B59"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t>Otentikasi</w:t>
            </w:r>
            <w:proofErr w:type="spellEnd"/>
            <w:r>
              <w:rPr>
                <w:rStyle w:val="Kuat"/>
                <w:rFonts w:ascii="Calibri" w:eastAsia="Times New Roman" w:hAnsi="Calibri" w:cs="Calibri"/>
                <w:color w:val="1F2937"/>
                <w:sz w:val="18"/>
                <w:szCs w:val="18"/>
              </w:rPr>
              <w:t xml:space="preserve"> </w:t>
            </w:r>
            <w:proofErr w:type="spellStart"/>
            <w:r>
              <w:rPr>
                <w:rStyle w:val="Kuat"/>
                <w:rFonts w:ascii="Calibri" w:eastAsia="Times New Roman" w:hAnsi="Calibri" w:cs="Calibri"/>
                <w:color w:val="1F2937"/>
                <w:sz w:val="18"/>
                <w:szCs w:val="18"/>
              </w:rPr>
              <w:t>Cloud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C50186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P0 (</w:t>
            </w:r>
            <w:proofErr w:type="spellStart"/>
            <w:r>
              <w:rPr>
                <w:rFonts w:ascii="Calibri" w:eastAsia="Times New Roman" w:hAnsi="Calibri" w:cs="Calibri"/>
                <w:color w:val="1F2937"/>
                <w:sz w:val="18"/>
                <w:szCs w:val="18"/>
              </w:rPr>
              <w:t>Must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Have</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7C5C11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Isolasi data pengguna dan akses </w:t>
            </w:r>
            <w:proofErr w:type="spellStart"/>
            <w:r>
              <w:rPr>
                <w:rFonts w:ascii="Calibri" w:eastAsia="Times New Roman" w:hAnsi="Calibri" w:cs="Calibri"/>
                <w:color w:val="1F2937"/>
                <w:sz w:val="18"/>
                <w:szCs w:val="18"/>
              </w:rPr>
              <w:t>multi-device</w:t>
            </w:r>
            <w:proofErr w:type="spellEnd"/>
            <w:r>
              <w:rPr>
                <w:rFonts w:ascii="Calibri" w:eastAsia="Times New Roman" w:hAnsi="Calibri" w:cs="Calibri"/>
                <w:color w:val="1F2937"/>
                <w:sz w:val="18"/>
                <w:szCs w:val="18"/>
              </w:rPr>
              <w:t xml:space="preserve"> web.</w:t>
            </w:r>
          </w:p>
        </w:tc>
      </w:tr>
      <w:tr w:rsidR="00A2085B" w14:paraId="4723A7AB"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BD12BCC"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Manajemen Transaksi &amp; Kategori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289D8F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P0 (</w:t>
            </w:r>
            <w:proofErr w:type="spellStart"/>
            <w:r>
              <w:rPr>
                <w:rFonts w:ascii="Calibri" w:eastAsia="Times New Roman" w:hAnsi="Calibri" w:cs="Calibri"/>
                <w:color w:val="1F2937"/>
                <w:sz w:val="18"/>
                <w:szCs w:val="18"/>
              </w:rPr>
              <w:t>Must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Have</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D55943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Fungsi dasar pencatatan arus kas harian.</w:t>
            </w:r>
          </w:p>
        </w:tc>
      </w:tr>
      <w:tr w:rsidR="00A2085B" w14:paraId="3002BA53"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DE432F9"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t>Budgeting</w:t>
            </w:r>
            <w:proofErr w:type="spellEnd"/>
            <w:r>
              <w:rPr>
                <w:rStyle w:val="Kuat"/>
                <w:rFonts w:ascii="Calibri" w:eastAsia="Times New Roman" w:hAnsi="Calibri" w:cs="Calibri"/>
                <w:color w:val="1F2937"/>
                <w:sz w:val="18"/>
                <w:szCs w:val="18"/>
              </w:rPr>
              <w:t xml:space="preserve"> Bulanan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6844AD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P0 (</w:t>
            </w:r>
            <w:proofErr w:type="spellStart"/>
            <w:r>
              <w:rPr>
                <w:rFonts w:ascii="Calibri" w:eastAsia="Times New Roman" w:hAnsi="Calibri" w:cs="Calibri"/>
                <w:color w:val="1F2937"/>
                <w:sz w:val="18"/>
                <w:szCs w:val="18"/>
              </w:rPr>
              <w:t>Must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Have</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C38899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Kontrol pengeluaran agar tidak lebih besar dari pasak.</w:t>
            </w:r>
          </w:p>
        </w:tc>
      </w:tr>
      <w:tr w:rsidR="00A2085B" w14:paraId="0A855015"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3B2C788"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lastRenderedPageBreak/>
              <w:t xml:space="preserve">Financial To-Do &amp; </w:t>
            </w:r>
            <w:proofErr w:type="spellStart"/>
            <w:r>
              <w:rPr>
                <w:rStyle w:val="Kuat"/>
                <w:rFonts w:ascii="Calibri" w:eastAsia="Times New Roman" w:hAnsi="Calibri" w:cs="Calibri"/>
                <w:color w:val="1F2937"/>
                <w:sz w:val="18"/>
                <w:szCs w:val="18"/>
              </w:rPr>
              <w:t>Goal</w:t>
            </w:r>
            <w:proofErr w:type="spellEnd"/>
            <w:r>
              <w:rPr>
                <w:rStyle w:val="Kuat"/>
                <w:rFonts w:ascii="Calibri" w:eastAsia="Times New Roman" w:hAnsi="Calibri" w:cs="Calibri"/>
                <w:color w:val="1F2937"/>
                <w:sz w:val="18"/>
                <w:szCs w:val="18"/>
              </w:rPr>
              <w:t xml:space="preserve"> </w:t>
            </w:r>
            <w:proofErr w:type="spellStart"/>
            <w:r>
              <w:rPr>
                <w:rStyle w:val="Kuat"/>
                <w:rFonts w:ascii="Calibri" w:eastAsia="Times New Roman" w:hAnsi="Calibri" w:cs="Calibri"/>
                <w:color w:val="1F2937"/>
                <w:sz w:val="18"/>
                <w:szCs w:val="18"/>
              </w:rPr>
              <w:t>Checklist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C9DB44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P1 (</w:t>
            </w:r>
            <w:proofErr w:type="spellStart"/>
            <w:r>
              <w:rPr>
                <w:rFonts w:ascii="Calibri" w:eastAsia="Times New Roman" w:hAnsi="Calibri" w:cs="Calibri"/>
                <w:color w:val="1F2937"/>
                <w:sz w:val="18"/>
                <w:szCs w:val="18"/>
              </w:rPr>
              <w:t>Should</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Have</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918E13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Diferensiasi utama produk ("To-Do </w:t>
            </w:r>
            <w:proofErr w:type="spellStart"/>
            <w:r>
              <w:rPr>
                <w:rFonts w:ascii="Calibri" w:eastAsia="Times New Roman" w:hAnsi="Calibri" w:cs="Calibri"/>
                <w:color w:val="1F2937"/>
                <w:sz w:val="18"/>
                <w:szCs w:val="18"/>
              </w:rPr>
              <w:t>List</w:t>
            </w:r>
            <w:proofErr w:type="spellEnd"/>
            <w:r>
              <w:rPr>
                <w:rFonts w:ascii="Calibri" w:eastAsia="Times New Roman" w:hAnsi="Calibri" w:cs="Calibri"/>
                <w:color w:val="1F2937"/>
                <w:sz w:val="18"/>
                <w:szCs w:val="18"/>
              </w:rPr>
              <w:t xml:space="preserve"> Keuangan").</w:t>
            </w:r>
          </w:p>
        </w:tc>
      </w:tr>
    </w:tbl>
    <w:p w14:paraId="375DD939"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 xml:space="preserve">Kriteria </w:t>
      </w:r>
      <w:proofErr w:type="spellStart"/>
      <w:r>
        <w:rPr>
          <w:rStyle w:val="Kuat"/>
          <w:rFonts w:ascii="Calibri" w:hAnsi="Calibri" w:cs="Calibri"/>
          <w:color w:val="1F2937"/>
          <w:sz w:val="21"/>
          <w:szCs w:val="21"/>
        </w:rPr>
        <w:t>exit</w:t>
      </w:r>
      <w:proofErr w:type="spellEnd"/>
      <w:r>
        <w:rPr>
          <w:rStyle w:val="Kuat"/>
          <w:rFonts w:ascii="Calibri" w:hAnsi="Calibri" w:cs="Calibri"/>
          <w:color w:val="1F2937"/>
          <w:sz w:val="21"/>
          <w:szCs w:val="21"/>
        </w:rPr>
        <w:t xml:space="preserve"> Tahap 1 (</w:t>
      </w:r>
      <w:proofErr w:type="spellStart"/>
      <w:r>
        <w:rPr>
          <w:rStyle w:val="Kuat"/>
          <w:rFonts w:ascii="Calibri" w:hAnsi="Calibri" w:cs="Calibri"/>
          <w:color w:val="1F2937"/>
          <w:sz w:val="21"/>
          <w:szCs w:val="21"/>
        </w:rPr>
        <w:t>gate</w:t>
      </w:r>
      <w:proofErr w:type="spellEnd"/>
      <w:r>
        <w:rPr>
          <w:rStyle w:val="Kuat"/>
          <w:rFonts w:ascii="Calibri" w:hAnsi="Calibri" w:cs="Calibri"/>
          <w:color w:val="1F2937"/>
          <w:sz w:val="21"/>
          <w:szCs w:val="21"/>
        </w:rPr>
        <w:t xml:space="preserve"> Go/</w:t>
      </w:r>
      <w:proofErr w:type="spellStart"/>
      <w:r>
        <w:rPr>
          <w:rStyle w:val="Kuat"/>
          <w:rFonts w:ascii="Calibri" w:hAnsi="Calibri" w:cs="Calibri"/>
          <w:color w:val="1F2937"/>
          <w:sz w:val="21"/>
          <w:szCs w:val="21"/>
        </w:rPr>
        <w:t>No</w:t>
      </w:r>
      <w:proofErr w:type="spellEnd"/>
      <w:r>
        <w:rPr>
          <w:rStyle w:val="Kuat"/>
          <w:rFonts w:ascii="Calibri" w:hAnsi="Calibri" w:cs="Calibri"/>
          <w:color w:val="1F2937"/>
          <w:sz w:val="21"/>
          <w:szCs w:val="21"/>
        </w:rPr>
        <w:t>-Go menuju Tahap 2):</w:t>
      </w:r>
    </w:p>
    <w:p w14:paraId="26631DE6" w14:textId="77777777" w:rsidR="00BC46F0" w:rsidRDefault="00BC46F0">
      <w:pPr>
        <w:numPr>
          <w:ilvl w:val="0"/>
          <w:numId w:val="14"/>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Seluruh fitur P0/P1 lolos UAT (15 pengguna persona) dan </w:t>
      </w:r>
      <w:proofErr w:type="spellStart"/>
      <w:r>
        <w:rPr>
          <w:rFonts w:ascii="Calibri" w:eastAsia="Times New Roman" w:hAnsi="Calibri" w:cs="Calibri"/>
          <w:color w:val="1F2937"/>
          <w:sz w:val="21"/>
          <w:szCs w:val="21"/>
        </w:rPr>
        <w:t>integration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test</w:t>
      </w:r>
      <w:proofErr w:type="spellEnd"/>
      <w:r>
        <w:rPr>
          <w:rFonts w:ascii="Calibri" w:eastAsia="Times New Roman" w:hAnsi="Calibri" w:cs="Calibri"/>
          <w:color w:val="1F2937"/>
          <w:sz w:val="21"/>
          <w:szCs w:val="21"/>
        </w:rPr>
        <w:t>.</w:t>
      </w:r>
    </w:p>
    <w:p w14:paraId="437ED141" w14:textId="77777777" w:rsidR="00BC46F0" w:rsidRDefault="00BC46F0">
      <w:pPr>
        <w:numPr>
          <w:ilvl w:val="0"/>
          <w:numId w:val="14"/>
        </w:numPr>
        <w:spacing w:before="40" w:after="40"/>
        <w:ind w:left="10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Activation</w:t>
      </w:r>
      <w:proofErr w:type="spellEnd"/>
      <w:r>
        <w:rPr>
          <w:rFonts w:ascii="Calibri" w:eastAsia="Times New Roman" w:hAnsi="Calibri" w:cs="Calibri"/>
          <w:color w:val="1F2937"/>
          <w:sz w:val="21"/>
          <w:szCs w:val="21"/>
        </w:rPr>
        <w:t xml:space="preserve"> Rate ≥ 60% dan D7 </w:t>
      </w:r>
      <w:proofErr w:type="spellStart"/>
      <w:r>
        <w:rPr>
          <w:rFonts w:ascii="Calibri" w:eastAsia="Times New Roman" w:hAnsi="Calibri" w:cs="Calibri"/>
          <w:color w:val="1F2937"/>
          <w:sz w:val="21"/>
          <w:szCs w:val="21"/>
        </w:rPr>
        <w:t>Retention</w:t>
      </w:r>
      <w:proofErr w:type="spellEnd"/>
      <w:r>
        <w:rPr>
          <w:rFonts w:ascii="Calibri" w:eastAsia="Times New Roman" w:hAnsi="Calibri" w:cs="Calibri"/>
          <w:color w:val="1F2937"/>
          <w:sz w:val="21"/>
          <w:szCs w:val="21"/>
        </w:rPr>
        <w:t xml:space="preserve"> ≥ 35% (Bagian 19) tercapai selama </w:t>
      </w:r>
      <w:proofErr w:type="spellStart"/>
      <w:r>
        <w:rPr>
          <w:rFonts w:ascii="Calibri" w:eastAsia="Times New Roman" w:hAnsi="Calibri" w:cs="Calibri"/>
          <w:color w:val="1F2937"/>
          <w:sz w:val="21"/>
          <w:szCs w:val="21"/>
        </w:rPr>
        <w:t>Closed</w:t>
      </w:r>
      <w:proofErr w:type="spellEnd"/>
      <w:r>
        <w:rPr>
          <w:rFonts w:ascii="Calibri" w:eastAsia="Times New Roman" w:hAnsi="Calibri" w:cs="Calibri"/>
          <w:color w:val="1F2937"/>
          <w:sz w:val="21"/>
          <w:szCs w:val="21"/>
        </w:rPr>
        <w:t xml:space="preserve"> Beta.</w:t>
      </w:r>
    </w:p>
    <w:p w14:paraId="732E7623" w14:textId="77777777" w:rsidR="00BC46F0" w:rsidRDefault="00BC46F0">
      <w:pPr>
        <w:numPr>
          <w:ilvl w:val="0"/>
          <w:numId w:val="14"/>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Tidak ada </w:t>
      </w:r>
      <w:proofErr w:type="spellStart"/>
      <w:r>
        <w:rPr>
          <w:rFonts w:ascii="Calibri" w:eastAsia="Times New Roman" w:hAnsi="Calibri" w:cs="Calibri"/>
          <w:color w:val="1F2937"/>
          <w:sz w:val="21"/>
          <w:szCs w:val="21"/>
        </w:rPr>
        <w:t>error</w:t>
      </w:r>
      <w:proofErr w:type="spellEnd"/>
      <w:r>
        <w:rPr>
          <w:rFonts w:ascii="Calibri" w:eastAsia="Times New Roman" w:hAnsi="Calibri" w:cs="Calibri"/>
          <w:color w:val="1F2937"/>
          <w:sz w:val="21"/>
          <w:szCs w:val="21"/>
        </w:rPr>
        <w:t xml:space="preserve"> baru di log API selama beta dan halaman utama terbuka &lt; 2 detik (Bagian 29).</w:t>
      </w:r>
    </w:p>
    <w:p w14:paraId="58772083" w14:textId="77777777" w:rsidR="00BC46F0" w:rsidRDefault="00BC46F0">
      <w:pPr>
        <w:numPr>
          <w:ilvl w:val="0"/>
          <w:numId w:val="14"/>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Tidak ada temuan keamanan </w:t>
      </w:r>
      <w:proofErr w:type="spellStart"/>
      <w:r>
        <w:rPr>
          <w:rFonts w:ascii="Calibri" w:eastAsia="Times New Roman" w:hAnsi="Calibri" w:cs="Calibri"/>
          <w:color w:val="1F2937"/>
          <w:sz w:val="21"/>
          <w:szCs w:val="21"/>
        </w:rPr>
        <w:t>Critical</w:t>
      </w:r>
      <w:proofErr w:type="spellEnd"/>
      <w:r>
        <w:rPr>
          <w:rFonts w:ascii="Calibri" w:eastAsia="Times New Roman" w:hAnsi="Calibri" w:cs="Calibri"/>
          <w:color w:val="1F2937"/>
          <w:sz w:val="21"/>
          <w:szCs w:val="21"/>
        </w:rPr>
        <w:t>/</w:t>
      </w:r>
      <w:proofErr w:type="spellStart"/>
      <w:r>
        <w:rPr>
          <w:rFonts w:ascii="Calibri" w:eastAsia="Times New Roman" w:hAnsi="Calibri" w:cs="Calibri"/>
          <w:color w:val="1F2937"/>
          <w:sz w:val="21"/>
          <w:szCs w:val="21"/>
        </w:rPr>
        <w:t>High</w:t>
      </w:r>
      <w:proofErr w:type="spellEnd"/>
      <w:r>
        <w:rPr>
          <w:rFonts w:ascii="Calibri" w:eastAsia="Times New Roman" w:hAnsi="Calibri" w:cs="Calibri"/>
          <w:color w:val="1F2937"/>
          <w:sz w:val="21"/>
          <w:szCs w:val="21"/>
        </w:rPr>
        <w:t xml:space="preserve"> yang masih terbuka (Bagian 16).</w:t>
      </w:r>
    </w:p>
    <w:p w14:paraId="6D272EE8" w14:textId="77777777" w:rsidR="00BC46F0" w:rsidRDefault="00BC46F0">
      <w:pPr>
        <w:pStyle w:val="Judul3"/>
        <w:rPr>
          <w:rFonts w:ascii="Calibri" w:eastAsia="Times New Roman" w:hAnsi="Calibri" w:cs="Calibri"/>
        </w:rPr>
      </w:pPr>
      <w:r>
        <w:rPr>
          <w:rFonts w:ascii="Calibri" w:eastAsia="Times New Roman" w:hAnsi="Calibri" w:cs="Calibri"/>
        </w:rPr>
        <w:t>7.2 TAHAP 2 — Lingkup Pengembangan Fitur (In-</w:t>
      </w:r>
      <w:proofErr w:type="spellStart"/>
      <w:r>
        <w:rPr>
          <w:rFonts w:ascii="Calibri" w:eastAsia="Times New Roman" w:hAnsi="Calibri" w:cs="Calibri"/>
        </w:rPr>
        <w:t>Scope</w:t>
      </w:r>
      <w:proofErr w:type="spellEnd"/>
      <w:r>
        <w:rPr>
          <w:rFonts w:ascii="Calibri" w:eastAsia="Times New Roman" w:hAnsi="Calibri" w:cs="Calibri"/>
        </w:rPr>
        <w:t>)</w:t>
      </w:r>
    </w:p>
    <w:p w14:paraId="133F7B03"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Dibangun di atas Tahap 1 yang sudah stabil; fokus pada fitur pelengkap dan peningkatan pengalaman pengguna:</w:t>
      </w:r>
    </w:p>
    <w:tbl>
      <w:tblPr>
        <w:tblW w:w="5000" w:type="pct"/>
        <w:tblCellMar>
          <w:top w:w="15" w:type="dxa"/>
          <w:left w:w="15" w:type="dxa"/>
          <w:bottom w:w="15" w:type="dxa"/>
          <w:right w:w="15" w:type="dxa"/>
        </w:tblCellMar>
        <w:tblLook w:val="04A0" w:firstRow="1" w:lastRow="0" w:firstColumn="1" w:lastColumn="0" w:noHBand="0" w:noVBand="1"/>
      </w:tblPr>
      <w:tblGrid>
        <w:gridCol w:w="3700"/>
        <w:gridCol w:w="2275"/>
        <w:gridCol w:w="3035"/>
      </w:tblGrid>
      <w:tr w:rsidR="00A2085B" w14:paraId="43EDB5EC"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55ED7F8"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Fitur</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28FE936"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Prioritas (dalam Tahap 2)</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5F2853A"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Sumber Keputusan / Rujukan</w:t>
            </w:r>
          </w:p>
        </w:tc>
      </w:tr>
      <w:tr w:rsidR="00A2085B" w14:paraId="72150ED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168ECE3"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t>Export</w:t>
            </w:r>
            <w:proofErr w:type="spellEnd"/>
            <w:r>
              <w:rPr>
                <w:rStyle w:val="Kuat"/>
                <w:rFonts w:ascii="Calibri" w:eastAsia="Times New Roman" w:hAnsi="Calibri" w:cs="Calibri"/>
                <w:color w:val="1F2937"/>
                <w:sz w:val="18"/>
                <w:szCs w:val="18"/>
              </w:rPr>
              <w:t xml:space="preserve"> Data PDF/Excel</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154854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P1 (</w:t>
            </w:r>
            <w:proofErr w:type="spellStart"/>
            <w:r>
              <w:rPr>
                <w:rFonts w:ascii="Calibri" w:eastAsia="Times New Roman" w:hAnsi="Calibri" w:cs="Calibri"/>
                <w:color w:val="1F2937"/>
                <w:sz w:val="18"/>
                <w:szCs w:val="18"/>
              </w:rPr>
              <w:t>Should</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Have</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288B85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Gratis untuk semua pengguna (keputusan TBD-01).</w:t>
            </w:r>
          </w:p>
        </w:tc>
      </w:tr>
      <w:tr w:rsidR="00A2085B" w14:paraId="22E0446C"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CE731A6"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Kustomisasi</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Threshold</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Alert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Budget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C687FF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001748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Keputusan TBD-02.</w:t>
            </w:r>
          </w:p>
        </w:tc>
      </w:tr>
      <w:tr w:rsidR="00A2085B" w14:paraId="0A473C2F"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0ADB3DC"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What</w:t>
            </w:r>
            <w:proofErr w:type="spellEnd"/>
            <w:r>
              <w:rPr>
                <w:rFonts w:ascii="Calibri" w:eastAsia="Times New Roman" w:hAnsi="Calibri" w:cs="Calibri"/>
                <w:color w:val="1F2937"/>
                <w:sz w:val="18"/>
                <w:szCs w:val="18"/>
              </w:rPr>
              <w:t xml:space="preserve">-If Financial </w:t>
            </w:r>
            <w:proofErr w:type="spellStart"/>
            <w:r>
              <w:rPr>
                <w:rFonts w:ascii="Calibri" w:eastAsia="Times New Roman" w:hAnsi="Calibri" w:cs="Calibri"/>
                <w:color w:val="1F2937"/>
                <w:sz w:val="18"/>
                <w:szCs w:val="18"/>
              </w:rPr>
              <w:t>Simulation</w:t>
            </w:r>
            <w:proofErr w:type="spellEnd"/>
            <w:r>
              <w:rPr>
                <w:rFonts w:ascii="Calibri" w:eastAsia="Times New Roman" w:hAnsi="Calibri" w:cs="Calibri"/>
                <w:color w:val="1F2937"/>
                <w:sz w:val="18"/>
                <w:szCs w:val="18"/>
              </w:rPr>
              <w:t xml:space="preserve"> &amp; </w:t>
            </w:r>
            <w:proofErr w:type="spellStart"/>
            <w:r>
              <w:rPr>
                <w:rFonts w:ascii="Calibri" w:eastAsia="Times New Roman" w:hAnsi="Calibri" w:cs="Calibri"/>
                <w:color w:val="1F2937"/>
                <w:sz w:val="18"/>
                <w:szCs w:val="18"/>
              </w:rPr>
              <w:t>Advanced</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Analytics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2D9C37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72D273E"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Backlog</w:t>
            </w:r>
            <w:proofErr w:type="spellEnd"/>
            <w:r>
              <w:rPr>
                <w:rFonts w:ascii="Calibri" w:eastAsia="Times New Roman" w:hAnsi="Calibri" w:cs="Calibri"/>
                <w:color w:val="1F2937"/>
                <w:sz w:val="18"/>
                <w:szCs w:val="18"/>
              </w:rPr>
              <w:t xml:space="preserve"> produk.</w:t>
            </w:r>
          </w:p>
        </w:tc>
      </w:tr>
      <w:tr w:rsidR="00A2085B" w14:paraId="66C32629"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9DC959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i18n Bahasa Inggris (</w:t>
            </w:r>
            <w:proofErr w:type="spellStart"/>
            <w:r>
              <w:rPr>
                <w:rFonts w:ascii="Calibri" w:eastAsia="Times New Roman" w:hAnsi="Calibri" w:cs="Calibri"/>
                <w:color w:val="1F2937"/>
                <w:sz w:val="18"/>
                <w:szCs w:val="18"/>
              </w:rPr>
              <w:t>en</w:t>
            </w:r>
            <w:proofErr w:type="spellEnd"/>
            <w:r>
              <w:rPr>
                <w:rFonts w:ascii="Calibri" w:eastAsia="Times New Roman" w:hAnsi="Calibri" w:cs="Calibri"/>
                <w:color w:val="1F2937"/>
                <w:sz w:val="18"/>
                <w:szCs w:val="18"/>
              </w:rPr>
              <w:t>-US)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E62A1E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P3</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8E93C8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Bagian 24.</w:t>
            </w:r>
          </w:p>
        </w:tc>
      </w:tr>
      <w:tr w:rsidR="00A2085B" w14:paraId="0D4959AC"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79BD20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Auto-</w:t>
            </w:r>
            <w:proofErr w:type="spellStart"/>
            <w:r>
              <w:rPr>
                <w:rFonts w:ascii="Calibri" w:eastAsia="Times New Roman" w:hAnsi="Calibri" w:cs="Calibri"/>
                <w:color w:val="1F2937"/>
                <w:sz w:val="18"/>
                <w:szCs w:val="18"/>
              </w:rPr>
              <w:t>sync</w:t>
            </w:r>
            <w:proofErr w:type="spellEnd"/>
            <w:r>
              <w:rPr>
                <w:rFonts w:ascii="Calibri" w:eastAsia="Times New Roman" w:hAnsi="Calibri" w:cs="Calibri"/>
                <w:color w:val="1F2937"/>
                <w:sz w:val="18"/>
                <w:szCs w:val="18"/>
              </w:rPr>
              <w:t xml:space="preserve"> API Bank &amp; E-</w:t>
            </w:r>
            <w:proofErr w:type="spellStart"/>
            <w:r>
              <w:rPr>
                <w:rFonts w:ascii="Calibri" w:eastAsia="Times New Roman" w:hAnsi="Calibri" w:cs="Calibri"/>
                <w:color w:val="1F2937"/>
                <w:sz w:val="18"/>
                <w:szCs w:val="18"/>
              </w:rPr>
              <w:t>Wallet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GoPay</w:t>
            </w:r>
            <w:proofErr w:type="spellEnd"/>
            <w:r>
              <w:rPr>
                <w:rFonts w:ascii="Calibri" w:eastAsia="Times New Roman" w:hAnsi="Calibri" w:cs="Calibri"/>
                <w:color w:val="1F2937"/>
                <w:sz w:val="18"/>
                <w:szCs w:val="18"/>
              </w:rPr>
              <w:t>, OVO, DANA, BCA)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FD630C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P3 (risiko regulasi &amp; API pihak ketiga)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71A76B9"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Backlog</w:t>
            </w:r>
            <w:proofErr w:type="spellEnd"/>
            <w:r>
              <w:rPr>
                <w:rFonts w:ascii="Calibri" w:eastAsia="Times New Roman" w:hAnsi="Calibri" w:cs="Calibri"/>
                <w:color w:val="1F2937"/>
                <w:sz w:val="18"/>
                <w:szCs w:val="18"/>
              </w:rPr>
              <w:t xml:space="preserve"> produk.</w:t>
            </w:r>
          </w:p>
        </w:tc>
      </w:tr>
      <w:tr w:rsidR="00A2085B" w14:paraId="393EF25E"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201D36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AI Financial </w:t>
            </w:r>
            <w:proofErr w:type="spellStart"/>
            <w:r>
              <w:rPr>
                <w:rFonts w:ascii="Calibri" w:eastAsia="Times New Roman" w:hAnsi="Calibri" w:cs="Calibri"/>
                <w:color w:val="1F2937"/>
                <w:sz w:val="18"/>
                <w:szCs w:val="18"/>
              </w:rPr>
              <w:t>Assistant</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Smart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Recommendation</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B171D6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P3</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0D01193"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Backlog</w:t>
            </w:r>
            <w:proofErr w:type="spellEnd"/>
            <w:r>
              <w:rPr>
                <w:rFonts w:ascii="Calibri" w:eastAsia="Times New Roman" w:hAnsi="Calibri" w:cs="Calibri"/>
                <w:color w:val="1F2937"/>
                <w:sz w:val="18"/>
                <w:szCs w:val="18"/>
              </w:rPr>
              <w:t xml:space="preserve"> produk.</w:t>
            </w:r>
          </w:p>
        </w:tc>
      </w:tr>
      <w:tr w:rsidR="00A2085B" w14:paraId="5090EC0C"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EE4E24E"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Social</w:t>
            </w:r>
            <w:proofErr w:type="spellEnd"/>
            <w:r>
              <w:rPr>
                <w:rFonts w:ascii="Calibri" w:eastAsia="Times New Roman" w:hAnsi="Calibri" w:cs="Calibri"/>
                <w:color w:val="1F2937"/>
                <w:sz w:val="18"/>
                <w:szCs w:val="18"/>
              </w:rPr>
              <w:t xml:space="preserve"> Financial </w:t>
            </w:r>
            <w:proofErr w:type="spellStart"/>
            <w:r>
              <w:rPr>
                <w:rFonts w:ascii="Calibri" w:eastAsia="Times New Roman" w:hAnsi="Calibri" w:cs="Calibri"/>
                <w:color w:val="1F2937"/>
                <w:sz w:val="18"/>
                <w:szCs w:val="18"/>
              </w:rPr>
              <w:t>Challenges</w:t>
            </w:r>
            <w:proofErr w:type="spellEnd"/>
            <w:r>
              <w:rPr>
                <w:rFonts w:ascii="Calibri" w:eastAsia="Times New Roman" w:hAnsi="Calibri" w:cs="Calibri"/>
                <w:color w:val="1F2937"/>
                <w:sz w:val="18"/>
                <w:szCs w:val="18"/>
              </w:rPr>
              <w:t xml:space="preserve"> &amp; </w:t>
            </w:r>
            <w:proofErr w:type="spellStart"/>
            <w:r>
              <w:rPr>
                <w:rFonts w:ascii="Calibri" w:eastAsia="Times New Roman" w:hAnsi="Calibri" w:cs="Calibri"/>
                <w:color w:val="1F2937"/>
                <w:sz w:val="18"/>
                <w:szCs w:val="18"/>
              </w:rPr>
              <w:t>Leaderboard</w:t>
            </w:r>
            <w:proofErr w:type="spellEnd"/>
            <w:r>
              <w:rPr>
                <w:rFonts w:ascii="Calibri" w:eastAsia="Times New Roman" w:hAnsi="Calibri" w:cs="Calibri"/>
                <w:color w:val="1F2937"/>
                <w:sz w:val="18"/>
                <w:szCs w:val="18"/>
              </w:rPr>
              <w:t>/</w:t>
            </w:r>
            <w:proofErr w:type="spellStart"/>
            <w:r>
              <w:rPr>
                <w:rFonts w:ascii="Calibri" w:eastAsia="Times New Roman" w:hAnsi="Calibri" w:cs="Calibri"/>
                <w:color w:val="1F2937"/>
                <w:sz w:val="18"/>
                <w:szCs w:val="18"/>
              </w:rPr>
              <w:t>Gamification</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DCAA23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P3</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1BE6763"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Backlog</w:t>
            </w:r>
            <w:proofErr w:type="spellEnd"/>
            <w:r>
              <w:rPr>
                <w:rFonts w:ascii="Calibri" w:eastAsia="Times New Roman" w:hAnsi="Calibri" w:cs="Calibri"/>
                <w:color w:val="1F2937"/>
                <w:sz w:val="18"/>
                <w:szCs w:val="18"/>
              </w:rPr>
              <w:t xml:space="preserve"> produk.</w:t>
            </w:r>
          </w:p>
        </w:tc>
      </w:tr>
      <w:tr w:rsidR="00A2085B" w14:paraId="31471CA0"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2BC733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Multi-</w:t>
            </w:r>
            <w:proofErr w:type="spellStart"/>
            <w:r>
              <w:rPr>
                <w:rFonts w:ascii="Calibri" w:eastAsia="Times New Roman" w:hAnsi="Calibri" w:cs="Calibri"/>
                <w:color w:val="1F2937"/>
                <w:sz w:val="18"/>
                <w:szCs w:val="18"/>
              </w:rPr>
              <w:t>currency</w:t>
            </w:r>
            <w:proofErr w:type="spellEnd"/>
            <w:r>
              <w:rPr>
                <w:rFonts w:ascii="Calibri" w:eastAsia="Times New Roman" w:hAnsi="Calibri" w:cs="Calibri"/>
                <w:color w:val="1F2937"/>
                <w:sz w:val="18"/>
                <w:szCs w:val="18"/>
              </w:rPr>
              <w:t xml:space="preserve"> &amp; </w:t>
            </w:r>
            <w:proofErr w:type="spellStart"/>
            <w:r>
              <w:rPr>
                <w:rFonts w:ascii="Calibri" w:eastAsia="Times New Roman" w:hAnsi="Calibri" w:cs="Calibri"/>
                <w:color w:val="1F2937"/>
                <w:sz w:val="18"/>
                <w:szCs w:val="18"/>
              </w:rPr>
              <w:t>Debt</w:t>
            </w:r>
            <w:proofErr w:type="spellEnd"/>
            <w:r>
              <w:rPr>
                <w:rFonts w:ascii="Calibri" w:eastAsia="Times New Roman" w:hAnsi="Calibri" w:cs="Calibri"/>
                <w:color w:val="1F2937"/>
                <w:sz w:val="18"/>
                <w:szCs w:val="18"/>
              </w:rPr>
              <w:t>/</w:t>
            </w:r>
            <w:proofErr w:type="spellStart"/>
            <w:r>
              <w:rPr>
                <w:rFonts w:ascii="Calibri" w:eastAsia="Times New Roman" w:hAnsi="Calibri" w:cs="Calibri"/>
                <w:color w:val="1F2937"/>
                <w:sz w:val="18"/>
                <w:szCs w:val="18"/>
              </w:rPr>
              <w:t>Loan</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Tracker</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29C92D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P3</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BBA3318"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Backlog</w:t>
            </w:r>
            <w:proofErr w:type="spellEnd"/>
            <w:r>
              <w:rPr>
                <w:rFonts w:ascii="Calibri" w:eastAsia="Times New Roman" w:hAnsi="Calibri" w:cs="Calibri"/>
                <w:color w:val="1F2937"/>
                <w:sz w:val="18"/>
                <w:szCs w:val="18"/>
              </w:rPr>
              <w:t xml:space="preserve"> produk.</w:t>
            </w:r>
          </w:p>
        </w:tc>
      </w:tr>
      <w:tr w:rsidR="00A2085B" w14:paraId="6C649E56"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021F82D"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Application</w:t>
            </w:r>
            <w:proofErr w:type="spellEnd"/>
            <w:r>
              <w:rPr>
                <w:rFonts w:ascii="Calibri" w:eastAsia="Times New Roman" w:hAnsi="Calibri" w:cs="Calibri"/>
                <w:color w:val="1F2937"/>
                <w:sz w:val="18"/>
                <w:szCs w:val="18"/>
              </w:rPr>
              <w:t xml:space="preserve"> Mobile </w:t>
            </w:r>
            <w:proofErr w:type="spellStart"/>
            <w:r>
              <w:rPr>
                <w:rFonts w:ascii="Calibri" w:eastAsia="Times New Roman" w:hAnsi="Calibri" w:cs="Calibri"/>
                <w:color w:val="1F2937"/>
                <w:sz w:val="18"/>
                <w:szCs w:val="18"/>
              </w:rPr>
              <w:t>Native</w:t>
            </w:r>
            <w:proofErr w:type="spellEnd"/>
            <w:r>
              <w:rPr>
                <w:rFonts w:ascii="Calibri" w:eastAsia="Times New Roman" w:hAnsi="Calibri" w:cs="Calibri"/>
                <w:color w:val="1F2937"/>
                <w:sz w:val="18"/>
                <w:szCs w:val="18"/>
              </w:rPr>
              <w:t xml:space="preserve"> (Android / iOS)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23A85D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P3 (evaluasi setelah web stabil)</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A2DDC2E"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Backlog</w:t>
            </w:r>
            <w:proofErr w:type="spellEnd"/>
            <w:r>
              <w:rPr>
                <w:rFonts w:ascii="Calibri" w:eastAsia="Times New Roman" w:hAnsi="Calibri" w:cs="Calibri"/>
                <w:color w:val="1F2937"/>
                <w:sz w:val="18"/>
                <w:szCs w:val="18"/>
              </w:rPr>
              <w:t xml:space="preserve"> produk.</w:t>
            </w:r>
          </w:p>
        </w:tc>
      </w:tr>
    </w:tbl>
    <w:p w14:paraId="6B1B40FA" w14:textId="77777777" w:rsidR="00BC46F0" w:rsidRDefault="00BC46F0">
      <w:pPr>
        <w:pStyle w:val="Judul3"/>
        <w:rPr>
          <w:rFonts w:ascii="Calibri" w:eastAsia="Times New Roman" w:hAnsi="Calibri" w:cs="Calibri"/>
        </w:rPr>
      </w:pPr>
      <w:r>
        <w:rPr>
          <w:rFonts w:ascii="Calibri" w:eastAsia="Times New Roman" w:hAnsi="Calibri" w:cs="Calibri"/>
        </w:rPr>
        <w:t xml:space="preserve">7.3 </w:t>
      </w:r>
      <w:proofErr w:type="spellStart"/>
      <w:r>
        <w:rPr>
          <w:rFonts w:ascii="Calibri" w:eastAsia="Times New Roman" w:hAnsi="Calibri" w:cs="Calibri"/>
        </w:rPr>
        <w:t>Out-of-Scope</w:t>
      </w:r>
      <w:proofErr w:type="spellEnd"/>
      <w:r>
        <w:rPr>
          <w:rFonts w:ascii="Calibri" w:eastAsia="Times New Roman" w:hAnsi="Calibri" w:cs="Calibri"/>
        </w:rPr>
        <w:t xml:space="preserve"> (Di Luar 2 Tahap)</w:t>
      </w:r>
    </w:p>
    <w:p w14:paraId="0F989ADA"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Seluruh fitur di luar tabel 7.1 dan 7.2 tidak direncanakan pada periode 8 minggu ini dan memerlukan penambahan dokumen PRD baru.</w:t>
      </w:r>
    </w:p>
    <w:p w14:paraId="6C79638D"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601CD60B">
          <v:rect id="_x0000_i1048" style="width:0;height:1.5pt" o:hralign="center" o:hrstd="t" o:hr="t" fillcolor="#a0a0a0" stroked="f"/>
        </w:pict>
      </w:r>
    </w:p>
    <w:p w14:paraId="07ED0792" w14:textId="77777777" w:rsidR="00BC46F0" w:rsidRDefault="00BC46F0">
      <w:pPr>
        <w:pStyle w:val="Judul2"/>
        <w:rPr>
          <w:rFonts w:ascii="Calibri" w:eastAsia="Times New Roman" w:hAnsi="Calibri" w:cs="Calibri"/>
        </w:rPr>
      </w:pPr>
      <w:r>
        <w:rPr>
          <w:rFonts w:ascii="Calibri" w:eastAsia="Times New Roman" w:hAnsi="Calibri" w:cs="Calibri"/>
        </w:rPr>
        <w:t>8. Persyaratan Fungsional</w:t>
      </w:r>
    </w:p>
    <w:tbl>
      <w:tblPr>
        <w:tblW w:w="5000" w:type="pct"/>
        <w:tblCellMar>
          <w:top w:w="15" w:type="dxa"/>
          <w:left w:w="15" w:type="dxa"/>
          <w:bottom w:w="15" w:type="dxa"/>
          <w:right w:w="15" w:type="dxa"/>
        </w:tblCellMar>
        <w:tblLook w:val="04A0" w:firstRow="1" w:lastRow="0" w:firstColumn="1" w:lastColumn="0" w:noHBand="0" w:noVBand="1"/>
      </w:tblPr>
      <w:tblGrid>
        <w:gridCol w:w="544"/>
        <w:gridCol w:w="1347"/>
        <w:gridCol w:w="1983"/>
        <w:gridCol w:w="833"/>
        <w:gridCol w:w="4303"/>
      </w:tblGrid>
      <w:tr w:rsidR="00A2085B" w14:paraId="06039DF4"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B481C85"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lastRenderedPageBreak/>
              <w:t>RF-ID</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87AE1CD"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Fitur</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6D3533E3"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Deskripsi</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D147112"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Prioritas</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4427EB5"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Kriteria Penerimaan (Given/</w:t>
            </w:r>
            <w:proofErr w:type="spellStart"/>
            <w:r>
              <w:rPr>
                <w:rFonts w:ascii="Calibri" w:eastAsia="Times New Roman" w:hAnsi="Calibri" w:cs="Calibri"/>
                <w:b/>
                <w:bCs/>
                <w:color w:val="0F3D2E"/>
                <w:sz w:val="18"/>
                <w:szCs w:val="18"/>
              </w:rPr>
              <w:t>When</w:t>
            </w:r>
            <w:proofErr w:type="spellEnd"/>
            <w:r>
              <w:rPr>
                <w:rFonts w:ascii="Calibri" w:eastAsia="Times New Roman" w:hAnsi="Calibri" w:cs="Calibri"/>
                <w:b/>
                <w:bCs/>
                <w:color w:val="0F3D2E"/>
                <w:sz w:val="18"/>
                <w:szCs w:val="18"/>
              </w:rPr>
              <w:t>/</w:t>
            </w:r>
            <w:proofErr w:type="spellStart"/>
            <w:r>
              <w:rPr>
                <w:rFonts w:ascii="Calibri" w:eastAsia="Times New Roman" w:hAnsi="Calibri" w:cs="Calibri"/>
                <w:b/>
                <w:bCs/>
                <w:color w:val="0F3D2E"/>
                <w:sz w:val="18"/>
                <w:szCs w:val="18"/>
              </w:rPr>
              <w:t>Then</w:t>
            </w:r>
            <w:proofErr w:type="spellEnd"/>
            <w:r>
              <w:rPr>
                <w:rFonts w:ascii="Calibri" w:eastAsia="Times New Roman" w:hAnsi="Calibri" w:cs="Calibri"/>
                <w:b/>
                <w:bCs/>
                <w:color w:val="0F3D2E"/>
                <w:sz w:val="18"/>
                <w:szCs w:val="18"/>
              </w:rPr>
              <w:t>)</w:t>
            </w:r>
          </w:p>
        </w:tc>
      </w:tr>
      <w:tr w:rsidR="00A2085B" w14:paraId="186F38BE"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3CF55F5"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RF-001</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4217A4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User </w:t>
            </w:r>
            <w:proofErr w:type="spellStart"/>
            <w:r>
              <w:rPr>
                <w:rFonts w:ascii="Calibri" w:eastAsia="Times New Roman" w:hAnsi="Calibri" w:cs="Calibri"/>
                <w:color w:val="1F2937"/>
                <w:sz w:val="18"/>
                <w:szCs w:val="18"/>
              </w:rPr>
              <w:t>Registration</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35E0E8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Sistem memproses pendaftaran </w:t>
            </w:r>
            <w:proofErr w:type="spellStart"/>
            <w:r>
              <w:rPr>
                <w:rFonts w:ascii="Calibri" w:eastAsia="Times New Roman" w:hAnsi="Calibri" w:cs="Calibri"/>
                <w:color w:val="1F2937"/>
                <w:sz w:val="18"/>
                <w:szCs w:val="18"/>
              </w:rPr>
              <w:t>user</w:t>
            </w:r>
            <w:proofErr w:type="spellEnd"/>
            <w:r>
              <w:rPr>
                <w:rFonts w:ascii="Calibri" w:eastAsia="Times New Roman" w:hAnsi="Calibri" w:cs="Calibri"/>
                <w:color w:val="1F2937"/>
                <w:sz w:val="18"/>
                <w:szCs w:val="18"/>
              </w:rPr>
              <w:t xml:space="preserve"> baru.</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A60251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57C9BBC"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Given</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form</w:t>
            </w:r>
            <w:proofErr w:type="spellEnd"/>
            <w:r>
              <w:rPr>
                <w:rFonts w:ascii="Calibri" w:eastAsia="Times New Roman" w:hAnsi="Calibri" w:cs="Calibri"/>
                <w:color w:val="1F2937"/>
                <w:sz w:val="18"/>
                <w:szCs w:val="18"/>
              </w:rPr>
              <w:t xml:space="preserve"> register diisi email unik &amp; </w:t>
            </w:r>
            <w:proofErr w:type="spellStart"/>
            <w:r>
              <w:rPr>
                <w:rFonts w:ascii="Calibri" w:eastAsia="Times New Roman" w:hAnsi="Calibri" w:cs="Calibri"/>
                <w:color w:val="1F2937"/>
                <w:sz w:val="18"/>
                <w:szCs w:val="18"/>
              </w:rPr>
              <w:t>pass</w:t>
            </w:r>
            <w:proofErr w:type="spellEnd"/>
            <w:r>
              <w:rPr>
                <w:rFonts w:ascii="Calibri" w:eastAsia="Times New Roman" w:hAnsi="Calibri" w:cs="Calibri"/>
                <w:color w:val="1F2937"/>
                <w:sz w:val="18"/>
                <w:szCs w:val="18"/>
              </w:rPr>
              <w:t xml:space="preserve"> valid </w:t>
            </w:r>
            <w:proofErr w:type="spellStart"/>
            <w:r>
              <w:rPr>
                <w:rStyle w:val="Kuat"/>
                <w:rFonts w:ascii="Calibri" w:eastAsia="Times New Roman" w:hAnsi="Calibri" w:cs="Calibri"/>
                <w:color w:val="1F2937"/>
                <w:sz w:val="18"/>
                <w:szCs w:val="18"/>
              </w:rPr>
              <w:t>When</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submit</w:t>
            </w:r>
            <w:proofErr w:type="spellEnd"/>
            <w:r>
              <w:rPr>
                <w:rFonts w:ascii="Calibri" w:eastAsia="Times New Roman" w:hAnsi="Calibri" w:cs="Calibri"/>
                <w:color w:val="1F2937"/>
                <w:sz w:val="18"/>
                <w:szCs w:val="18"/>
              </w:rPr>
              <w:t xml:space="preserve"> </w:t>
            </w:r>
            <w:proofErr w:type="spellStart"/>
            <w:r>
              <w:rPr>
                <w:rStyle w:val="Kuat"/>
                <w:rFonts w:ascii="Calibri" w:eastAsia="Times New Roman" w:hAnsi="Calibri" w:cs="Calibri"/>
                <w:color w:val="1F2937"/>
                <w:sz w:val="18"/>
                <w:szCs w:val="18"/>
              </w:rPr>
              <w:t>Then</w:t>
            </w:r>
            <w:proofErr w:type="spellEnd"/>
            <w:r>
              <w:rPr>
                <w:rFonts w:ascii="Calibri" w:eastAsia="Times New Roman" w:hAnsi="Calibri" w:cs="Calibri"/>
                <w:color w:val="1F2937"/>
                <w:sz w:val="18"/>
                <w:szCs w:val="18"/>
              </w:rPr>
              <w:t xml:space="preserve"> simpan </w:t>
            </w:r>
            <w:proofErr w:type="spellStart"/>
            <w:r>
              <w:rPr>
                <w:rFonts w:ascii="Calibri" w:eastAsia="Times New Roman" w:hAnsi="Calibri" w:cs="Calibri"/>
                <w:color w:val="1F2937"/>
                <w:sz w:val="18"/>
                <w:szCs w:val="18"/>
              </w:rPr>
              <w:t>user</w:t>
            </w:r>
            <w:proofErr w:type="spellEnd"/>
            <w:r>
              <w:rPr>
                <w:rFonts w:ascii="Calibri" w:eastAsia="Times New Roman" w:hAnsi="Calibri" w:cs="Calibri"/>
                <w:color w:val="1F2937"/>
                <w:sz w:val="18"/>
                <w:szCs w:val="18"/>
              </w:rPr>
              <w:t xml:space="preserve">, buat kategori </w:t>
            </w:r>
            <w:proofErr w:type="spellStart"/>
            <w:r>
              <w:rPr>
                <w:rFonts w:ascii="Calibri" w:eastAsia="Times New Roman" w:hAnsi="Calibri" w:cs="Calibri"/>
                <w:color w:val="1F2937"/>
                <w:sz w:val="18"/>
                <w:szCs w:val="18"/>
              </w:rPr>
              <w:t>default</w:t>
            </w:r>
            <w:proofErr w:type="spellEnd"/>
            <w:r>
              <w:rPr>
                <w:rFonts w:ascii="Calibri" w:eastAsia="Times New Roman" w:hAnsi="Calibri" w:cs="Calibri"/>
                <w:color w:val="1F2937"/>
                <w:sz w:val="18"/>
                <w:szCs w:val="18"/>
              </w:rPr>
              <w:t xml:space="preserve">, buat sesi </w:t>
            </w:r>
            <w:proofErr w:type="spellStart"/>
            <w:r>
              <w:rPr>
                <w:rFonts w:ascii="Calibri" w:eastAsia="Times New Roman" w:hAnsi="Calibri" w:cs="Calibri"/>
                <w:color w:val="1F2937"/>
                <w:sz w:val="18"/>
                <w:szCs w:val="18"/>
              </w:rPr>
              <w:t>login</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redirect</w:t>
            </w:r>
            <w:proofErr w:type="spellEnd"/>
            <w:r>
              <w:rPr>
                <w:rFonts w:ascii="Calibri" w:eastAsia="Times New Roman" w:hAnsi="Calibri" w:cs="Calibri"/>
                <w:color w:val="1F2937"/>
                <w:sz w:val="18"/>
                <w:szCs w:val="18"/>
              </w:rPr>
              <w:t xml:space="preserve"> ke </w:t>
            </w:r>
            <w:proofErr w:type="spellStart"/>
            <w:r>
              <w:rPr>
                <w:rFonts w:ascii="Calibri" w:eastAsia="Times New Roman" w:hAnsi="Calibri" w:cs="Calibri"/>
                <w:color w:val="1F2937"/>
                <w:sz w:val="18"/>
                <w:szCs w:val="18"/>
              </w:rPr>
              <w:t>Dashboard</w:t>
            </w:r>
            <w:proofErr w:type="spellEnd"/>
            <w:r>
              <w:rPr>
                <w:rFonts w:ascii="Calibri" w:eastAsia="Times New Roman" w:hAnsi="Calibri" w:cs="Calibri"/>
                <w:color w:val="1F2937"/>
                <w:sz w:val="18"/>
                <w:szCs w:val="18"/>
              </w:rPr>
              <w:t>.</w:t>
            </w:r>
          </w:p>
        </w:tc>
      </w:tr>
      <w:tr w:rsidR="00A2085B" w14:paraId="71EDEE8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DE08266"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RF-002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8F777C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User </w:t>
            </w:r>
            <w:proofErr w:type="spellStart"/>
            <w:r>
              <w:rPr>
                <w:rFonts w:ascii="Calibri" w:eastAsia="Times New Roman" w:hAnsi="Calibri" w:cs="Calibri"/>
                <w:color w:val="1F2937"/>
                <w:sz w:val="18"/>
                <w:szCs w:val="18"/>
              </w:rPr>
              <w:t>Login</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8BB8096"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Authentikasi</w:t>
            </w:r>
            <w:proofErr w:type="spellEnd"/>
            <w:r>
              <w:rPr>
                <w:rFonts w:ascii="Calibri" w:eastAsia="Times New Roman" w:hAnsi="Calibri" w:cs="Calibri"/>
                <w:color w:val="1F2937"/>
                <w:sz w:val="18"/>
                <w:szCs w:val="18"/>
              </w:rPr>
              <w:t xml:space="preserve"> kredensial pengguna.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C40CC2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CE540A6"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Given</w:t>
            </w:r>
            <w:r>
              <w:rPr>
                <w:rFonts w:ascii="Calibri" w:eastAsia="Times New Roman" w:hAnsi="Calibri" w:cs="Calibri"/>
                <w:color w:val="1F2937"/>
                <w:sz w:val="18"/>
                <w:szCs w:val="18"/>
              </w:rPr>
              <w:t xml:space="preserve"> email &amp; </w:t>
            </w:r>
            <w:proofErr w:type="spellStart"/>
            <w:r>
              <w:rPr>
                <w:rFonts w:ascii="Calibri" w:eastAsia="Times New Roman" w:hAnsi="Calibri" w:cs="Calibri"/>
                <w:color w:val="1F2937"/>
                <w:sz w:val="18"/>
                <w:szCs w:val="18"/>
              </w:rPr>
              <w:t>pass</w:t>
            </w:r>
            <w:proofErr w:type="spellEnd"/>
            <w:r>
              <w:rPr>
                <w:rFonts w:ascii="Calibri" w:eastAsia="Times New Roman" w:hAnsi="Calibri" w:cs="Calibri"/>
                <w:color w:val="1F2937"/>
                <w:sz w:val="18"/>
                <w:szCs w:val="18"/>
              </w:rPr>
              <w:t xml:space="preserve"> terdaftar </w:t>
            </w:r>
            <w:proofErr w:type="spellStart"/>
            <w:r>
              <w:rPr>
                <w:rStyle w:val="Kuat"/>
                <w:rFonts w:ascii="Calibri" w:eastAsia="Times New Roman" w:hAnsi="Calibri" w:cs="Calibri"/>
                <w:color w:val="1F2937"/>
                <w:sz w:val="18"/>
                <w:szCs w:val="18"/>
              </w:rPr>
              <w:t>When</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submit</w:t>
            </w:r>
            <w:proofErr w:type="spellEnd"/>
            <w:r>
              <w:rPr>
                <w:rFonts w:ascii="Calibri" w:eastAsia="Times New Roman" w:hAnsi="Calibri" w:cs="Calibri"/>
                <w:color w:val="1F2937"/>
                <w:sz w:val="18"/>
                <w:szCs w:val="18"/>
              </w:rPr>
              <w:t xml:space="preserve"> </w:t>
            </w:r>
            <w:proofErr w:type="spellStart"/>
            <w:r>
              <w:rPr>
                <w:rStyle w:val="Kuat"/>
                <w:rFonts w:ascii="Calibri" w:eastAsia="Times New Roman" w:hAnsi="Calibri" w:cs="Calibri"/>
                <w:color w:val="1F2937"/>
                <w:sz w:val="18"/>
                <w:szCs w:val="18"/>
              </w:rPr>
              <w:t>Then</w:t>
            </w:r>
            <w:proofErr w:type="spellEnd"/>
            <w:r>
              <w:rPr>
                <w:rFonts w:ascii="Calibri" w:eastAsia="Times New Roman" w:hAnsi="Calibri" w:cs="Calibri"/>
                <w:color w:val="1F2937"/>
                <w:sz w:val="18"/>
                <w:szCs w:val="18"/>
              </w:rPr>
              <w:t xml:space="preserve"> buat sesi </w:t>
            </w:r>
            <w:proofErr w:type="spellStart"/>
            <w:r>
              <w:rPr>
                <w:rFonts w:ascii="Calibri" w:eastAsia="Times New Roman" w:hAnsi="Calibri" w:cs="Calibri"/>
                <w:color w:val="1F2937"/>
                <w:sz w:val="18"/>
                <w:szCs w:val="18"/>
              </w:rPr>
              <w:t>login</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cookie</w:t>
            </w:r>
            <w:proofErr w:type="spellEnd"/>
            <w:r>
              <w:rPr>
                <w:rFonts w:ascii="Calibri" w:eastAsia="Times New Roman" w:hAnsi="Calibri" w:cs="Calibri"/>
                <w:color w:val="1F2937"/>
                <w:sz w:val="18"/>
                <w:szCs w:val="18"/>
              </w:rPr>
              <w:t xml:space="preserve"> </w:t>
            </w:r>
            <w:proofErr w:type="spellStart"/>
            <w:r>
              <w:rPr>
                <w:rStyle w:val="KodeHTML"/>
                <w:color w:val="1F2937"/>
              </w:rPr>
              <w:t>HttpOnly</w:t>
            </w:r>
            <w:proofErr w:type="spellEnd"/>
            <w:r>
              <w:rPr>
                <w:rFonts w:ascii="Calibri" w:eastAsia="Times New Roman" w:hAnsi="Calibri" w:cs="Calibri"/>
                <w:color w:val="1F2937"/>
                <w:sz w:val="18"/>
                <w:szCs w:val="18"/>
              </w:rPr>
              <w:t xml:space="preserve">) dan </w:t>
            </w:r>
            <w:proofErr w:type="spellStart"/>
            <w:r>
              <w:rPr>
                <w:rFonts w:ascii="Calibri" w:eastAsia="Times New Roman" w:hAnsi="Calibri" w:cs="Calibri"/>
                <w:color w:val="1F2937"/>
                <w:sz w:val="18"/>
                <w:szCs w:val="18"/>
              </w:rPr>
              <w:t>redirect</w:t>
            </w:r>
            <w:proofErr w:type="spellEnd"/>
            <w:r>
              <w:rPr>
                <w:rFonts w:ascii="Calibri" w:eastAsia="Times New Roman" w:hAnsi="Calibri" w:cs="Calibri"/>
                <w:color w:val="1F2937"/>
                <w:sz w:val="18"/>
                <w:szCs w:val="18"/>
              </w:rPr>
              <w:t xml:space="preserve"> ke </w:t>
            </w:r>
            <w:proofErr w:type="spellStart"/>
            <w:r>
              <w:rPr>
                <w:rFonts w:ascii="Calibri" w:eastAsia="Times New Roman" w:hAnsi="Calibri" w:cs="Calibri"/>
                <w:color w:val="1F2937"/>
                <w:sz w:val="18"/>
                <w:szCs w:val="18"/>
              </w:rPr>
              <w:t>Dashboard</w:t>
            </w:r>
            <w:proofErr w:type="spellEnd"/>
            <w:r>
              <w:rPr>
                <w:rFonts w:ascii="Calibri" w:eastAsia="Times New Roman" w:hAnsi="Calibri" w:cs="Calibri"/>
                <w:color w:val="1F2937"/>
                <w:sz w:val="18"/>
                <w:szCs w:val="18"/>
              </w:rPr>
              <w:t>.</w:t>
            </w:r>
          </w:p>
        </w:tc>
      </w:tr>
      <w:tr w:rsidR="00A2085B" w14:paraId="1998054A"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FE4A328"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RF-003</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15427F3"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Create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Transaction</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48D56C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Tambah data pengeluaran / pemasukan.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D466D9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1E782F7"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Given</w:t>
            </w:r>
            <w:r>
              <w:rPr>
                <w:rFonts w:ascii="Calibri" w:eastAsia="Times New Roman" w:hAnsi="Calibri" w:cs="Calibri"/>
                <w:color w:val="1F2937"/>
                <w:sz w:val="18"/>
                <w:szCs w:val="18"/>
              </w:rPr>
              <w:t xml:space="preserve"> nominal &gt; 0, kategori dipilih </w:t>
            </w:r>
            <w:proofErr w:type="spellStart"/>
            <w:r>
              <w:rPr>
                <w:rStyle w:val="Kuat"/>
                <w:rFonts w:ascii="Calibri" w:eastAsia="Times New Roman" w:hAnsi="Calibri" w:cs="Calibri"/>
                <w:color w:val="1F2937"/>
                <w:sz w:val="18"/>
                <w:szCs w:val="18"/>
              </w:rPr>
              <w:t>When</w:t>
            </w:r>
            <w:proofErr w:type="spellEnd"/>
            <w:r>
              <w:rPr>
                <w:rFonts w:ascii="Calibri" w:eastAsia="Times New Roman" w:hAnsi="Calibri" w:cs="Calibri"/>
                <w:color w:val="1F2937"/>
                <w:sz w:val="18"/>
                <w:szCs w:val="18"/>
              </w:rPr>
              <w:t xml:space="preserve"> simpan </w:t>
            </w:r>
            <w:proofErr w:type="spellStart"/>
            <w:r>
              <w:rPr>
                <w:rStyle w:val="Kuat"/>
                <w:rFonts w:ascii="Calibri" w:eastAsia="Times New Roman" w:hAnsi="Calibri" w:cs="Calibri"/>
                <w:color w:val="1F2937"/>
                <w:sz w:val="18"/>
                <w:szCs w:val="18"/>
              </w:rPr>
              <w:t>Then</w:t>
            </w:r>
            <w:proofErr w:type="spellEnd"/>
            <w:r>
              <w:rPr>
                <w:rFonts w:ascii="Calibri" w:eastAsia="Times New Roman" w:hAnsi="Calibri" w:cs="Calibri"/>
                <w:color w:val="1F2937"/>
                <w:sz w:val="18"/>
                <w:szCs w:val="18"/>
              </w:rPr>
              <w:t xml:space="preserve"> data tersimpan, saldo &amp;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ter-</w:t>
            </w:r>
            <w:proofErr w:type="spellStart"/>
            <w:r>
              <w:rPr>
                <w:rFonts w:ascii="Calibri" w:eastAsia="Times New Roman" w:hAnsi="Calibri" w:cs="Calibri"/>
                <w:color w:val="1F2937"/>
                <w:sz w:val="18"/>
                <w:szCs w:val="18"/>
              </w:rPr>
              <w:t>update</w:t>
            </w:r>
            <w:proofErr w:type="spellEnd"/>
            <w:r>
              <w:rPr>
                <w:rFonts w:ascii="Calibri" w:eastAsia="Times New Roman" w:hAnsi="Calibri" w:cs="Calibri"/>
                <w:color w:val="1F2937"/>
                <w:sz w:val="18"/>
                <w:szCs w:val="18"/>
              </w:rPr>
              <w:t>.</w:t>
            </w:r>
          </w:p>
        </w:tc>
      </w:tr>
      <w:tr w:rsidR="00A2085B" w14:paraId="09332006"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80FAD43"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RF-004</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C76EB30"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Transaction</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List</w:t>
            </w:r>
            <w:proofErr w:type="spellEnd"/>
            <w:r>
              <w:rPr>
                <w:rFonts w:ascii="Calibri" w:eastAsia="Times New Roman" w:hAnsi="Calibri" w:cs="Calibri"/>
                <w:color w:val="1F2937"/>
                <w:sz w:val="18"/>
                <w:szCs w:val="18"/>
              </w:rPr>
              <w:t xml:space="preserve"> &amp; Filter</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929500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Menampilkan riwayat transaksi + filter.</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0F0E4B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483A3E3"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Given</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list</w:t>
            </w:r>
            <w:proofErr w:type="spellEnd"/>
            <w:r>
              <w:rPr>
                <w:rFonts w:ascii="Calibri" w:eastAsia="Times New Roman" w:hAnsi="Calibri" w:cs="Calibri"/>
                <w:color w:val="1F2937"/>
                <w:sz w:val="18"/>
                <w:szCs w:val="18"/>
              </w:rPr>
              <w:t xml:space="preserve"> transaksi tersedia </w:t>
            </w:r>
            <w:proofErr w:type="spellStart"/>
            <w:r>
              <w:rPr>
                <w:rStyle w:val="Kuat"/>
                <w:rFonts w:ascii="Calibri" w:eastAsia="Times New Roman" w:hAnsi="Calibri" w:cs="Calibri"/>
                <w:color w:val="1F2937"/>
                <w:sz w:val="18"/>
                <w:szCs w:val="18"/>
              </w:rPr>
              <w:t>When</w:t>
            </w:r>
            <w:proofErr w:type="spellEnd"/>
            <w:r>
              <w:rPr>
                <w:rFonts w:ascii="Calibri" w:eastAsia="Times New Roman" w:hAnsi="Calibri" w:cs="Calibri"/>
                <w:color w:val="1F2937"/>
                <w:sz w:val="18"/>
                <w:szCs w:val="18"/>
              </w:rPr>
              <w:t xml:space="preserve"> filter bulan/kategori diubah </w:t>
            </w:r>
            <w:proofErr w:type="spellStart"/>
            <w:r>
              <w:rPr>
                <w:rStyle w:val="Kuat"/>
                <w:rFonts w:ascii="Calibri" w:eastAsia="Times New Roman" w:hAnsi="Calibri" w:cs="Calibri"/>
                <w:color w:val="1F2937"/>
                <w:sz w:val="18"/>
                <w:szCs w:val="18"/>
              </w:rPr>
              <w:t>Then</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list</w:t>
            </w:r>
            <w:proofErr w:type="spellEnd"/>
            <w:r>
              <w:rPr>
                <w:rFonts w:ascii="Calibri" w:eastAsia="Times New Roman" w:hAnsi="Calibri" w:cs="Calibri"/>
                <w:color w:val="1F2937"/>
                <w:sz w:val="18"/>
                <w:szCs w:val="18"/>
              </w:rPr>
              <w:t xml:space="preserve"> perbarui data secara instan.</w:t>
            </w:r>
          </w:p>
        </w:tc>
      </w:tr>
      <w:tr w:rsidR="00A2085B" w14:paraId="0D4292B2"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9603085"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RF-005</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A32037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Set </w:t>
            </w:r>
            <w:proofErr w:type="spellStart"/>
            <w:r>
              <w:rPr>
                <w:rFonts w:ascii="Calibri" w:eastAsia="Times New Roman" w:hAnsi="Calibri" w:cs="Calibri"/>
                <w:color w:val="1F2937"/>
                <w:sz w:val="18"/>
                <w:szCs w:val="18"/>
              </w:rPr>
              <w:t>Category</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Budget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BBC631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Menentukan batas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bulanan.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533632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F6F55FD"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Given</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user</w:t>
            </w:r>
            <w:proofErr w:type="spellEnd"/>
            <w:r>
              <w:rPr>
                <w:rFonts w:ascii="Calibri" w:eastAsia="Times New Roman" w:hAnsi="Calibri" w:cs="Calibri"/>
                <w:color w:val="1F2937"/>
                <w:sz w:val="18"/>
                <w:szCs w:val="18"/>
              </w:rPr>
              <w:t xml:space="preserve"> tentukan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Makanan Rp 1jt </w:t>
            </w:r>
            <w:proofErr w:type="spellStart"/>
            <w:r>
              <w:rPr>
                <w:rStyle w:val="Kuat"/>
                <w:rFonts w:ascii="Calibri" w:eastAsia="Times New Roman" w:hAnsi="Calibri" w:cs="Calibri"/>
                <w:color w:val="1F2937"/>
                <w:sz w:val="18"/>
                <w:szCs w:val="18"/>
              </w:rPr>
              <w:t>When</w:t>
            </w:r>
            <w:proofErr w:type="spellEnd"/>
            <w:r>
              <w:rPr>
                <w:rFonts w:ascii="Calibri" w:eastAsia="Times New Roman" w:hAnsi="Calibri" w:cs="Calibri"/>
                <w:color w:val="1F2937"/>
                <w:sz w:val="18"/>
                <w:szCs w:val="18"/>
              </w:rPr>
              <w:t xml:space="preserve"> simpan </w:t>
            </w:r>
            <w:proofErr w:type="spellStart"/>
            <w:r>
              <w:rPr>
                <w:rStyle w:val="Kuat"/>
                <w:rFonts w:ascii="Calibri" w:eastAsia="Times New Roman" w:hAnsi="Calibri" w:cs="Calibri"/>
                <w:color w:val="1F2937"/>
                <w:sz w:val="18"/>
                <w:szCs w:val="18"/>
              </w:rPr>
              <w:t>Then</w:t>
            </w:r>
            <w:proofErr w:type="spellEnd"/>
            <w:r>
              <w:rPr>
                <w:rFonts w:ascii="Calibri" w:eastAsia="Times New Roman" w:hAnsi="Calibri" w:cs="Calibri"/>
                <w:color w:val="1F2937"/>
                <w:sz w:val="18"/>
                <w:szCs w:val="18"/>
              </w:rPr>
              <w:t xml:space="preserve"> target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tersimpan untuk bulan aktif.</w:t>
            </w:r>
          </w:p>
        </w:tc>
      </w:tr>
      <w:tr w:rsidR="00A2085B" w14:paraId="566839D8"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E026A97"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RF-006</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DBFF7F9"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Threshold</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Alert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898F27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Tampilan peringatan pengeluaran.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E9B4F84"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P1</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7467E4E"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Given</w:t>
            </w:r>
            <w:r>
              <w:rPr>
                <w:rFonts w:ascii="Calibri" w:eastAsia="Times New Roman" w:hAnsi="Calibri" w:cs="Calibri"/>
                <w:color w:val="1F2937"/>
                <w:sz w:val="18"/>
                <w:szCs w:val="18"/>
              </w:rPr>
              <w:t xml:space="preserve"> akumulasi pengeluaran &gt;= 80%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w:t>
            </w:r>
            <w:proofErr w:type="spellStart"/>
            <w:r>
              <w:rPr>
                <w:rStyle w:val="Kuat"/>
                <w:rFonts w:ascii="Calibri" w:eastAsia="Times New Roman" w:hAnsi="Calibri" w:cs="Calibri"/>
                <w:color w:val="1F2937"/>
                <w:sz w:val="18"/>
                <w:szCs w:val="18"/>
              </w:rPr>
              <w:t>When</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user</w:t>
            </w:r>
            <w:proofErr w:type="spellEnd"/>
            <w:r>
              <w:rPr>
                <w:rFonts w:ascii="Calibri" w:eastAsia="Times New Roman" w:hAnsi="Calibri" w:cs="Calibri"/>
                <w:color w:val="1F2937"/>
                <w:sz w:val="18"/>
                <w:szCs w:val="18"/>
              </w:rPr>
              <w:t xml:space="preserve"> lihat </w:t>
            </w:r>
            <w:proofErr w:type="spellStart"/>
            <w:r>
              <w:rPr>
                <w:rFonts w:ascii="Calibri" w:eastAsia="Times New Roman" w:hAnsi="Calibri" w:cs="Calibri"/>
                <w:color w:val="1F2937"/>
                <w:sz w:val="18"/>
                <w:szCs w:val="18"/>
              </w:rPr>
              <w:t>dashboard</w:t>
            </w:r>
            <w:proofErr w:type="spellEnd"/>
            <w:r>
              <w:rPr>
                <w:rFonts w:ascii="Calibri" w:eastAsia="Times New Roman" w:hAnsi="Calibri" w:cs="Calibri"/>
                <w:color w:val="1F2937"/>
                <w:sz w:val="18"/>
                <w:szCs w:val="18"/>
              </w:rPr>
              <w:t xml:space="preserve"> </w:t>
            </w:r>
            <w:proofErr w:type="spellStart"/>
            <w:r>
              <w:rPr>
                <w:rStyle w:val="Kuat"/>
                <w:rFonts w:ascii="Calibri" w:eastAsia="Times New Roman" w:hAnsi="Calibri" w:cs="Calibri"/>
                <w:color w:val="1F2937"/>
                <w:sz w:val="18"/>
                <w:szCs w:val="18"/>
              </w:rPr>
              <w:t>Then</w:t>
            </w:r>
            <w:proofErr w:type="spellEnd"/>
            <w:r>
              <w:rPr>
                <w:rFonts w:ascii="Calibri" w:eastAsia="Times New Roman" w:hAnsi="Calibri" w:cs="Calibri"/>
                <w:color w:val="1F2937"/>
                <w:sz w:val="18"/>
                <w:szCs w:val="18"/>
              </w:rPr>
              <w:t xml:space="preserve"> ubah warna </w:t>
            </w:r>
            <w:proofErr w:type="spellStart"/>
            <w:r>
              <w:rPr>
                <w:rFonts w:ascii="Calibri" w:eastAsia="Times New Roman" w:hAnsi="Calibri" w:cs="Calibri"/>
                <w:color w:val="1F2937"/>
                <w:sz w:val="18"/>
                <w:szCs w:val="18"/>
              </w:rPr>
              <w:t>progress</w:t>
            </w:r>
            <w:proofErr w:type="spellEnd"/>
            <w:r>
              <w:rPr>
                <w:rFonts w:ascii="Calibri" w:eastAsia="Times New Roman" w:hAnsi="Calibri" w:cs="Calibri"/>
                <w:color w:val="1F2937"/>
                <w:sz w:val="18"/>
                <w:szCs w:val="18"/>
              </w:rPr>
              <w:t xml:space="preserve"> bar ke Oranye/Merah.</w:t>
            </w:r>
          </w:p>
        </w:tc>
      </w:tr>
      <w:tr w:rsidR="00A2085B" w14:paraId="1DAD0ED1"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780068E"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RF-007</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58875CB"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Create</w:t>
            </w:r>
            <w:proofErr w:type="spellEnd"/>
            <w:r>
              <w:rPr>
                <w:rFonts w:ascii="Calibri" w:eastAsia="Times New Roman" w:hAnsi="Calibri" w:cs="Calibri"/>
                <w:color w:val="1F2937"/>
                <w:sz w:val="18"/>
                <w:szCs w:val="18"/>
              </w:rPr>
              <w:t xml:space="preserve"> Financial </w:t>
            </w:r>
            <w:proofErr w:type="spellStart"/>
            <w:r>
              <w:rPr>
                <w:rFonts w:ascii="Calibri" w:eastAsia="Times New Roman" w:hAnsi="Calibri" w:cs="Calibri"/>
                <w:color w:val="1F2937"/>
                <w:sz w:val="18"/>
                <w:szCs w:val="18"/>
              </w:rPr>
              <w:t>Task</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F1B982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Tambah To-Do keuangan dengan/tanpa nominal.</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0A80A5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P1</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9A1C271"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Given</w:t>
            </w:r>
            <w:r>
              <w:rPr>
                <w:rFonts w:ascii="Calibri" w:eastAsia="Times New Roman" w:hAnsi="Calibri" w:cs="Calibri"/>
                <w:color w:val="1F2937"/>
                <w:sz w:val="18"/>
                <w:szCs w:val="18"/>
              </w:rPr>
              <w:t xml:space="preserve"> nama </w:t>
            </w:r>
            <w:proofErr w:type="spellStart"/>
            <w:r>
              <w:rPr>
                <w:rFonts w:ascii="Calibri" w:eastAsia="Times New Roman" w:hAnsi="Calibri" w:cs="Calibri"/>
                <w:color w:val="1F2937"/>
                <w:sz w:val="18"/>
                <w:szCs w:val="18"/>
              </w:rPr>
              <w:t>task</w:t>
            </w:r>
            <w:proofErr w:type="spellEnd"/>
            <w:r>
              <w:rPr>
                <w:rFonts w:ascii="Calibri" w:eastAsia="Times New Roman" w:hAnsi="Calibri" w:cs="Calibri"/>
                <w:color w:val="1F2937"/>
                <w:sz w:val="18"/>
                <w:szCs w:val="18"/>
              </w:rPr>
              <w:t xml:space="preserve"> + nominal + target </w:t>
            </w:r>
            <w:proofErr w:type="spellStart"/>
            <w:r>
              <w:rPr>
                <w:rFonts w:ascii="Calibri" w:eastAsia="Times New Roman" w:hAnsi="Calibri" w:cs="Calibri"/>
                <w:color w:val="1F2937"/>
                <w:sz w:val="18"/>
                <w:szCs w:val="18"/>
              </w:rPr>
              <w:t>date</w:t>
            </w:r>
            <w:proofErr w:type="spellEnd"/>
            <w:r>
              <w:rPr>
                <w:rFonts w:ascii="Calibri" w:eastAsia="Times New Roman" w:hAnsi="Calibri" w:cs="Calibri"/>
                <w:color w:val="1F2937"/>
                <w:sz w:val="18"/>
                <w:szCs w:val="18"/>
              </w:rPr>
              <w:t xml:space="preserve"> </w:t>
            </w:r>
            <w:proofErr w:type="spellStart"/>
            <w:r>
              <w:rPr>
                <w:rStyle w:val="Kuat"/>
                <w:rFonts w:ascii="Calibri" w:eastAsia="Times New Roman" w:hAnsi="Calibri" w:cs="Calibri"/>
                <w:color w:val="1F2937"/>
                <w:sz w:val="18"/>
                <w:szCs w:val="18"/>
              </w:rPr>
              <w:t>When</w:t>
            </w:r>
            <w:proofErr w:type="spellEnd"/>
            <w:r>
              <w:rPr>
                <w:rFonts w:ascii="Calibri" w:eastAsia="Times New Roman" w:hAnsi="Calibri" w:cs="Calibri"/>
                <w:color w:val="1F2937"/>
                <w:sz w:val="18"/>
                <w:szCs w:val="18"/>
              </w:rPr>
              <w:t xml:space="preserve"> simpan </w:t>
            </w:r>
            <w:proofErr w:type="spellStart"/>
            <w:r>
              <w:rPr>
                <w:rStyle w:val="Kuat"/>
                <w:rFonts w:ascii="Calibri" w:eastAsia="Times New Roman" w:hAnsi="Calibri" w:cs="Calibri"/>
                <w:color w:val="1F2937"/>
                <w:sz w:val="18"/>
                <w:szCs w:val="18"/>
              </w:rPr>
              <w:t>Then</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task</w:t>
            </w:r>
            <w:proofErr w:type="spellEnd"/>
            <w:r>
              <w:rPr>
                <w:rFonts w:ascii="Calibri" w:eastAsia="Times New Roman" w:hAnsi="Calibri" w:cs="Calibri"/>
                <w:color w:val="1F2937"/>
                <w:sz w:val="18"/>
                <w:szCs w:val="18"/>
              </w:rPr>
              <w:t xml:space="preserve"> muncul di daftar </w:t>
            </w:r>
            <w:proofErr w:type="spellStart"/>
            <w:r>
              <w:rPr>
                <w:rFonts w:ascii="Calibri" w:eastAsia="Times New Roman" w:hAnsi="Calibri" w:cs="Calibri"/>
                <w:color w:val="1F2937"/>
                <w:sz w:val="18"/>
                <w:szCs w:val="18"/>
              </w:rPr>
              <w:t>active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to-do</w:t>
            </w:r>
            <w:proofErr w:type="spellEnd"/>
            <w:r>
              <w:rPr>
                <w:rFonts w:ascii="Calibri" w:eastAsia="Times New Roman" w:hAnsi="Calibri" w:cs="Calibri"/>
                <w:color w:val="1F2937"/>
                <w:sz w:val="18"/>
                <w:szCs w:val="18"/>
              </w:rPr>
              <w:t>.</w:t>
            </w:r>
          </w:p>
        </w:tc>
      </w:tr>
      <w:tr w:rsidR="00A2085B" w14:paraId="2336252A"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31E3062"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RF-008</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832EBE2"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Complete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Task</w:t>
            </w:r>
            <w:proofErr w:type="spellEnd"/>
            <w:r>
              <w:rPr>
                <w:rFonts w:ascii="Calibri" w:eastAsia="Times New Roman" w:hAnsi="Calibri" w:cs="Calibri"/>
                <w:color w:val="1F2937"/>
                <w:sz w:val="18"/>
                <w:szCs w:val="18"/>
              </w:rPr>
              <w:t xml:space="preserve"> Auto-Log</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48FED2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Selesaikan </w:t>
            </w:r>
            <w:proofErr w:type="spellStart"/>
            <w:r>
              <w:rPr>
                <w:rFonts w:ascii="Calibri" w:eastAsia="Times New Roman" w:hAnsi="Calibri" w:cs="Calibri"/>
                <w:color w:val="1F2937"/>
                <w:sz w:val="18"/>
                <w:szCs w:val="18"/>
              </w:rPr>
              <w:t>task</w:t>
            </w:r>
            <w:proofErr w:type="spellEnd"/>
            <w:r>
              <w:rPr>
                <w:rFonts w:ascii="Calibri" w:eastAsia="Times New Roman" w:hAnsi="Calibri" w:cs="Calibri"/>
                <w:color w:val="1F2937"/>
                <w:sz w:val="18"/>
                <w:szCs w:val="18"/>
              </w:rPr>
              <w:t xml:space="preserve"> &amp; konversi ke transaksi.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088F56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P1</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13AAE1B"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Given</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task</w:t>
            </w:r>
            <w:proofErr w:type="spellEnd"/>
            <w:r>
              <w:rPr>
                <w:rFonts w:ascii="Calibri" w:eastAsia="Times New Roman" w:hAnsi="Calibri" w:cs="Calibri"/>
                <w:color w:val="1F2937"/>
                <w:sz w:val="18"/>
                <w:szCs w:val="18"/>
              </w:rPr>
              <w:t xml:space="preserve"> dengan nominal </w:t>
            </w:r>
            <w:proofErr w:type="spellStart"/>
            <w:r>
              <w:rPr>
                <w:rFonts w:ascii="Calibri" w:eastAsia="Times New Roman" w:hAnsi="Calibri" w:cs="Calibri"/>
                <w:color w:val="1F2937"/>
                <w:sz w:val="18"/>
                <w:szCs w:val="18"/>
              </w:rPr>
              <w:t>checked</w:t>
            </w:r>
            <w:proofErr w:type="spellEnd"/>
            <w:r>
              <w:rPr>
                <w:rFonts w:ascii="Calibri" w:eastAsia="Times New Roman" w:hAnsi="Calibri" w:cs="Calibri"/>
                <w:color w:val="1F2937"/>
                <w:sz w:val="18"/>
                <w:szCs w:val="18"/>
              </w:rPr>
              <w:t xml:space="preserve"> sebagai </w:t>
            </w:r>
            <w:proofErr w:type="spellStart"/>
            <w:r>
              <w:rPr>
                <w:rFonts w:ascii="Calibri" w:eastAsia="Times New Roman" w:hAnsi="Calibri" w:cs="Calibri"/>
                <w:color w:val="1F2937"/>
                <w:sz w:val="18"/>
                <w:szCs w:val="18"/>
              </w:rPr>
              <w:t>done</w:t>
            </w:r>
            <w:proofErr w:type="spellEnd"/>
            <w:r>
              <w:rPr>
                <w:rFonts w:ascii="Calibri" w:eastAsia="Times New Roman" w:hAnsi="Calibri" w:cs="Calibri"/>
                <w:color w:val="1F2937"/>
                <w:sz w:val="18"/>
                <w:szCs w:val="18"/>
              </w:rPr>
              <w:t xml:space="preserve"> </w:t>
            </w:r>
            <w:proofErr w:type="spellStart"/>
            <w:r>
              <w:rPr>
                <w:rStyle w:val="Kuat"/>
                <w:rFonts w:ascii="Calibri" w:eastAsia="Times New Roman" w:hAnsi="Calibri" w:cs="Calibri"/>
                <w:color w:val="1F2937"/>
                <w:sz w:val="18"/>
                <w:szCs w:val="18"/>
              </w:rPr>
              <w:t>When</w:t>
            </w:r>
            <w:proofErr w:type="spellEnd"/>
            <w:r>
              <w:rPr>
                <w:rFonts w:ascii="Calibri" w:eastAsia="Times New Roman" w:hAnsi="Calibri" w:cs="Calibri"/>
                <w:color w:val="1F2937"/>
                <w:sz w:val="18"/>
                <w:szCs w:val="18"/>
              </w:rPr>
              <w:t xml:space="preserve"> opsi auto-log aktif </w:t>
            </w:r>
            <w:proofErr w:type="spellStart"/>
            <w:r>
              <w:rPr>
                <w:rStyle w:val="Kuat"/>
                <w:rFonts w:ascii="Calibri" w:eastAsia="Times New Roman" w:hAnsi="Calibri" w:cs="Calibri"/>
                <w:color w:val="1F2937"/>
                <w:sz w:val="18"/>
                <w:szCs w:val="18"/>
              </w:rPr>
              <w:t>Then</w:t>
            </w:r>
            <w:proofErr w:type="spellEnd"/>
            <w:r>
              <w:rPr>
                <w:rFonts w:ascii="Calibri" w:eastAsia="Times New Roman" w:hAnsi="Calibri" w:cs="Calibri"/>
                <w:color w:val="1F2937"/>
                <w:sz w:val="18"/>
                <w:szCs w:val="18"/>
              </w:rPr>
              <w:t xml:space="preserve"> buat transaksi pengeluaran baru otomatis.</w:t>
            </w:r>
          </w:p>
        </w:tc>
      </w:tr>
    </w:tbl>
    <w:p w14:paraId="6F3C908D"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4D4C5044">
          <v:rect id="_x0000_i1049" style="width:0;height:1.5pt" o:hralign="center" o:hrstd="t" o:hr="t" fillcolor="#a0a0a0" stroked="f"/>
        </w:pict>
      </w:r>
    </w:p>
    <w:p w14:paraId="01825854" w14:textId="77777777" w:rsidR="00BC46F0" w:rsidRDefault="00BC46F0">
      <w:pPr>
        <w:pStyle w:val="Judul2"/>
        <w:rPr>
          <w:rFonts w:ascii="Calibri" w:eastAsia="Times New Roman" w:hAnsi="Calibri" w:cs="Calibri"/>
        </w:rPr>
      </w:pPr>
      <w:r>
        <w:rPr>
          <w:rFonts w:ascii="Calibri" w:eastAsia="Times New Roman" w:hAnsi="Calibri" w:cs="Calibri"/>
        </w:rPr>
        <w:t>9. Persyaratan Non-Fungsional</w:t>
      </w:r>
    </w:p>
    <w:tbl>
      <w:tblPr>
        <w:tblW w:w="5000" w:type="pct"/>
        <w:tblCellMar>
          <w:top w:w="15" w:type="dxa"/>
          <w:left w:w="15" w:type="dxa"/>
          <w:bottom w:w="15" w:type="dxa"/>
          <w:right w:w="15" w:type="dxa"/>
        </w:tblCellMar>
        <w:tblLook w:val="04A0" w:firstRow="1" w:lastRow="0" w:firstColumn="1" w:lastColumn="0" w:noHBand="0" w:noVBand="1"/>
      </w:tblPr>
      <w:tblGrid>
        <w:gridCol w:w="728"/>
        <w:gridCol w:w="1412"/>
        <w:gridCol w:w="6870"/>
      </w:tblGrid>
      <w:tr w:rsidR="00A2085B" w14:paraId="48D51441"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0833F99"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RNF-ID</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62B8316"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Kategori</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E50B24E"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Target Terukur</w:t>
            </w:r>
          </w:p>
        </w:tc>
      </w:tr>
      <w:tr w:rsidR="00A2085B" w14:paraId="2ADB9F3F"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176EB1D"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RNF-001</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A2687C9"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Performance</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333F21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Halaman utama terbuka &lt; 2 detik pada koneksi 4G dengan skala puluhan pengguna aktif.</w:t>
            </w:r>
          </w:p>
        </w:tc>
      </w:tr>
      <w:tr w:rsidR="00A2085B" w14:paraId="2F81770E"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678F899"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RNF-002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9E5CEB7"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t>Concurrency</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03800B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Nyaman untuk 50–100 pengguna aktif bersamaan (skala tugas/kampus) di </w:t>
            </w:r>
            <w:proofErr w:type="spellStart"/>
            <w:r>
              <w:rPr>
                <w:rFonts w:ascii="Calibri" w:eastAsia="Times New Roman" w:hAnsi="Calibri" w:cs="Calibri"/>
                <w:color w:val="1F2937"/>
                <w:sz w:val="18"/>
                <w:szCs w:val="18"/>
              </w:rPr>
              <w:t>hosting</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shared</w:t>
            </w:r>
            <w:proofErr w:type="spellEnd"/>
            <w:r>
              <w:rPr>
                <w:rFonts w:ascii="Calibri" w:eastAsia="Times New Roman" w:hAnsi="Calibri" w:cs="Calibri"/>
                <w:color w:val="1F2937"/>
                <w:sz w:val="18"/>
                <w:szCs w:val="18"/>
              </w:rPr>
              <w:t>/</w:t>
            </w:r>
            <w:proofErr w:type="spellStart"/>
            <w:r>
              <w:rPr>
                <w:rFonts w:ascii="Calibri" w:eastAsia="Times New Roman" w:hAnsi="Calibri" w:cs="Calibri"/>
                <w:color w:val="1F2937"/>
                <w:sz w:val="18"/>
                <w:szCs w:val="18"/>
              </w:rPr>
              <w:t>cloud</w:t>
            </w:r>
            <w:proofErr w:type="spellEnd"/>
            <w:r>
              <w:rPr>
                <w:rFonts w:ascii="Calibri" w:eastAsia="Times New Roman" w:hAnsi="Calibri" w:cs="Calibri"/>
                <w:color w:val="1F2937"/>
                <w:sz w:val="18"/>
                <w:szCs w:val="18"/>
              </w:rPr>
              <w:t xml:space="preserve"> biasa.</w:t>
            </w:r>
          </w:p>
        </w:tc>
      </w:tr>
      <w:tr w:rsidR="00A2085B" w14:paraId="7B6ED7C0"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4C11BA5"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RNF-003</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F4E4E53"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t>Page</w:t>
            </w:r>
            <w:proofErr w:type="spellEnd"/>
            <w:r>
              <w:rPr>
                <w:rStyle w:val="Kuat"/>
                <w:rFonts w:ascii="Calibri" w:eastAsia="Times New Roman" w:hAnsi="Calibri" w:cs="Calibri"/>
                <w:color w:val="1F2937"/>
                <w:sz w:val="18"/>
                <w:szCs w:val="18"/>
              </w:rPr>
              <w:t xml:space="preserve"> </w:t>
            </w:r>
            <w:proofErr w:type="spellStart"/>
            <w:r>
              <w:rPr>
                <w:rStyle w:val="Kuat"/>
                <w:rFonts w:ascii="Calibri" w:eastAsia="Times New Roman" w:hAnsi="Calibri" w:cs="Calibri"/>
                <w:color w:val="1F2937"/>
                <w:sz w:val="18"/>
                <w:szCs w:val="18"/>
              </w:rPr>
              <w:t>Load</w:t>
            </w:r>
            <w:proofErr w:type="spellEnd"/>
            <w:r>
              <w:rPr>
                <w:rStyle w:val="Kuat"/>
                <w:rFonts w:ascii="Calibri" w:eastAsia="Times New Roman" w:hAnsi="Calibri" w:cs="Calibri"/>
                <w:color w:val="1F2937"/>
                <w:sz w:val="18"/>
                <w:szCs w:val="18"/>
              </w:rPr>
              <w:t xml:space="preserve"> </w:t>
            </w:r>
            <w:proofErr w:type="spellStart"/>
            <w:r>
              <w:rPr>
                <w:rStyle w:val="Kuat"/>
                <w:rFonts w:ascii="Calibri" w:eastAsia="Times New Roman" w:hAnsi="Calibri" w:cs="Calibri"/>
                <w:color w:val="1F2937"/>
                <w:sz w:val="18"/>
                <w:szCs w:val="18"/>
              </w:rPr>
              <w:t>Speed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A1FA7A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First </w:t>
            </w:r>
            <w:proofErr w:type="spellStart"/>
            <w:r>
              <w:rPr>
                <w:rFonts w:ascii="Calibri" w:eastAsia="Times New Roman" w:hAnsi="Calibri" w:cs="Calibri"/>
                <w:color w:val="1F2937"/>
                <w:sz w:val="18"/>
                <w:szCs w:val="18"/>
              </w:rPr>
              <w:t>Contentful</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Paint</w:t>
            </w:r>
            <w:proofErr w:type="spellEnd"/>
            <w:r>
              <w:rPr>
                <w:rFonts w:ascii="Calibri" w:eastAsia="Times New Roman" w:hAnsi="Calibri" w:cs="Calibri"/>
                <w:color w:val="1F2937"/>
                <w:sz w:val="18"/>
                <w:szCs w:val="18"/>
              </w:rPr>
              <w:t xml:space="preserve"> (FCP) &lt; 1.2 detik, </w:t>
            </w:r>
            <w:proofErr w:type="spellStart"/>
            <w:r>
              <w:rPr>
                <w:rFonts w:ascii="Calibri" w:eastAsia="Times New Roman" w:hAnsi="Calibri" w:cs="Calibri"/>
                <w:color w:val="1F2937"/>
                <w:sz w:val="18"/>
                <w:szCs w:val="18"/>
              </w:rPr>
              <w:t>Largest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Contentful</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Paint</w:t>
            </w:r>
            <w:proofErr w:type="spellEnd"/>
            <w:r>
              <w:rPr>
                <w:rFonts w:ascii="Calibri" w:eastAsia="Times New Roman" w:hAnsi="Calibri" w:cs="Calibri"/>
                <w:color w:val="1F2937"/>
                <w:sz w:val="18"/>
                <w:szCs w:val="18"/>
              </w:rPr>
              <w:t xml:space="preserve"> (LCP) &lt; 2.5 detik pada jaringan 4G.</w:t>
            </w:r>
          </w:p>
        </w:tc>
      </w:tr>
      <w:tr w:rsidR="00A2085B" w14:paraId="79CAAD7F"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657E226"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RNF-004</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48BC051"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t>Availability</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05DCE94"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Aplikasi </w:t>
            </w:r>
            <w:proofErr w:type="spellStart"/>
            <w:r>
              <w:rPr>
                <w:rFonts w:ascii="Calibri" w:eastAsia="Times New Roman" w:hAnsi="Calibri" w:cs="Calibri"/>
                <w:color w:val="1F2937"/>
                <w:sz w:val="18"/>
                <w:szCs w:val="18"/>
              </w:rPr>
              <w:t>reachable</w:t>
            </w:r>
            <w:proofErr w:type="spellEnd"/>
            <w:r>
              <w:rPr>
                <w:rFonts w:ascii="Calibri" w:eastAsia="Times New Roman" w:hAnsi="Calibri" w:cs="Calibri"/>
                <w:color w:val="1F2937"/>
                <w:sz w:val="18"/>
                <w:szCs w:val="18"/>
              </w:rPr>
              <w:t xml:space="preserve"> selama masa uji &amp; demo; mengikuti SLA </w:t>
            </w:r>
            <w:proofErr w:type="spellStart"/>
            <w:r>
              <w:rPr>
                <w:rFonts w:ascii="Calibri" w:eastAsia="Times New Roman" w:hAnsi="Calibri" w:cs="Calibri"/>
                <w:color w:val="1F2937"/>
                <w:sz w:val="18"/>
                <w:szCs w:val="18"/>
              </w:rPr>
              <w:t>hosting</w:t>
            </w:r>
            <w:proofErr w:type="spellEnd"/>
            <w:r>
              <w:rPr>
                <w:rFonts w:ascii="Calibri" w:eastAsia="Times New Roman" w:hAnsi="Calibri" w:cs="Calibri"/>
                <w:color w:val="1F2937"/>
                <w:sz w:val="18"/>
                <w:szCs w:val="18"/>
              </w:rPr>
              <w:t xml:space="preserve"> yang dipakai.</w:t>
            </w:r>
          </w:p>
        </w:tc>
      </w:tr>
      <w:tr w:rsidR="00A2085B" w14:paraId="17A35C38"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F6EE801"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lastRenderedPageBreak/>
              <w:t>RNF-005</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CC76CC5"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t>Security</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9A48586"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Password</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hashing</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bcrypt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library</w:t>
            </w:r>
            <w:proofErr w:type="spellEnd"/>
            <w:r>
              <w:rPr>
                <w:rFonts w:ascii="Calibri" w:eastAsia="Times New Roman" w:hAnsi="Calibri" w:cs="Calibri"/>
                <w:color w:val="1F2937"/>
                <w:sz w:val="18"/>
                <w:szCs w:val="18"/>
              </w:rPr>
              <w:t xml:space="preserve"> </w:t>
            </w:r>
            <w:proofErr w:type="spellStart"/>
            <w:r>
              <w:rPr>
                <w:rStyle w:val="KodeHTML"/>
                <w:color w:val="1F2937"/>
              </w:rPr>
              <w:t>bcrypt</w:t>
            </w:r>
            <w:proofErr w:type="spellEnd"/>
            <w:r>
              <w:rPr>
                <w:rFonts w:ascii="Calibri" w:eastAsia="Times New Roman" w:hAnsi="Calibri" w:cs="Calibri"/>
                <w:color w:val="1F2937"/>
                <w:sz w:val="18"/>
                <w:szCs w:val="18"/>
              </w:rPr>
              <w:t xml:space="preserve"> di Node.js). Semua </w:t>
            </w:r>
            <w:proofErr w:type="spellStart"/>
            <w:r>
              <w:rPr>
                <w:rFonts w:ascii="Calibri" w:eastAsia="Times New Roman" w:hAnsi="Calibri" w:cs="Calibri"/>
                <w:color w:val="1F2937"/>
                <w:sz w:val="18"/>
                <w:szCs w:val="18"/>
              </w:rPr>
              <w:t>traffic</w:t>
            </w:r>
            <w:proofErr w:type="spellEnd"/>
            <w:r>
              <w:rPr>
                <w:rFonts w:ascii="Calibri" w:eastAsia="Times New Roman" w:hAnsi="Calibri" w:cs="Calibri"/>
                <w:color w:val="1F2937"/>
                <w:sz w:val="18"/>
                <w:szCs w:val="18"/>
              </w:rPr>
              <w:t xml:space="preserve"> HTTPS. Sesi </w:t>
            </w:r>
            <w:proofErr w:type="spellStart"/>
            <w:r>
              <w:rPr>
                <w:rFonts w:ascii="Calibri" w:eastAsia="Times New Roman" w:hAnsi="Calibri" w:cs="Calibri"/>
                <w:color w:val="1F2937"/>
                <w:sz w:val="18"/>
                <w:szCs w:val="18"/>
              </w:rPr>
              <w:t>login</w:t>
            </w:r>
            <w:proofErr w:type="spellEnd"/>
            <w:r>
              <w:rPr>
                <w:rFonts w:ascii="Calibri" w:eastAsia="Times New Roman" w:hAnsi="Calibri" w:cs="Calibri"/>
                <w:color w:val="1F2937"/>
                <w:sz w:val="18"/>
                <w:szCs w:val="18"/>
              </w:rPr>
              <w:t xml:space="preserve"> via JWT dalam </w:t>
            </w:r>
            <w:proofErr w:type="spellStart"/>
            <w:r>
              <w:rPr>
                <w:rFonts w:ascii="Calibri" w:eastAsia="Times New Roman" w:hAnsi="Calibri" w:cs="Calibri"/>
                <w:color w:val="1F2937"/>
                <w:sz w:val="18"/>
                <w:szCs w:val="18"/>
              </w:rPr>
              <w:t>cookie</w:t>
            </w:r>
            <w:proofErr w:type="spellEnd"/>
            <w:r>
              <w:rPr>
                <w:rFonts w:ascii="Calibri" w:eastAsia="Times New Roman" w:hAnsi="Calibri" w:cs="Calibri"/>
                <w:color w:val="1F2937"/>
                <w:sz w:val="18"/>
                <w:szCs w:val="18"/>
              </w:rPr>
              <w:t xml:space="preserve"> </w:t>
            </w:r>
            <w:proofErr w:type="spellStart"/>
            <w:r>
              <w:rPr>
                <w:rStyle w:val="KodeHTML"/>
                <w:color w:val="1F2937"/>
              </w:rPr>
              <w:t>HttpOnly</w:t>
            </w:r>
            <w:proofErr w:type="spellEnd"/>
            <w:r>
              <w:rPr>
                <w:rFonts w:ascii="Calibri" w:eastAsia="Times New Roman" w:hAnsi="Calibri" w:cs="Calibri"/>
                <w:color w:val="1F2937"/>
                <w:sz w:val="18"/>
                <w:szCs w:val="18"/>
              </w:rPr>
              <w:t>.</w:t>
            </w:r>
          </w:p>
        </w:tc>
      </w:tr>
      <w:tr w:rsidR="00A2085B" w14:paraId="30EBE39B"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1159174"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RNF-006</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37A096C"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t>Compatibility</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BC85ED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Responsif penuh pada </w:t>
            </w:r>
            <w:proofErr w:type="spellStart"/>
            <w:r>
              <w:rPr>
                <w:rFonts w:ascii="Calibri" w:eastAsia="Times New Roman" w:hAnsi="Calibri" w:cs="Calibri"/>
                <w:color w:val="1F2937"/>
                <w:sz w:val="18"/>
                <w:szCs w:val="18"/>
              </w:rPr>
              <w:t>viewport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width</w:t>
            </w:r>
            <w:proofErr w:type="spellEnd"/>
            <w:r>
              <w:rPr>
                <w:rFonts w:ascii="Calibri" w:eastAsia="Times New Roman" w:hAnsi="Calibri" w:cs="Calibri"/>
                <w:color w:val="1F2937"/>
                <w:sz w:val="18"/>
                <w:szCs w:val="18"/>
              </w:rPr>
              <w:t xml:space="preserve"> 320px (Mobile) hingga 1920px (Desktop </w:t>
            </w:r>
            <w:proofErr w:type="spellStart"/>
            <w:r>
              <w:rPr>
                <w:rFonts w:ascii="Calibri" w:eastAsia="Times New Roman" w:hAnsi="Calibri" w:cs="Calibri"/>
                <w:color w:val="1F2937"/>
                <w:sz w:val="18"/>
                <w:szCs w:val="18"/>
              </w:rPr>
              <w:t>Chrome</w:t>
            </w:r>
            <w:proofErr w:type="spellEnd"/>
            <w:r>
              <w:rPr>
                <w:rFonts w:ascii="Calibri" w:eastAsia="Times New Roman" w:hAnsi="Calibri" w:cs="Calibri"/>
                <w:color w:val="1F2937"/>
                <w:sz w:val="18"/>
                <w:szCs w:val="18"/>
              </w:rPr>
              <w:t xml:space="preserve">, Safari, Firefox, </w:t>
            </w:r>
            <w:proofErr w:type="spellStart"/>
            <w:r>
              <w:rPr>
                <w:rFonts w:ascii="Calibri" w:eastAsia="Times New Roman" w:hAnsi="Calibri" w:cs="Calibri"/>
                <w:color w:val="1F2937"/>
                <w:sz w:val="18"/>
                <w:szCs w:val="18"/>
              </w:rPr>
              <w:t>Edge</w:t>
            </w:r>
            <w:proofErr w:type="spellEnd"/>
            <w:r>
              <w:rPr>
                <w:rFonts w:ascii="Calibri" w:eastAsia="Times New Roman" w:hAnsi="Calibri" w:cs="Calibri"/>
                <w:color w:val="1F2937"/>
                <w:sz w:val="18"/>
                <w:szCs w:val="18"/>
              </w:rPr>
              <w:t xml:space="preserve">) via </w:t>
            </w:r>
            <w:proofErr w:type="spellStart"/>
            <w:r>
              <w:rPr>
                <w:rFonts w:ascii="Calibri" w:eastAsia="Times New Roman" w:hAnsi="Calibri" w:cs="Calibri"/>
                <w:color w:val="1F2937"/>
                <w:sz w:val="18"/>
                <w:szCs w:val="18"/>
              </w:rPr>
              <w:t>React</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Tailwind</w:t>
            </w:r>
            <w:proofErr w:type="spellEnd"/>
            <w:r>
              <w:rPr>
                <w:rFonts w:ascii="Calibri" w:eastAsia="Times New Roman" w:hAnsi="Calibri" w:cs="Calibri"/>
                <w:color w:val="1F2937"/>
                <w:sz w:val="18"/>
                <w:szCs w:val="18"/>
              </w:rPr>
              <w:t xml:space="preserve"> CSS.</w:t>
            </w:r>
          </w:p>
        </w:tc>
      </w:tr>
      <w:tr w:rsidR="00A2085B" w14:paraId="2C86BBA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487884C"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RNF-007</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E84C764"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t>Backup</w:t>
            </w:r>
            <w:proofErr w:type="spellEnd"/>
            <w:r>
              <w:rPr>
                <w:rStyle w:val="Kuat"/>
                <w:rFonts w:ascii="Calibri" w:eastAsia="Times New Roman" w:hAnsi="Calibri" w:cs="Calibri"/>
                <w:color w:val="1F2937"/>
                <w:sz w:val="18"/>
                <w:szCs w:val="18"/>
              </w:rPr>
              <w:t xml:space="preserve"> &amp; </w:t>
            </w:r>
            <w:proofErr w:type="spellStart"/>
            <w:r>
              <w:rPr>
                <w:rStyle w:val="Kuat"/>
                <w:rFonts w:ascii="Calibri" w:eastAsia="Times New Roman" w:hAnsi="Calibri" w:cs="Calibri"/>
                <w:color w:val="1F2937"/>
                <w:sz w:val="18"/>
                <w:szCs w:val="18"/>
              </w:rPr>
              <w:t>Restore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6E223DE"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Export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dump</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database</w:t>
            </w:r>
            <w:proofErr w:type="spellEnd"/>
            <w:r>
              <w:rPr>
                <w:rFonts w:ascii="Calibri" w:eastAsia="Times New Roman" w:hAnsi="Calibri" w:cs="Calibri"/>
                <w:color w:val="1F2937"/>
                <w:sz w:val="18"/>
                <w:szCs w:val="18"/>
              </w:rPr>
              <w:t xml:space="preserve"> harian (</w:t>
            </w:r>
            <w:proofErr w:type="spellStart"/>
            <w:r>
              <w:rPr>
                <w:rStyle w:val="KodeHTML"/>
                <w:color w:val="1F2937"/>
              </w:rPr>
              <w:t>mysqldump</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phpMyAdmin</w:t>
            </w:r>
            <w:proofErr w:type="spellEnd"/>
            <w:r>
              <w:rPr>
                <w:rFonts w:ascii="Calibri" w:eastAsia="Times New Roman" w:hAnsi="Calibri" w:cs="Calibri"/>
                <w:color w:val="1F2937"/>
                <w:sz w:val="18"/>
                <w:szCs w:val="18"/>
              </w:rPr>
              <w:t xml:space="preserve">), disimpan di luar server (Google </w:t>
            </w:r>
            <w:proofErr w:type="spellStart"/>
            <w:r>
              <w:rPr>
                <w:rFonts w:ascii="Calibri" w:eastAsia="Times New Roman" w:hAnsi="Calibri" w:cs="Calibri"/>
                <w:color w:val="1F2937"/>
                <w:sz w:val="18"/>
                <w:szCs w:val="18"/>
              </w:rPr>
              <w:t>Drive</w:t>
            </w:r>
            <w:proofErr w:type="spellEnd"/>
            <w:r>
              <w:rPr>
                <w:rFonts w:ascii="Calibri" w:eastAsia="Times New Roman" w:hAnsi="Calibri" w:cs="Calibri"/>
                <w:color w:val="1F2937"/>
                <w:sz w:val="18"/>
                <w:szCs w:val="18"/>
              </w:rPr>
              <w:t>). Retensi 4 minggu.</w:t>
            </w:r>
          </w:p>
        </w:tc>
      </w:tr>
      <w:tr w:rsidR="00A2085B" w14:paraId="71ABA68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7D93AB3"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RNF-008</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3ADC0BD"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t>Disaster</w:t>
            </w:r>
            <w:proofErr w:type="spellEnd"/>
            <w:r>
              <w:rPr>
                <w:rStyle w:val="Kuat"/>
                <w:rFonts w:ascii="Calibri" w:eastAsia="Times New Roman" w:hAnsi="Calibri" w:cs="Calibri"/>
                <w:color w:val="1F2937"/>
                <w:sz w:val="18"/>
                <w:szCs w:val="18"/>
              </w:rPr>
              <w:t xml:space="preserve"> </w:t>
            </w:r>
            <w:proofErr w:type="spellStart"/>
            <w:r>
              <w:rPr>
                <w:rStyle w:val="Kuat"/>
                <w:rFonts w:ascii="Calibri" w:eastAsia="Times New Roman" w:hAnsi="Calibri" w:cs="Calibri"/>
                <w:color w:val="1F2937"/>
                <w:sz w:val="18"/>
                <w:szCs w:val="18"/>
              </w:rPr>
              <w:t>Recovery</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BC7F916"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RPO ≤ 24 jam</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backup</w:t>
            </w:r>
            <w:proofErr w:type="spellEnd"/>
            <w:r>
              <w:rPr>
                <w:rFonts w:ascii="Calibri" w:eastAsia="Times New Roman" w:hAnsi="Calibri" w:cs="Calibri"/>
                <w:color w:val="1F2937"/>
                <w:sz w:val="18"/>
                <w:szCs w:val="18"/>
              </w:rPr>
              <w:t xml:space="preserve"> harian), </w:t>
            </w:r>
            <w:r>
              <w:rPr>
                <w:rStyle w:val="Kuat"/>
                <w:rFonts w:ascii="Calibri" w:eastAsia="Times New Roman" w:hAnsi="Calibri" w:cs="Calibri"/>
                <w:color w:val="1F2937"/>
                <w:sz w:val="18"/>
                <w:szCs w:val="18"/>
              </w:rPr>
              <w:t>RTO ≤ 4 jam</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deploy</w:t>
            </w:r>
            <w:proofErr w:type="spellEnd"/>
            <w:r>
              <w:rPr>
                <w:rFonts w:ascii="Calibri" w:eastAsia="Times New Roman" w:hAnsi="Calibri" w:cs="Calibri"/>
                <w:color w:val="1F2937"/>
                <w:sz w:val="18"/>
                <w:szCs w:val="18"/>
              </w:rPr>
              <w:t xml:space="preserve"> ulang + </w:t>
            </w:r>
            <w:proofErr w:type="spellStart"/>
            <w:r>
              <w:rPr>
                <w:rFonts w:ascii="Calibri" w:eastAsia="Times New Roman" w:hAnsi="Calibri" w:cs="Calibri"/>
                <w:color w:val="1F2937"/>
                <w:sz w:val="18"/>
                <w:szCs w:val="18"/>
              </w:rPr>
              <w:t>restore</w:t>
            </w:r>
            <w:proofErr w:type="spellEnd"/>
            <w:r>
              <w:rPr>
                <w:rFonts w:ascii="Calibri" w:eastAsia="Times New Roman" w:hAnsi="Calibri" w:cs="Calibri"/>
                <w:color w:val="1F2937"/>
                <w:sz w:val="18"/>
                <w:szCs w:val="18"/>
              </w:rPr>
              <w:t xml:space="preserve"> via </w:t>
            </w:r>
            <w:proofErr w:type="spellStart"/>
            <w:r>
              <w:rPr>
                <w:rFonts w:ascii="Calibri" w:eastAsia="Times New Roman" w:hAnsi="Calibri" w:cs="Calibri"/>
                <w:color w:val="1F2937"/>
                <w:sz w:val="18"/>
                <w:szCs w:val="18"/>
              </w:rPr>
              <w:t>phpMyAdmin</w:t>
            </w:r>
            <w:proofErr w:type="spellEnd"/>
            <w:r>
              <w:rPr>
                <w:rFonts w:ascii="Calibri" w:eastAsia="Times New Roman" w:hAnsi="Calibri" w:cs="Calibri"/>
                <w:color w:val="1F2937"/>
                <w:sz w:val="18"/>
                <w:szCs w:val="18"/>
              </w:rPr>
              <w:t>/</w:t>
            </w:r>
            <w:proofErr w:type="spellStart"/>
            <w:r>
              <w:rPr>
                <w:rFonts w:ascii="Calibri" w:eastAsia="Times New Roman" w:hAnsi="Calibri" w:cs="Calibri"/>
                <w:color w:val="1F2937"/>
                <w:sz w:val="18"/>
                <w:szCs w:val="18"/>
              </w:rPr>
              <w:t>mysql</w:t>
            </w:r>
            <w:proofErr w:type="spellEnd"/>
            <w:r>
              <w:rPr>
                <w:rFonts w:ascii="Calibri" w:eastAsia="Times New Roman" w:hAnsi="Calibri" w:cs="Calibri"/>
                <w:color w:val="1F2937"/>
                <w:sz w:val="18"/>
                <w:szCs w:val="18"/>
              </w:rPr>
              <w:t>). Detail kebijakan: Bagian 33.</w:t>
            </w:r>
          </w:p>
        </w:tc>
      </w:tr>
    </w:tbl>
    <w:p w14:paraId="61201AF3"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03B02C9B">
          <v:rect id="_x0000_i1050" style="width:0;height:1.5pt" o:hralign="center" o:hrstd="t" o:hr="t" fillcolor="#a0a0a0" stroked="f"/>
        </w:pict>
      </w:r>
    </w:p>
    <w:p w14:paraId="27B6C601" w14:textId="77777777" w:rsidR="00BC46F0" w:rsidRDefault="00BC46F0">
      <w:pPr>
        <w:pStyle w:val="Judul2"/>
        <w:rPr>
          <w:rFonts w:ascii="Calibri" w:eastAsia="Times New Roman" w:hAnsi="Calibri" w:cs="Calibri"/>
        </w:rPr>
      </w:pPr>
      <w:r>
        <w:rPr>
          <w:rFonts w:ascii="Calibri" w:eastAsia="Times New Roman" w:hAnsi="Calibri" w:cs="Calibri"/>
        </w:rPr>
        <w:t xml:space="preserve">10. Data Model / ERD &amp; Data </w:t>
      </w:r>
      <w:proofErr w:type="spellStart"/>
      <w:r>
        <w:rPr>
          <w:rFonts w:ascii="Calibri" w:eastAsia="Times New Roman" w:hAnsi="Calibri" w:cs="Calibri"/>
        </w:rPr>
        <w:t>Migration</w:t>
      </w:r>
      <w:proofErr w:type="spellEnd"/>
    </w:p>
    <w:p w14:paraId="29D6D328" w14:textId="77777777" w:rsidR="00BC46F0" w:rsidRDefault="00BC46F0">
      <w:pPr>
        <w:pStyle w:val="Judul3"/>
        <w:rPr>
          <w:rFonts w:ascii="Calibri" w:eastAsia="Times New Roman" w:hAnsi="Calibri" w:cs="Calibri"/>
        </w:rPr>
      </w:pPr>
      <w:r>
        <w:rPr>
          <w:rFonts w:ascii="Calibri" w:eastAsia="Times New Roman" w:hAnsi="Calibri" w:cs="Calibri"/>
        </w:rPr>
        <w:t xml:space="preserve">10.1 ERD Final &amp; </w:t>
      </w:r>
      <w:proofErr w:type="spellStart"/>
      <w:r>
        <w:rPr>
          <w:rFonts w:ascii="Calibri" w:eastAsia="Times New Roman" w:hAnsi="Calibri" w:cs="Calibri"/>
        </w:rPr>
        <w:t>Kardinalitas</w:t>
      </w:r>
      <w:proofErr w:type="spellEnd"/>
    </w:p>
    <w:p w14:paraId="316F6140"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FINTRACK menggunakan </w:t>
      </w:r>
      <w:r>
        <w:rPr>
          <w:rStyle w:val="Kuat"/>
          <w:rFonts w:ascii="Calibri" w:hAnsi="Calibri" w:cs="Calibri"/>
          <w:color w:val="1F2937"/>
          <w:sz w:val="21"/>
          <w:szCs w:val="21"/>
        </w:rPr>
        <w:t>5 tabel utama</w:t>
      </w:r>
      <w:r>
        <w:rPr>
          <w:rFonts w:ascii="Calibri" w:hAnsi="Calibri" w:cs="Calibri"/>
          <w:color w:val="1F2937"/>
          <w:sz w:val="21"/>
          <w:szCs w:val="21"/>
        </w:rPr>
        <w:t xml:space="preserve">: </w:t>
      </w:r>
      <w:proofErr w:type="spellStart"/>
      <w:r>
        <w:rPr>
          <w:rStyle w:val="KodeHTML"/>
          <w:color w:val="1F2937"/>
        </w:rPr>
        <w:t>users</w:t>
      </w:r>
      <w:proofErr w:type="spellEnd"/>
      <w:r>
        <w:rPr>
          <w:rFonts w:ascii="Calibri" w:hAnsi="Calibri" w:cs="Calibri"/>
          <w:color w:val="1F2937"/>
          <w:sz w:val="21"/>
          <w:szCs w:val="21"/>
        </w:rPr>
        <w:t xml:space="preserve">, </w:t>
      </w:r>
      <w:proofErr w:type="spellStart"/>
      <w:r>
        <w:rPr>
          <w:rStyle w:val="KodeHTML"/>
          <w:color w:val="1F2937"/>
        </w:rPr>
        <w:t>categories</w:t>
      </w:r>
      <w:proofErr w:type="spellEnd"/>
      <w:r>
        <w:rPr>
          <w:rFonts w:ascii="Calibri" w:hAnsi="Calibri" w:cs="Calibri"/>
          <w:color w:val="1F2937"/>
          <w:sz w:val="21"/>
          <w:szCs w:val="21"/>
        </w:rPr>
        <w:t xml:space="preserve">, </w:t>
      </w:r>
      <w:proofErr w:type="spellStart"/>
      <w:r>
        <w:rPr>
          <w:rStyle w:val="KodeHTML"/>
          <w:color w:val="1F2937"/>
        </w:rPr>
        <w:t>transactions</w:t>
      </w:r>
      <w:proofErr w:type="spellEnd"/>
      <w:r>
        <w:rPr>
          <w:rFonts w:ascii="Calibri" w:hAnsi="Calibri" w:cs="Calibri"/>
          <w:color w:val="1F2937"/>
          <w:sz w:val="21"/>
          <w:szCs w:val="21"/>
        </w:rPr>
        <w:t xml:space="preserve">, </w:t>
      </w:r>
      <w:proofErr w:type="spellStart"/>
      <w:r>
        <w:rPr>
          <w:rStyle w:val="KodeHTML"/>
          <w:color w:val="1F2937"/>
        </w:rPr>
        <w:t>budgets</w:t>
      </w:r>
      <w:proofErr w:type="spellEnd"/>
      <w:r>
        <w:rPr>
          <w:rFonts w:ascii="Calibri" w:hAnsi="Calibri" w:cs="Calibri"/>
          <w:color w:val="1F2937"/>
          <w:sz w:val="21"/>
          <w:szCs w:val="21"/>
        </w:rPr>
        <w:t xml:space="preserve">, </w:t>
      </w:r>
      <w:proofErr w:type="spellStart"/>
      <w:r>
        <w:rPr>
          <w:rStyle w:val="KodeHTML"/>
          <w:color w:val="1F2937"/>
        </w:rPr>
        <w:t>financial_todos</w:t>
      </w:r>
      <w:proofErr w:type="spellEnd"/>
      <w:r>
        <w:rPr>
          <w:rFonts w:ascii="Calibri" w:hAnsi="Calibri" w:cs="Calibri"/>
          <w:color w:val="1F2937"/>
          <w:sz w:val="21"/>
          <w:szCs w:val="21"/>
        </w:rPr>
        <w:t>.</w:t>
      </w:r>
    </w:p>
    <w:p w14:paraId="18F2A52D" w14:textId="77777777" w:rsidR="00BC46F0" w:rsidRDefault="00BC46F0">
      <w:pPr>
        <w:pStyle w:val="HTMLSudahDiformat"/>
        <w:rPr>
          <w:color w:val="1F2937"/>
          <w:shd w:val="clear" w:color="auto" w:fill="F3F4F6"/>
        </w:rPr>
      </w:pPr>
      <w:r>
        <w:rPr>
          <w:color w:val="1F2937"/>
          <w:shd w:val="clear" w:color="auto" w:fill="F3F4F6"/>
        </w:rPr>
        <w:t xml:space="preserve">                           ┌─────────────────┐</w:t>
      </w:r>
    </w:p>
    <w:p w14:paraId="2FB7696B" w14:textId="77777777" w:rsidR="00BC46F0" w:rsidRDefault="00BC46F0">
      <w:pPr>
        <w:pStyle w:val="HTMLSudahDiformat"/>
        <w:rPr>
          <w:color w:val="1F2937"/>
          <w:shd w:val="clear" w:color="auto" w:fill="F3F4F6"/>
        </w:rPr>
      </w:pPr>
      <w:r>
        <w:rPr>
          <w:color w:val="1F2937"/>
          <w:shd w:val="clear" w:color="auto" w:fill="F3F4F6"/>
        </w:rPr>
        <w:t xml:space="preserve">                           │      USERS      │</w:t>
      </w:r>
    </w:p>
    <w:p w14:paraId="2A53FEF2" w14:textId="77777777" w:rsidR="00BC46F0" w:rsidRDefault="00BC46F0">
      <w:pPr>
        <w:pStyle w:val="HTMLSudahDiformat"/>
        <w:rPr>
          <w:color w:val="1F2937"/>
          <w:shd w:val="clear" w:color="auto" w:fill="F3F4F6"/>
        </w:rPr>
      </w:pPr>
      <w:r>
        <w:rPr>
          <w:color w:val="1F2937"/>
          <w:shd w:val="clear" w:color="auto" w:fill="F3F4F6"/>
        </w:rPr>
        <w:t xml:space="preserve">                           ├─────────────────┤</w:t>
      </w:r>
    </w:p>
    <w:p w14:paraId="736851EB" w14:textId="77777777" w:rsidR="00BC46F0" w:rsidRDefault="00BC46F0">
      <w:pPr>
        <w:pStyle w:val="HTMLSudahDiformat"/>
        <w:rPr>
          <w:color w:val="1F2937"/>
          <w:shd w:val="clear" w:color="auto" w:fill="F3F4F6"/>
        </w:rPr>
      </w:pPr>
      <w:r>
        <w:rPr>
          <w:color w:val="1F2937"/>
          <w:shd w:val="clear" w:color="auto" w:fill="F3F4F6"/>
        </w:rPr>
        <w:t xml:space="preserve">                           │ PK </w:t>
      </w:r>
      <w:proofErr w:type="spellStart"/>
      <w:r>
        <w:rPr>
          <w:color w:val="1F2937"/>
          <w:shd w:val="clear" w:color="auto" w:fill="F3F4F6"/>
        </w:rPr>
        <w:t>id</w:t>
      </w:r>
      <w:proofErr w:type="spellEnd"/>
      <w:r>
        <w:rPr>
          <w:color w:val="1F2937"/>
          <w:shd w:val="clear" w:color="auto" w:fill="F3F4F6"/>
        </w:rPr>
        <w:t xml:space="preserve">           │</w:t>
      </w:r>
    </w:p>
    <w:p w14:paraId="041B9392" w14:textId="77777777" w:rsidR="00BC46F0" w:rsidRDefault="00BC46F0">
      <w:pPr>
        <w:pStyle w:val="HTMLSudahDiformat"/>
        <w:rPr>
          <w:color w:val="1F2937"/>
          <w:shd w:val="clear" w:color="auto" w:fill="F3F4F6"/>
        </w:rPr>
      </w:pPr>
      <w:r>
        <w:rPr>
          <w:color w:val="1F2937"/>
          <w:shd w:val="clear" w:color="auto" w:fill="F3F4F6"/>
        </w:rPr>
        <w:t xml:space="preserve">                           │ </w:t>
      </w:r>
      <w:proofErr w:type="spellStart"/>
      <w:r>
        <w:rPr>
          <w:color w:val="1F2937"/>
          <w:shd w:val="clear" w:color="auto" w:fill="F3F4F6"/>
        </w:rPr>
        <w:t>name</w:t>
      </w:r>
      <w:proofErr w:type="spellEnd"/>
      <w:r>
        <w:rPr>
          <w:color w:val="1F2937"/>
          <w:shd w:val="clear" w:color="auto" w:fill="F3F4F6"/>
        </w:rPr>
        <w:t xml:space="preserve">            │</w:t>
      </w:r>
    </w:p>
    <w:p w14:paraId="30F8EA6F" w14:textId="77777777" w:rsidR="00BC46F0" w:rsidRDefault="00BC46F0">
      <w:pPr>
        <w:pStyle w:val="HTMLSudahDiformat"/>
        <w:rPr>
          <w:color w:val="1F2937"/>
          <w:shd w:val="clear" w:color="auto" w:fill="F3F4F6"/>
        </w:rPr>
      </w:pPr>
      <w:r>
        <w:rPr>
          <w:color w:val="1F2937"/>
          <w:shd w:val="clear" w:color="auto" w:fill="F3F4F6"/>
        </w:rPr>
        <w:t xml:space="preserve">                           │ email           │</w:t>
      </w:r>
    </w:p>
    <w:p w14:paraId="5846661C" w14:textId="77777777" w:rsidR="00BC46F0" w:rsidRDefault="00BC46F0">
      <w:pPr>
        <w:pStyle w:val="HTMLSudahDiformat"/>
        <w:rPr>
          <w:color w:val="1F2937"/>
          <w:shd w:val="clear" w:color="auto" w:fill="F3F4F6"/>
        </w:rPr>
      </w:pPr>
      <w:r>
        <w:rPr>
          <w:color w:val="1F2937"/>
          <w:shd w:val="clear" w:color="auto" w:fill="F3F4F6"/>
        </w:rPr>
        <w:t xml:space="preserve">                           │ </w:t>
      </w:r>
      <w:proofErr w:type="spellStart"/>
      <w:r>
        <w:rPr>
          <w:color w:val="1F2937"/>
          <w:shd w:val="clear" w:color="auto" w:fill="F3F4F6"/>
        </w:rPr>
        <w:t>password_hash</w:t>
      </w:r>
      <w:proofErr w:type="spellEnd"/>
      <w:r>
        <w:rPr>
          <w:color w:val="1F2937"/>
          <w:shd w:val="clear" w:color="auto" w:fill="F3F4F6"/>
        </w:rPr>
        <w:t xml:space="preserve">   │</w:t>
      </w:r>
    </w:p>
    <w:p w14:paraId="1FC82C72" w14:textId="77777777" w:rsidR="00BC46F0" w:rsidRDefault="00BC46F0">
      <w:pPr>
        <w:pStyle w:val="HTMLSudahDiformat"/>
        <w:rPr>
          <w:color w:val="1F2937"/>
          <w:shd w:val="clear" w:color="auto" w:fill="F3F4F6"/>
        </w:rPr>
      </w:pPr>
      <w:r>
        <w:rPr>
          <w:color w:val="1F2937"/>
          <w:shd w:val="clear" w:color="auto" w:fill="F3F4F6"/>
        </w:rPr>
        <w:t xml:space="preserve">                           │ </w:t>
      </w:r>
      <w:proofErr w:type="spellStart"/>
      <w:r>
        <w:rPr>
          <w:color w:val="1F2937"/>
          <w:shd w:val="clear" w:color="auto" w:fill="F3F4F6"/>
        </w:rPr>
        <w:t>created_at</w:t>
      </w:r>
      <w:proofErr w:type="spellEnd"/>
      <w:r>
        <w:rPr>
          <w:color w:val="1F2937"/>
          <w:shd w:val="clear" w:color="auto" w:fill="F3F4F6"/>
        </w:rPr>
        <w:t xml:space="preserve">      │</w:t>
      </w:r>
    </w:p>
    <w:p w14:paraId="5D5DD6F2" w14:textId="77777777" w:rsidR="00BC46F0" w:rsidRDefault="00BC46F0">
      <w:pPr>
        <w:pStyle w:val="HTMLSudahDiformat"/>
        <w:rPr>
          <w:color w:val="1F2937"/>
          <w:shd w:val="clear" w:color="auto" w:fill="F3F4F6"/>
        </w:rPr>
      </w:pPr>
      <w:r>
        <w:rPr>
          <w:color w:val="1F2937"/>
          <w:shd w:val="clear" w:color="auto" w:fill="F3F4F6"/>
        </w:rPr>
        <w:t xml:space="preserve">                           │ </w:t>
      </w:r>
      <w:proofErr w:type="spellStart"/>
      <w:r>
        <w:rPr>
          <w:color w:val="1F2937"/>
          <w:shd w:val="clear" w:color="auto" w:fill="F3F4F6"/>
        </w:rPr>
        <w:t>updated_at</w:t>
      </w:r>
      <w:proofErr w:type="spellEnd"/>
      <w:r>
        <w:rPr>
          <w:color w:val="1F2937"/>
          <w:shd w:val="clear" w:color="auto" w:fill="F3F4F6"/>
        </w:rPr>
        <w:t xml:space="preserve">      │</w:t>
      </w:r>
    </w:p>
    <w:p w14:paraId="740BF154" w14:textId="77777777" w:rsidR="00BC46F0" w:rsidRDefault="00BC46F0">
      <w:pPr>
        <w:pStyle w:val="HTMLSudahDiformat"/>
        <w:rPr>
          <w:color w:val="1F2937"/>
          <w:shd w:val="clear" w:color="auto" w:fill="F3F4F6"/>
        </w:rPr>
      </w:pPr>
      <w:r>
        <w:rPr>
          <w:color w:val="1F2937"/>
          <w:shd w:val="clear" w:color="auto" w:fill="F3F4F6"/>
        </w:rPr>
        <w:t xml:space="preserve">                           └────────┬────────┘</w:t>
      </w:r>
    </w:p>
    <w:p w14:paraId="0936278B" w14:textId="77777777" w:rsidR="00BC46F0" w:rsidRDefault="00BC46F0">
      <w:pPr>
        <w:pStyle w:val="HTMLSudahDiformat"/>
        <w:rPr>
          <w:color w:val="1F2937"/>
          <w:shd w:val="clear" w:color="auto" w:fill="F3F4F6"/>
        </w:rPr>
      </w:pPr>
      <w:r>
        <w:rPr>
          <w:color w:val="1F2937"/>
          <w:shd w:val="clear" w:color="auto" w:fill="F3F4F6"/>
        </w:rPr>
        <w:t xml:space="preserve">                                    │</w:t>
      </w:r>
    </w:p>
    <w:p w14:paraId="7D97B511" w14:textId="77777777" w:rsidR="00BC46F0" w:rsidRDefault="00BC46F0">
      <w:pPr>
        <w:pStyle w:val="HTMLSudahDiformat"/>
        <w:rPr>
          <w:color w:val="1F2937"/>
          <w:shd w:val="clear" w:color="auto" w:fill="F3F4F6"/>
        </w:rPr>
      </w:pPr>
      <w:r>
        <w:rPr>
          <w:color w:val="1F2937"/>
          <w:shd w:val="clear" w:color="auto" w:fill="F3F4F6"/>
        </w:rPr>
        <w:t xml:space="preserve">                 ┌──────────────────┼──────────────────┐</w:t>
      </w:r>
    </w:p>
    <w:p w14:paraId="400A4882" w14:textId="77777777" w:rsidR="00BC46F0" w:rsidRDefault="00BC46F0">
      <w:pPr>
        <w:pStyle w:val="HTMLSudahDiformat"/>
        <w:rPr>
          <w:color w:val="1F2937"/>
          <w:shd w:val="clear" w:color="auto" w:fill="F3F4F6"/>
        </w:rPr>
      </w:pPr>
      <w:r>
        <w:rPr>
          <w:color w:val="1F2937"/>
          <w:shd w:val="clear" w:color="auto" w:fill="F3F4F6"/>
        </w:rPr>
        <w:t xml:space="preserve">                 │                  │                  │</w:t>
      </w:r>
    </w:p>
    <w:p w14:paraId="658C7C77" w14:textId="77777777" w:rsidR="00BC46F0" w:rsidRDefault="00BC46F0">
      <w:pPr>
        <w:pStyle w:val="HTMLSudahDiformat"/>
        <w:rPr>
          <w:color w:val="1F2937"/>
          <w:shd w:val="clear" w:color="auto" w:fill="F3F4F6"/>
        </w:rPr>
      </w:pPr>
      <w:r>
        <w:rPr>
          <w:color w:val="1F2937"/>
          <w:shd w:val="clear" w:color="auto" w:fill="F3F4F6"/>
        </w:rPr>
        <w:t xml:space="preserve">                 │ 1:N              │ 1:N              │ 1:N</w:t>
      </w:r>
    </w:p>
    <w:p w14:paraId="598FC7E2" w14:textId="77777777" w:rsidR="00BC46F0" w:rsidRDefault="00BC46F0">
      <w:pPr>
        <w:pStyle w:val="HTMLSudahDiformat"/>
        <w:rPr>
          <w:color w:val="1F2937"/>
          <w:shd w:val="clear" w:color="auto" w:fill="F3F4F6"/>
        </w:rPr>
      </w:pPr>
      <w:r>
        <w:rPr>
          <w:color w:val="1F2937"/>
          <w:shd w:val="clear" w:color="auto" w:fill="F3F4F6"/>
        </w:rPr>
        <w:t xml:space="preserve">                 ▼                  ▼                  ▼</w:t>
      </w:r>
    </w:p>
    <w:p w14:paraId="7BF3FD18" w14:textId="77777777" w:rsidR="00BC46F0" w:rsidRDefault="00BC46F0">
      <w:pPr>
        <w:pStyle w:val="HTMLSudahDiformat"/>
        <w:rPr>
          <w:color w:val="1F2937"/>
          <w:shd w:val="clear" w:color="auto" w:fill="F3F4F6"/>
        </w:rPr>
      </w:pPr>
      <w:r>
        <w:rPr>
          <w:color w:val="1F2937"/>
          <w:shd w:val="clear" w:color="auto" w:fill="F3F4F6"/>
        </w:rPr>
        <w:t xml:space="preserve">        ┌────────────────┐ ┌────────────────┐ ┌─────────────────────┐</w:t>
      </w:r>
    </w:p>
    <w:p w14:paraId="5A41734F" w14:textId="77777777" w:rsidR="00BC46F0" w:rsidRDefault="00BC46F0">
      <w:pPr>
        <w:pStyle w:val="HTMLSudahDiformat"/>
        <w:rPr>
          <w:color w:val="1F2937"/>
          <w:shd w:val="clear" w:color="auto" w:fill="F3F4F6"/>
        </w:rPr>
      </w:pPr>
      <w:r>
        <w:rPr>
          <w:color w:val="1F2937"/>
          <w:shd w:val="clear" w:color="auto" w:fill="F3F4F6"/>
        </w:rPr>
        <w:t xml:space="preserve">        │   CATEGORIES   │ │    BUDGETS     │ │  FINANCIAL_TODOS    │</w:t>
      </w:r>
    </w:p>
    <w:p w14:paraId="1BF185A1" w14:textId="77777777" w:rsidR="00BC46F0" w:rsidRDefault="00BC46F0">
      <w:pPr>
        <w:pStyle w:val="HTMLSudahDiformat"/>
        <w:rPr>
          <w:color w:val="1F2937"/>
          <w:shd w:val="clear" w:color="auto" w:fill="F3F4F6"/>
        </w:rPr>
      </w:pPr>
      <w:r>
        <w:rPr>
          <w:color w:val="1F2937"/>
          <w:shd w:val="clear" w:color="auto" w:fill="F3F4F6"/>
        </w:rPr>
        <w:t xml:space="preserve">        ├────────────────┤ ├────────────────┤ ├─────────────────────┤</w:t>
      </w:r>
    </w:p>
    <w:p w14:paraId="1BA0227E" w14:textId="77777777" w:rsidR="00BC46F0" w:rsidRDefault="00BC46F0">
      <w:pPr>
        <w:pStyle w:val="HTMLSudahDiformat"/>
        <w:rPr>
          <w:color w:val="1F2937"/>
          <w:shd w:val="clear" w:color="auto" w:fill="F3F4F6"/>
        </w:rPr>
      </w:pPr>
      <w:r>
        <w:rPr>
          <w:color w:val="1F2937"/>
          <w:shd w:val="clear" w:color="auto" w:fill="F3F4F6"/>
        </w:rPr>
        <w:t xml:space="preserve">        │ PK </w:t>
      </w:r>
      <w:proofErr w:type="spellStart"/>
      <w:r>
        <w:rPr>
          <w:color w:val="1F2937"/>
          <w:shd w:val="clear" w:color="auto" w:fill="F3F4F6"/>
        </w:rPr>
        <w:t>id</w:t>
      </w:r>
      <w:proofErr w:type="spellEnd"/>
      <w:r>
        <w:rPr>
          <w:color w:val="1F2937"/>
          <w:shd w:val="clear" w:color="auto" w:fill="F3F4F6"/>
        </w:rPr>
        <w:t xml:space="preserve">          │ │ PK </w:t>
      </w:r>
      <w:proofErr w:type="spellStart"/>
      <w:r>
        <w:rPr>
          <w:color w:val="1F2937"/>
          <w:shd w:val="clear" w:color="auto" w:fill="F3F4F6"/>
        </w:rPr>
        <w:t>id</w:t>
      </w:r>
      <w:proofErr w:type="spellEnd"/>
      <w:r>
        <w:rPr>
          <w:color w:val="1F2937"/>
          <w:shd w:val="clear" w:color="auto" w:fill="F3F4F6"/>
        </w:rPr>
        <w:t xml:space="preserve">          │ │ PK </w:t>
      </w:r>
      <w:proofErr w:type="spellStart"/>
      <w:r>
        <w:rPr>
          <w:color w:val="1F2937"/>
          <w:shd w:val="clear" w:color="auto" w:fill="F3F4F6"/>
        </w:rPr>
        <w:t>id</w:t>
      </w:r>
      <w:proofErr w:type="spellEnd"/>
      <w:r>
        <w:rPr>
          <w:color w:val="1F2937"/>
          <w:shd w:val="clear" w:color="auto" w:fill="F3F4F6"/>
        </w:rPr>
        <w:t xml:space="preserve">               │</w:t>
      </w:r>
    </w:p>
    <w:p w14:paraId="69580DAB" w14:textId="77777777" w:rsidR="00BC46F0" w:rsidRDefault="00BC46F0">
      <w:pPr>
        <w:pStyle w:val="HTMLSudahDiformat"/>
        <w:rPr>
          <w:color w:val="1F2937"/>
          <w:shd w:val="clear" w:color="auto" w:fill="F3F4F6"/>
        </w:rPr>
      </w:pPr>
      <w:r>
        <w:rPr>
          <w:color w:val="1F2937"/>
          <w:shd w:val="clear" w:color="auto" w:fill="F3F4F6"/>
        </w:rPr>
        <w:t xml:space="preserve">        │ FK </w:t>
      </w:r>
      <w:proofErr w:type="spellStart"/>
      <w:r>
        <w:rPr>
          <w:color w:val="1F2937"/>
          <w:shd w:val="clear" w:color="auto" w:fill="F3F4F6"/>
        </w:rPr>
        <w:t>user_id</w:t>
      </w:r>
      <w:proofErr w:type="spellEnd"/>
      <w:r>
        <w:rPr>
          <w:color w:val="1F2937"/>
          <w:shd w:val="clear" w:color="auto" w:fill="F3F4F6"/>
        </w:rPr>
        <w:t xml:space="preserve">     │ │ FK </w:t>
      </w:r>
      <w:proofErr w:type="spellStart"/>
      <w:r>
        <w:rPr>
          <w:color w:val="1F2937"/>
          <w:shd w:val="clear" w:color="auto" w:fill="F3F4F6"/>
        </w:rPr>
        <w:t>user_id</w:t>
      </w:r>
      <w:proofErr w:type="spellEnd"/>
      <w:r>
        <w:rPr>
          <w:color w:val="1F2937"/>
          <w:shd w:val="clear" w:color="auto" w:fill="F3F4F6"/>
        </w:rPr>
        <w:t xml:space="preserve">     │ │ FK </w:t>
      </w:r>
      <w:proofErr w:type="spellStart"/>
      <w:r>
        <w:rPr>
          <w:color w:val="1F2937"/>
          <w:shd w:val="clear" w:color="auto" w:fill="F3F4F6"/>
        </w:rPr>
        <w:t>user_id</w:t>
      </w:r>
      <w:proofErr w:type="spellEnd"/>
      <w:r>
        <w:rPr>
          <w:color w:val="1F2937"/>
          <w:shd w:val="clear" w:color="auto" w:fill="F3F4F6"/>
        </w:rPr>
        <w:t xml:space="preserve">          │</w:t>
      </w:r>
    </w:p>
    <w:p w14:paraId="7211476A" w14:textId="77777777" w:rsidR="00BC46F0" w:rsidRDefault="00BC46F0">
      <w:pPr>
        <w:pStyle w:val="HTMLSudahDiformat"/>
        <w:rPr>
          <w:color w:val="1F2937"/>
          <w:shd w:val="clear" w:color="auto" w:fill="F3F4F6"/>
        </w:rPr>
      </w:pPr>
      <w:r>
        <w:rPr>
          <w:color w:val="1F2937"/>
          <w:shd w:val="clear" w:color="auto" w:fill="F3F4F6"/>
        </w:rPr>
        <w:t xml:space="preserve">        │ </w:t>
      </w:r>
      <w:proofErr w:type="spellStart"/>
      <w:r>
        <w:rPr>
          <w:color w:val="1F2937"/>
          <w:shd w:val="clear" w:color="auto" w:fill="F3F4F6"/>
        </w:rPr>
        <w:t>name</w:t>
      </w:r>
      <w:proofErr w:type="spellEnd"/>
      <w:r>
        <w:rPr>
          <w:color w:val="1F2937"/>
          <w:shd w:val="clear" w:color="auto" w:fill="F3F4F6"/>
        </w:rPr>
        <w:t xml:space="preserve">           │ │ FK </w:t>
      </w:r>
      <w:proofErr w:type="spellStart"/>
      <w:r>
        <w:rPr>
          <w:color w:val="1F2937"/>
          <w:shd w:val="clear" w:color="auto" w:fill="F3F4F6"/>
        </w:rPr>
        <w:t>category_id</w:t>
      </w:r>
      <w:proofErr w:type="spellEnd"/>
      <w:r>
        <w:rPr>
          <w:color w:val="1F2937"/>
          <w:shd w:val="clear" w:color="auto" w:fill="F3F4F6"/>
        </w:rPr>
        <w:t xml:space="preserve"> │ │ </w:t>
      </w:r>
      <w:proofErr w:type="spellStart"/>
      <w:r>
        <w:rPr>
          <w:color w:val="1F2937"/>
          <w:shd w:val="clear" w:color="auto" w:fill="F3F4F6"/>
        </w:rPr>
        <w:t>title</w:t>
      </w:r>
      <w:proofErr w:type="spellEnd"/>
      <w:r>
        <w:rPr>
          <w:color w:val="1F2937"/>
          <w:shd w:val="clear" w:color="auto" w:fill="F3F4F6"/>
        </w:rPr>
        <w:t xml:space="preserve">               │</w:t>
      </w:r>
    </w:p>
    <w:p w14:paraId="1BED95BC" w14:textId="77777777" w:rsidR="00BC46F0" w:rsidRDefault="00BC46F0">
      <w:pPr>
        <w:pStyle w:val="HTMLSudahDiformat"/>
        <w:rPr>
          <w:color w:val="1F2937"/>
          <w:shd w:val="clear" w:color="auto" w:fill="F3F4F6"/>
        </w:rPr>
      </w:pPr>
      <w:r>
        <w:rPr>
          <w:color w:val="1F2937"/>
          <w:shd w:val="clear" w:color="auto" w:fill="F3F4F6"/>
        </w:rPr>
        <w:t xml:space="preserve">        │ </w:t>
      </w:r>
      <w:proofErr w:type="spellStart"/>
      <w:r>
        <w:rPr>
          <w:color w:val="1F2937"/>
          <w:shd w:val="clear" w:color="auto" w:fill="F3F4F6"/>
        </w:rPr>
        <w:t>type</w:t>
      </w:r>
      <w:proofErr w:type="spellEnd"/>
      <w:r>
        <w:rPr>
          <w:color w:val="1F2937"/>
          <w:shd w:val="clear" w:color="auto" w:fill="F3F4F6"/>
        </w:rPr>
        <w:t xml:space="preserve">           │ │ </w:t>
      </w:r>
      <w:proofErr w:type="spellStart"/>
      <w:r>
        <w:rPr>
          <w:color w:val="1F2937"/>
          <w:shd w:val="clear" w:color="auto" w:fill="F3F4F6"/>
        </w:rPr>
        <w:t>amount_limit</w:t>
      </w:r>
      <w:proofErr w:type="spellEnd"/>
      <w:r>
        <w:rPr>
          <w:color w:val="1F2937"/>
          <w:shd w:val="clear" w:color="auto" w:fill="F3F4F6"/>
        </w:rPr>
        <w:t xml:space="preserve">   │ │ </w:t>
      </w:r>
      <w:proofErr w:type="spellStart"/>
      <w:r>
        <w:rPr>
          <w:color w:val="1F2937"/>
          <w:shd w:val="clear" w:color="auto" w:fill="F3F4F6"/>
        </w:rPr>
        <w:t>amount</w:t>
      </w:r>
      <w:proofErr w:type="spellEnd"/>
      <w:r>
        <w:rPr>
          <w:color w:val="1F2937"/>
          <w:shd w:val="clear" w:color="auto" w:fill="F3F4F6"/>
        </w:rPr>
        <w:t xml:space="preserve">              │</w:t>
      </w:r>
    </w:p>
    <w:p w14:paraId="04961A41" w14:textId="77777777" w:rsidR="00BC46F0" w:rsidRDefault="00BC46F0">
      <w:pPr>
        <w:pStyle w:val="HTMLSudahDiformat"/>
        <w:rPr>
          <w:color w:val="1F2937"/>
          <w:shd w:val="clear" w:color="auto" w:fill="F3F4F6"/>
        </w:rPr>
      </w:pPr>
      <w:r>
        <w:rPr>
          <w:color w:val="1F2937"/>
          <w:shd w:val="clear" w:color="auto" w:fill="F3F4F6"/>
        </w:rPr>
        <w:t xml:space="preserve">        │ </w:t>
      </w:r>
      <w:proofErr w:type="spellStart"/>
      <w:r>
        <w:rPr>
          <w:color w:val="1F2937"/>
          <w:shd w:val="clear" w:color="auto" w:fill="F3F4F6"/>
        </w:rPr>
        <w:t>created_at</w:t>
      </w:r>
      <w:proofErr w:type="spellEnd"/>
      <w:r>
        <w:rPr>
          <w:color w:val="1F2937"/>
          <w:shd w:val="clear" w:color="auto" w:fill="F3F4F6"/>
        </w:rPr>
        <w:t xml:space="preserve">     │ │ </w:t>
      </w:r>
      <w:proofErr w:type="spellStart"/>
      <w:r>
        <w:rPr>
          <w:color w:val="1F2937"/>
          <w:shd w:val="clear" w:color="auto" w:fill="F3F4F6"/>
        </w:rPr>
        <w:t>month_year</w:t>
      </w:r>
      <w:proofErr w:type="spellEnd"/>
      <w:r>
        <w:rPr>
          <w:color w:val="1F2937"/>
          <w:shd w:val="clear" w:color="auto" w:fill="F3F4F6"/>
        </w:rPr>
        <w:t xml:space="preserve">     │ │ </w:t>
      </w:r>
      <w:proofErr w:type="spellStart"/>
      <w:r>
        <w:rPr>
          <w:color w:val="1F2937"/>
          <w:shd w:val="clear" w:color="auto" w:fill="F3F4F6"/>
        </w:rPr>
        <w:t>due_date</w:t>
      </w:r>
      <w:proofErr w:type="spellEnd"/>
      <w:r>
        <w:rPr>
          <w:color w:val="1F2937"/>
          <w:shd w:val="clear" w:color="auto" w:fill="F3F4F6"/>
        </w:rPr>
        <w:t xml:space="preserve">            │</w:t>
      </w:r>
    </w:p>
    <w:p w14:paraId="0D79D1A2" w14:textId="77777777" w:rsidR="00BC46F0" w:rsidRDefault="00BC46F0">
      <w:pPr>
        <w:pStyle w:val="HTMLSudahDiformat"/>
        <w:rPr>
          <w:color w:val="1F2937"/>
          <w:shd w:val="clear" w:color="auto" w:fill="F3F4F6"/>
        </w:rPr>
      </w:pPr>
      <w:r>
        <w:rPr>
          <w:color w:val="1F2937"/>
          <w:shd w:val="clear" w:color="auto" w:fill="F3F4F6"/>
        </w:rPr>
        <w:t xml:space="preserve">        │ </w:t>
      </w:r>
      <w:proofErr w:type="spellStart"/>
      <w:r>
        <w:rPr>
          <w:color w:val="1F2937"/>
          <w:shd w:val="clear" w:color="auto" w:fill="F3F4F6"/>
        </w:rPr>
        <w:t>updated_at</w:t>
      </w:r>
      <w:proofErr w:type="spellEnd"/>
      <w:r>
        <w:rPr>
          <w:color w:val="1F2937"/>
          <w:shd w:val="clear" w:color="auto" w:fill="F3F4F6"/>
        </w:rPr>
        <w:t xml:space="preserve">     │ │ </w:t>
      </w:r>
      <w:proofErr w:type="spellStart"/>
      <w:r>
        <w:rPr>
          <w:color w:val="1F2937"/>
          <w:shd w:val="clear" w:color="auto" w:fill="F3F4F6"/>
        </w:rPr>
        <w:t>created_at</w:t>
      </w:r>
      <w:proofErr w:type="spellEnd"/>
      <w:r>
        <w:rPr>
          <w:color w:val="1F2937"/>
          <w:shd w:val="clear" w:color="auto" w:fill="F3F4F6"/>
        </w:rPr>
        <w:t xml:space="preserve">     │ │ </w:t>
      </w:r>
      <w:proofErr w:type="spellStart"/>
      <w:r>
        <w:rPr>
          <w:color w:val="1F2937"/>
          <w:shd w:val="clear" w:color="auto" w:fill="F3F4F6"/>
        </w:rPr>
        <w:t>is_completed</w:t>
      </w:r>
      <w:proofErr w:type="spellEnd"/>
      <w:r>
        <w:rPr>
          <w:color w:val="1F2937"/>
          <w:shd w:val="clear" w:color="auto" w:fill="F3F4F6"/>
        </w:rPr>
        <w:t xml:space="preserve">        │</w:t>
      </w:r>
    </w:p>
    <w:p w14:paraId="156BF92A" w14:textId="77777777" w:rsidR="00BC46F0" w:rsidRDefault="00BC46F0">
      <w:pPr>
        <w:pStyle w:val="HTMLSudahDiformat"/>
        <w:rPr>
          <w:color w:val="1F2937"/>
          <w:shd w:val="clear" w:color="auto" w:fill="F3F4F6"/>
        </w:rPr>
      </w:pPr>
      <w:r>
        <w:rPr>
          <w:color w:val="1F2937"/>
          <w:shd w:val="clear" w:color="auto" w:fill="F3F4F6"/>
        </w:rPr>
        <w:t xml:space="preserve">        └───────┬────────┘ │ </w:t>
      </w:r>
      <w:proofErr w:type="spellStart"/>
      <w:r>
        <w:rPr>
          <w:color w:val="1F2937"/>
          <w:shd w:val="clear" w:color="auto" w:fill="F3F4F6"/>
        </w:rPr>
        <w:t>updated_at</w:t>
      </w:r>
      <w:proofErr w:type="spellEnd"/>
      <w:r>
        <w:rPr>
          <w:color w:val="1F2937"/>
          <w:shd w:val="clear" w:color="auto" w:fill="F3F4F6"/>
        </w:rPr>
        <w:t xml:space="preserve">     │ │ </w:t>
      </w:r>
      <w:proofErr w:type="spellStart"/>
      <w:r>
        <w:rPr>
          <w:color w:val="1F2937"/>
          <w:shd w:val="clear" w:color="auto" w:fill="F3F4F6"/>
        </w:rPr>
        <w:t>auto_expense</w:t>
      </w:r>
      <w:proofErr w:type="spellEnd"/>
      <w:r>
        <w:rPr>
          <w:color w:val="1F2937"/>
          <w:shd w:val="clear" w:color="auto" w:fill="F3F4F6"/>
        </w:rPr>
        <w:t xml:space="preserve">        │</w:t>
      </w:r>
    </w:p>
    <w:p w14:paraId="6A427468" w14:textId="77777777" w:rsidR="00BC46F0" w:rsidRDefault="00BC46F0">
      <w:pPr>
        <w:pStyle w:val="HTMLSudahDiformat"/>
        <w:rPr>
          <w:color w:val="1F2937"/>
          <w:shd w:val="clear" w:color="auto" w:fill="F3F4F6"/>
        </w:rPr>
      </w:pPr>
      <w:r>
        <w:rPr>
          <w:color w:val="1F2937"/>
          <w:shd w:val="clear" w:color="auto" w:fill="F3F4F6"/>
        </w:rPr>
        <w:t xml:space="preserve">                │          └───────┬────────┘ │ </w:t>
      </w:r>
      <w:proofErr w:type="spellStart"/>
      <w:r>
        <w:rPr>
          <w:color w:val="1F2937"/>
          <w:shd w:val="clear" w:color="auto" w:fill="F3F4F6"/>
        </w:rPr>
        <w:t>created_at</w:t>
      </w:r>
      <w:proofErr w:type="spellEnd"/>
      <w:r>
        <w:rPr>
          <w:color w:val="1F2937"/>
          <w:shd w:val="clear" w:color="auto" w:fill="F3F4F6"/>
        </w:rPr>
        <w:t xml:space="preserve">          │</w:t>
      </w:r>
    </w:p>
    <w:p w14:paraId="1278A3CF" w14:textId="77777777" w:rsidR="00BC46F0" w:rsidRDefault="00BC46F0">
      <w:pPr>
        <w:pStyle w:val="HTMLSudahDiformat"/>
        <w:rPr>
          <w:color w:val="1F2937"/>
          <w:shd w:val="clear" w:color="auto" w:fill="F3F4F6"/>
        </w:rPr>
      </w:pPr>
      <w:r>
        <w:rPr>
          <w:color w:val="1F2937"/>
          <w:shd w:val="clear" w:color="auto" w:fill="F3F4F6"/>
        </w:rPr>
        <w:t xml:space="preserve">                │                  │          │ </w:t>
      </w:r>
      <w:proofErr w:type="spellStart"/>
      <w:r>
        <w:rPr>
          <w:color w:val="1F2937"/>
          <w:shd w:val="clear" w:color="auto" w:fill="F3F4F6"/>
        </w:rPr>
        <w:t>updated_at</w:t>
      </w:r>
      <w:proofErr w:type="spellEnd"/>
      <w:r>
        <w:rPr>
          <w:color w:val="1F2937"/>
          <w:shd w:val="clear" w:color="auto" w:fill="F3F4F6"/>
        </w:rPr>
        <w:t xml:space="preserve">          │</w:t>
      </w:r>
    </w:p>
    <w:p w14:paraId="3930F080" w14:textId="77777777" w:rsidR="00BC46F0" w:rsidRDefault="00BC46F0">
      <w:pPr>
        <w:pStyle w:val="HTMLSudahDiformat"/>
        <w:rPr>
          <w:color w:val="1F2937"/>
          <w:shd w:val="clear" w:color="auto" w:fill="F3F4F6"/>
        </w:rPr>
      </w:pPr>
      <w:r>
        <w:rPr>
          <w:color w:val="1F2937"/>
          <w:shd w:val="clear" w:color="auto" w:fill="F3F4F6"/>
        </w:rPr>
        <w:t xml:space="preserve">                │                  │          └──────────┬──────────┘</w:t>
      </w:r>
    </w:p>
    <w:p w14:paraId="25873019" w14:textId="77777777" w:rsidR="00BC46F0" w:rsidRDefault="00BC46F0">
      <w:pPr>
        <w:pStyle w:val="HTMLSudahDiformat"/>
        <w:rPr>
          <w:color w:val="1F2937"/>
          <w:shd w:val="clear" w:color="auto" w:fill="F3F4F6"/>
        </w:rPr>
      </w:pPr>
      <w:r>
        <w:rPr>
          <w:color w:val="1F2937"/>
          <w:shd w:val="clear" w:color="auto" w:fill="F3F4F6"/>
        </w:rPr>
        <w:t xml:space="preserve">                │                  │                     │</w:t>
      </w:r>
    </w:p>
    <w:p w14:paraId="4E4D0181" w14:textId="77777777" w:rsidR="00BC46F0" w:rsidRDefault="00BC46F0">
      <w:pPr>
        <w:pStyle w:val="HTMLSudahDiformat"/>
        <w:rPr>
          <w:color w:val="1F2937"/>
          <w:shd w:val="clear" w:color="auto" w:fill="F3F4F6"/>
        </w:rPr>
      </w:pPr>
      <w:r>
        <w:rPr>
          <w:color w:val="1F2937"/>
          <w:shd w:val="clear" w:color="auto" w:fill="F3F4F6"/>
        </w:rPr>
        <w:t xml:space="preserve">                │ 1:N              │                    │ 1:0..1</w:t>
      </w:r>
    </w:p>
    <w:p w14:paraId="7B3F8435" w14:textId="77777777" w:rsidR="00BC46F0" w:rsidRDefault="00BC46F0">
      <w:pPr>
        <w:pStyle w:val="HTMLSudahDiformat"/>
        <w:rPr>
          <w:color w:val="1F2937"/>
          <w:shd w:val="clear" w:color="auto" w:fill="F3F4F6"/>
        </w:rPr>
      </w:pPr>
      <w:r>
        <w:rPr>
          <w:color w:val="1F2937"/>
          <w:shd w:val="clear" w:color="auto" w:fill="F3F4F6"/>
        </w:rPr>
        <w:t xml:space="preserve">                ▼                  │                     ▼</w:t>
      </w:r>
    </w:p>
    <w:p w14:paraId="4EBFD6FF" w14:textId="77777777" w:rsidR="00BC46F0" w:rsidRDefault="00BC46F0">
      <w:pPr>
        <w:pStyle w:val="HTMLSudahDiformat"/>
        <w:rPr>
          <w:color w:val="1F2937"/>
          <w:shd w:val="clear" w:color="auto" w:fill="F3F4F6"/>
        </w:rPr>
      </w:pPr>
      <w:r>
        <w:rPr>
          <w:color w:val="1F2937"/>
          <w:shd w:val="clear" w:color="auto" w:fill="F3F4F6"/>
        </w:rPr>
        <w:t xml:space="preserve">        ┌──────────────────────────┴─────────────────────────────┐</w:t>
      </w:r>
    </w:p>
    <w:p w14:paraId="30A7C449" w14:textId="77777777" w:rsidR="00BC46F0" w:rsidRDefault="00BC46F0">
      <w:pPr>
        <w:pStyle w:val="HTMLSudahDiformat"/>
        <w:rPr>
          <w:color w:val="1F2937"/>
          <w:shd w:val="clear" w:color="auto" w:fill="F3F4F6"/>
        </w:rPr>
      </w:pPr>
      <w:r>
        <w:rPr>
          <w:color w:val="1F2937"/>
          <w:shd w:val="clear" w:color="auto" w:fill="F3F4F6"/>
        </w:rPr>
        <w:t xml:space="preserve">        │                     TRANSACTIONS                       │</w:t>
      </w:r>
    </w:p>
    <w:p w14:paraId="2F220195" w14:textId="77777777" w:rsidR="00BC46F0" w:rsidRDefault="00BC46F0">
      <w:pPr>
        <w:pStyle w:val="HTMLSudahDiformat"/>
        <w:rPr>
          <w:color w:val="1F2937"/>
          <w:shd w:val="clear" w:color="auto" w:fill="F3F4F6"/>
        </w:rPr>
      </w:pPr>
      <w:r>
        <w:rPr>
          <w:color w:val="1F2937"/>
          <w:shd w:val="clear" w:color="auto" w:fill="F3F4F6"/>
        </w:rPr>
        <w:t xml:space="preserve">        ├────────────────────────────────────────────────────────┤</w:t>
      </w:r>
    </w:p>
    <w:p w14:paraId="46A37B88" w14:textId="77777777" w:rsidR="00BC46F0" w:rsidRDefault="00BC46F0">
      <w:pPr>
        <w:pStyle w:val="HTMLSudahDiformat"/>
        <w:rPr>
          <w:color w:val="1F2937"/>
          <w:shd w:val="clear" w:color="auto" w:fill="F3F4F6"/>
        </w:rPr>
      </w:pPr>
      <w:r>
        <w:rPr>
          <w:color w:val="1F2937"/>
          <w:shd w:val="clear" w:color="auto" w:fill="F3F4F6"/>
        </w:rPr>
        <w:t xml:space="preserve">        │ PK </w:t>
      </w:r>
      <w:proofErr w:type="spellStart"/>
      <w:r>
        <w:rPr>
          <w:color w:val="1F2937"/>
          <w:shd w:val="clear" w:color="auto" w:fill="F3F4F6"/>
        </w:rPr>
        <w:t>id</w:t>
      </w:r>
      <w:proofErr w:type="spellEnd"/>
      <w:r>
        <w:rPr>
          <w:color w:val="1F2937"/>
          <w:shd w:val="clear" w:color="auto" w:fill="F3F4F6"/>
        </w:rPr>
        <w:t xml:space="preserve">                                                   │</w:t>
      </w:r>
    </w:p>
    <w:p w14:paraId="08C6F869" w14:textId="77777777" w:rsidR="00BC46F0" w:rsidRDefault="00BC46F0">
      <w:pPr>
        <w:pStyle w:val="HTMLSudahDiformat"/>
        <w:rPr>
          <w:color w:val="1F2937"/>
          <w:shd w:val="clear" w:color="auto" w:fill="F3F4F6"/>
        </w:rPr>
      </w:pPr>
      <w:r>
        <w:rPr>
          <w:color w:val="1F2937"/>
          <w:shd w:val="clear" w:color="auto" w:fill="F3F4F6"/>
        </w:rPr>
        <w:t xml:space="preserve">        │ FK </w:t>
      </w:r>
      <w:proofErr w:type="spellStart"/>
      <w:r>
        <w:rPr>
          <w:color w:val="1F2937"/>
          <w:shd w:val="clear" w:color="auto" w:fill="F3F4F6"/>
        </w:rPr>
        <w:t>user_id</w:t>
      </w:r>
      <w:proofErr w:type="spellEnd"/>
      <w:r>
        <w:rPr>
          <w:color w:val="1F2937"/>
          <w:shd w:val="clear" w:color="auto" w:fill="F3F4F6"/>
        </w:rPr>
        <w:t xml:space="preserve">                                              │</w:t>
      </w:r>
    </w:p>
    <w:p w14:paraId="54348C1D" w14:textId="77777777" w:rsidR="00BC46F0" w:rsidRDefault="00BC46F0">
      <w:pPr>
        <w:pStyle w:val="HTMLSudahDiformat"/>
        <w:rPr>
          <w:color w:val="1F2937"/>
          <w:shd w:val="clear" w:color="auto" w:fill="F3F4F6"/>
        </w:rPr>
      </w:pPr>
      <w:r>
        <w:rPr>
          <w:color w:val="1F2937"/>
          <w:shd w:val="clear" w:color="auto" w:fill="F3F4F6"/>
        </w:rPr>
        <w:t xml:space="preserve">        │ FK </w:t>
      </w:r>
      <w:proofErr w:type="spellStart"/>
      <w:r>
        <w:rPr>
          <w:color w:val="1F2937"/>
          <w:shd w:val="clear" w:color="auto" w:fill="F3F4F6"/>
        </w:rPr>
        <w:t>category_id</w:t>
      </w:r>
      <w:proofErr w:type="spellEnd"/>
      <w:r>
        <w:rPr>
          <w:color w:val="1F2937"/>
          <w:shd w:val="clear" w:color="auto" w:fill="F3F4F6"/>
        </w:rPr>
        <w:t xml:space="preserve">                                          │</w:t>
      </w:r>
    </w:p>
    <w:p w14:paraId="7EF028AC" w14:textId="77777777" w:rsidR="00BC46F0" w:rsidRDefault="00BC46F0">
      <w:pPr>
        <w:pStyle w:val="HTMLSudahDiformat"/>
        <w:rPr>
          <w:color w:val="1F2937"/>
          <w:shd w:val="clear" w:color="auto" w:fill="F3F4F6"/>
        </w:rPr>
      </w:pPr>
      <w:r>
        <w:rPr>
          <w:color w:val="1F2937"/>
          <w:shd w:val="clear" w:color="auto" w:fill="F3F4F6"/>
        </w:rPr>
        <w:t xml:space="preserve">        │ FK </w:t>
      </w:r>
      <w:proofErr w:type="spellStart"/>
      <w:r>
        <w:rPr>
          <w:color w:val="1F2937"/>
          <w:shd w:val="clear" w:color="auto" w:fill="F3F4F6"/>
        </w:rPr>
        <w:t>source_todo_id</w:t>
      </w:r>
      <w:proofErr w:type="spellEnd"/>
      <w:r>
        <w:rPr>
          <w:color w:val="1F2937"/>
          <w:shd w:val="clear" w:color="auto" w:fill="F3F4F6"/>
        </w:rPr>
        <w:t xml:space="preserve"> → financial_todos.id (</w:t>
      </w:r>
      <w:proofErr w:type="spellStart"/>
      <w:r>
        <w:rPr>
          <w:color w:val="1F2937"/>
          <w:shd w:val="clear" w:color="auto" w:fill="F3F4F6"/>
        </w:rPr>
        <w:t>nullable</w:t>
      </w:r>
      <w:proofErr w:type="spellEnd"/>
      <w:r>
        <w:rPr>
          <w:color w:val="1F2937"/>
          <w:shd w:val="clear" w:color="auto" w:fill="F3F4F6"/>
        </w:rPr>
        <w:t>)       │</w:t>
      </w:r>
    </w:p>
    <w:p w14:paraId="5E553D27" w14:textId="77777777" w:rsidR="00BC46F0" w:rsidRDefault="00BC46F0">
      <w:pPr>
        <w:pStyle w:val="HTMLSudahDiformat"/>
        <w:rPr>
          <w:color w:val="1F2937"/>
          <w:shd w:val="clear" w:color="auto" w:fill="F3F4F6"/>
        </w:rPr>
      </w:pPr>
      <w:r>
        <w:rPr>
          <w:color w:val="1F2937"/>
          <w:shd w:val="clear" w:color="auto" w:fill="F3F4F6"/>
        </w:rPr>
        <w:t xml:space="preserve">        │ </w:t>
      </w:r>
      <w:proofErr w:type="spellStart"/>
      <w:r>
        <w:rPr>
          <w:color w:val="1F2937"/>
          <w:shd w:val="clear" w:color="auto" w:fill="F3F4F6"/>
        </w:rPr>
        <w:t>type</w:t>
      </w:r>
      <w:proofErr w:type="spellEnd"/>
      <w:r>
        <w:rPr>
          <w:color w:val="1F2937"/>
          <w:shd w:val="clear" w:color="auto" w:fill="F3F4F6"/>
        </w:rPr>
        <w:t xml:space="preserve">                                                     │</w:t>
      </w:r>
    </w:p>
    <w:p w14:paraId="0717E5F3" w14:textId="77777777" w:rsidR="00BC46F0" w:rsidRDefault="00BC46F0">
      <w:pPr>
        <w:pStyle w:val="HTMLSudahDiformat"/>
        <w:rPr>
          <w:color w:val="1F2937"/>
          <w:shd w:val="clear" w:color="auto" w:fill="F3F4F6"/>
        </w:rPr>
      </w:pPr>
      <w:r>
        <w:rPr>
          <w:color w:val="1F2937"/>
          <w:shd w:val="clear" w:color="auto" w:fill="F3F4F6"/>
        </w:rPr>
        <w:t xml:space="preserve">        │ </w:t>
      </w:r>
      <w:proofErr w:type="spellStart"/>
      <w:r>
        <w:rPr>
          <w:color w:val="1F2937"/>
          <w:shd w:val="clear" w:color="auto" w:fill="F3F4F6"/>
        </w:rPr>
        <w:t>amount</w:t>
      </w:r>
      <w:proofErr w:type="spellEnd"/>
      <w:r>
        <w:rPr>
          <w:color w:val="1F2937"/>
          <w:shd w:val="clear" w:color="auto" w:fill="F3F4F6"/>
        </w:rPr>
        <w:t xml:space="preserve">                                                   │</w:t>
      </w:r>
    </w:p>
    <w:p w14:paraId="3ADD5A84" w14:textId="77777777" w:rsidR="00BC46F0" w:rsidRDefault="00BC46F0">
      <w:pPr>
        <w:pStyle w:val="HTMLSudahDiformat"/>
        <w:rPr>
          <w:color w:val="1F2937"/>
          <w:shd w:val="clear" w:color="auto" w:fill="F3F4F6"/>
        </w:rPr>
      </w:pPr>
      <w:r>
        <w:rPr>
          <w:color w:val="1F2937"/>
          <w:shd w:val="clear" w:color="auto" w:fill="F3F4F6"/>
        </w:rPr>
        <w:t xml:space="preserve">        │ </w:t>
      </w:r>
      <w:proofErr w:type="spellStart"/>
      <w:r>
        <w:rPr>
          <w:color w:val="1F2937"/>
          <w:shd w:val="clear" w:color="auto" w:fill="F3F4F6"/>
        </w:rPr>
        <w:t>date</w:t>
      </w:r>
      <w:proofErr w:type="spellEnd"/>
      <w:r>
        <w:rPr>
          <w:color w:val="1F2937"/>
          <w:shd w:val="clear" w:color="auto" w:fill="F3F4F6"/>
        </w:rPr>
        <w:t xml:space="preserve">                                                     │</w:t>
      </w:r>
    </w:p>
    <w:p w14:paraId="58E65F7B" w14:textId="77777777" w:rsidR="00BC46F0" w:rsidRDefault="00BC46F0">
      <w:pPr>
        <w:pStyle w:val="HTMLSudahDiformat"/>
        <w:rPr>
          <w:color w:val="1F2937"/>
          <w:shd w:val="clear" w:color="auto" w:fill="F3F4F6"/>
        </w:rPr>
      </w:pPr>
      <w:r>
        <w:rPr>
          <w:color w:val="1F2937"/>
          <w:shd w:val="clear" w:color="auto" w:fill="F3F4F6"/>
        </w:rPr>
        <w:t xml:space="preserve">        │ notes                                                    │</w:t>
      </w:r>
    </w:p>
    <w:p w14:paraId="18E9D03F" w14:textId="77777777" w:rsidR="00BC46F0" w:rsidRDefault="00BC46F0">
      <w:pPr>
        <w:pStyle w:val="HTMLSudahDiformat"/>
        <w:rPr>
          <w:color w:val="1F2937"/>
          <w:shd w:val="clear" w:color="auto" w:fill="F3F4F6"/>
        </w:rPr>
      </w:pPr>
      <w:r>
        <w:rPr>
          <w:color w:val="1F2937"/>
          <w:shd w:val="clear" w:color="auto" w:fill="F3F4F6"/>
        </w:rPr>
        <w:t xml:space="preserve">        │ </w:t>
      </w:r>
      <w:proofErr w:type="spellStart"/>
      <w:r>
        <w:rPr>
          <w:color w:val="1F2937"/>
          <w:shd w:val="clear" w:color="auto" w:fill="F3F4F6"/>
        </w:rPr>
        <w:t>created_at</w:t>
      </w:r>
      <w:proofErr w:type="spellEnd"/>
      <w:r>
        <w:rPr>
          <w:color w:val="1F2937"/>
          <w:shd w:val="clear" w:color="auto" w:fill="F3F4F6"/>
        </w:rPr>
        <w:t xml:space="preserve">                                               │</w:t>
      </w:r>
    </w:p>
    <w:p w14:paraId="5CE6BD34" w14:textId="77777777" w:rsidR="00BC46F0" w:rsidRDefault="00BC46F0">
      <w:pPr>
        <w:pStyle w:val="HTMLSudahDiformat"/>
        <w:rPr>
          <w:color w:val="1F2937"/>
          <w:shd w:val="clear" w:color="auto" w:fill="F3F4F6"/>
        </w:rPr>
      </w:pPr>
      <w:r>
        <w:rPr>
          <w:color w:val="1F2937"/>
          <w:shd w:val="clear" w:color="auto" w:fill="F3F4F6"/>
        </w:rPr>
        <w:t xml:space="preserve">        │ </w:t>
      </w:r>
      <w:proofErr w:type="spellStart"/>
      <w:r>
        <w:rPr>
          <w:color w:val="1F2937"/>
          <w:shd w:val="clear" w:color="auto" w:fill="F3F4F6"/>
        </w:rPr>
        <w:t>updated_at</w:t>
      </w:r>
      <w:proofErr w:type="spellEnd"/>
      <w:r>
        <w:rPr>
          <w:color w:val="1F2937"/>
          <w:shd w:val="clear" w:color="auto" w:fill="F3F4F6"/>
        </w:rPr>
        <w:t xml:space="preserve">                                               │</w:t>
      </w:r>
    </w:p>
    <w:p w14:paraId="1AF55633" w14:textId="77777777" w:rsidR="00BC46F0" w:rsidRDefault="00BC46F0">
      <w:pPr>
        <w:pStyle w:val="HTMLSudahDiformat"/>
        <w:rPr>
          <w:color w:val="1F2937"/>
          <w:shd w:val="clear" w:color="auto" w:fill="F3F4F6"/>
        </w:rPr>
      </w:pPr>
      <w:r>
        <w:rPr>
          <w:color w:val="1F2937"/>
          <w:shd w:val="clear" w:color="auto" w:fill="F3F4F6"/>
        </w:rPr>
        <w:lastRenderedPageBreak/>
        <w:t xml:space="preserve">        └────────────────────────────────────────────────────────┘</w:t>
      </w:r>
    </w:p>
    <w:p w14:paraId="50F8A1FE"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 xml:space="preserve">Relasi &amp; </w:t>
      </w:r>
      <w:proofErr w:type="spellStart"/>
      <w:r>
        <w:rPr>
          <w:rStyle w:val="Kuat"/>
          <w:rFonts w:ascii="Calibri" w:hAnsi="Calibri" w:cs="Calibri"/>
          <w:color w:val="1F2937"/>
          <w:sz w:val="21"/>
          <w:szCs w:val="21"/>
        </w:rPr>
        <w:t>Kardinalitas</w:t>
      </w:r>
      <w:proofErr w:type="spellEnd"/>
      <w:r>
        <w:rPr>
          <w:rStyle w:val="Kuat"/>
          <w:rFonts w:ascii="Calibri" w:hAnsi="Calibri" w:cs="Calibri"/>
          <w:color w:val="1F2937"/>
          <w:sz w:val="21"/>
          <w:szCs w:val="21"/>
        </w:rPr>
        <w:t xml:space="preserve"> Final:</w:t>
      </w:r>
    </w:p>
    <w:tbl>
      <w:tblPr>
        <w:tblW w:w="5000" w:type="pct"/>
        <w:tblCellMar>
          <w:top w:w="15" w:type="dxa"/>
          <w:left w:w="15" w:type="dxa"/>
          <w:bottom w:w="15" w:type="dxa"/>
          <w:right w:w="15" w:type="dxa"/>
        </w:tblCellMar>
        <w:tblLook w:val="04A0" w:firstRow="1" w:lastRow="0" w:firstColumn="1" w:lastColumn="0" w:noHBand="0" w:noVBand="1"/>
      </w:tblPr>
      <w:tblGrid>
        <w:gridCol w:w="6161"/>
        <w:gridCol w:w="2849"/>
      </w:tblGrid>
      <w:tr w:rsidR="00A2085B" w14:paraId="5EBE1223"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6D6B6157"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Relasi</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B823F2A"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Kardinalitas</w:t>
            </w:r>
            <w:proofErr w:type="spellEnd"/>
          </w:p>
        </w:tc>
      </w:tr>
      <w:tr w:rsidR="00A2085B" w14:paraId="38C3E743"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CCAA76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User → </w:t>
            </w:r>
            <w:proofErr w:type="spellStart"/>
            <w:r>
              <w:rPr>
                <w:rFonts w:ascii="Calibri" w:eastAsia="Times New Roman" w:hAnsi="Calibri" w:cs="Calibri"/>
                <w:color w:val="1F2937"/>
                <w:sz w:val="18"/>
                <w:szCs w:val="18"/>
              </w:rPr>
              <w:t>Categories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585CAD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1 : N</w:t>
            </w:r>
          </w:p>
        </w:tc>
      </w:tr>
      <w:tr w:rsidR="00A2085B" w14:paraId="60CFB762"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E8BB58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User → </w:t>
            </w:r>
            <w:proofErr w:type="spellStart"/>
            <w:r>
              <w:rPr>
                <w:rFonts w:ascii="Calibri" w:eastAsia="Times New Roman" w:hAnsi="Calibri" w:cs="Calibri"/>
                <w:color w:val="1F2937"/>
                <w:sz w:val="18"/>
                <w:szCs w:val="18"/>
              </w:rPr>
              <w:t>Transactions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0C0D59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1 : N</w:t>
            </w:r>
          </w:p>
        </w:tc>
      </w:tr>
      <w:tr w:rsidR="00A2085B" w14:paraId="0797289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BBB122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User → </w:t>
            </w:r>
            <w:proofErr w:type="spellStart"/>
            <w:r>
              <w:rPr>
                <w:rFonts w:ascii="Calibri" w:eastAsia="Times New Roman" w:hAnsi="Calibri" w:cs="Calibri"/>
                <w:color w:val="1F2937"/>
                <w:sz w:val="18"/>
                <w:szCs w:val="18"/>
              </w:rPr>
              <w:t>Budgets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2B43D0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1 : N</w:t>
            </w:r>
          </w:p>
        </w:tc>
      </w:tr>
      <w:tr w:rsidR="00A2085B" w14:paraId="57A9E17F"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CFCEEE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User → Financial </w:t>
            </w:r>
            <w:proofErr w:type="spellStart"/>
            <w:r>
              <w:rPr>
                <w:rFonts w:ascii="Calibri" w:eastAsia="Times New Roman" w:hAnsi="Calibri" w:cs="Calibri"/>
                <w:color w:val="1F2937"/>
                <w:sz w:val="18"/>
                <w:szCs w:val="18"/>
              </w:rPr>
              <w:t>Todos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E665A7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1 : N</w:t>
            </w:r>
          </w:p>
        </w:tc>
      </w:tr>
      <w:tr w:rsidR="00A2085B" w14:paraId="4F192C7E"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B3CA38C"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Category</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Transactions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05B069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1 : N</w:t>
            </w:r>
          </w:p>
        </w:tc>
      </w:tr>
      <w:tr w:rsidR="00A2085B" w14:paraId="3184ABBE"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3CCC2DB"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Category</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Budgets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15C004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1 : N</w:t>
            </w:r>
          </w:p>
        </w:tc>
      </w:tr>
      <w:tr w:rsidR="00A2085B" w14:paraId="1E5A7152"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9BD781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Financial </w:t>
            </w:r>
            <w:proofErr w:type="spellStart"/>
            <w:r>
              <w:rPr>
                <w:rFonts w:ascii="Calibri" w:eastAsia="Times New Roman" w:hAnsi="Calibri" w:cs="Calibri"/>
                <w:color w:val="1F2937"/>
                <w:sz w:val="18"/>
                <w:szCs w:val="18"/>
              </w:rPr>
              <w:t>Todo</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Transaction</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4B4923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1 : 0..1</w:t>
            </w:r>
          </w:p>
        </w:tc>
      </w:tr>
    </w:tbl>
    <w:p w14:paraId="0EBA1DC0"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 xml:space="preserve">Kenapa ada </w:t>
      </w:r>
      <w:proofErr w:type="spellStart"/>
      <w:r>
        <w:rPr>
          <w:rStyle w:val="KodeHTML"/>
          <w:b/>
          <w:bCs/>
          <w:color w:val="1F2937"/>
        </w:rPr>
        <w:t>source_todo_id</w:t>
      </w:r>
      <w:proofErr w:type="spellEnd"/>
      <w:r>
        <w:rPr>
          <w:rStyle w:val="Kuat"/>
          <w:rFonts w:ascii="Calibri" w:hAnsi="Calibri" w:cs="Calibri"/>
          <w:color w:val="1F2937"/>
          <w:sz w:val="21"/>
          <w:szCs w:val="21"/>
        </w:rPr>
        <w:t>?</w:t>
      </w:r>
    </w:p>
    <w:p w14:paraId="151402C1"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Kolom ini menopang Business </w:t>
      </w:r>
      <w:proofErr w:type="spellStart"/>
      <w:r>
        <w:rPr>
          <w:rFonts w:ascii="Calibri" w:hAnsi="Calibri" w:cs="Calibri"/>
          <w:color w:val="1F2937"/>
          <w:sz w:val="21"/>
          <w:szCs w:val="21"/>
        </w:rPr>
        <w:t>Rule</w:t>
      </w:r>
      <w:proofErr w:type="spellEnd"/>
      <w:r>
        <w:rPr>
          <w:rFonts w:ascii="Calibri" w:hAnsi="Calibri" w:cs="Calibri"/>
          <w:color w:val="1F2937"/>
          <w:sz w:val="21"/>
          <w:szCs w:val="21"/>
        </w:rPr>
        <w:t xml:space="preserve"> </w:t>
      </w:r>
      <w:r>
        <w:rPr>
          <w:rStyle w:val="Kuat"/>
          <w:rFonts w:ascii="Calibri" w:hAnsi="Calibri" w:cs="Calibri"/>
          <w:color w:val="1F2937"/>
          <w:sz w:val="21"/>
          <w:szCs w:val="21"/>
        </w:rPr>
        <w:t xml:space="preserve">Auto </w:t>
      </w:r>
      <w:proofErr w:type="spellStart"/>
      <w:r>
        <w:rPr>
          <w:rStyle w:val="Kuat"/>
          <w:rFonts w:ascii="Calibri" w:hAnsi="Calibri" w:cs="Calibri"/>
          <w:color w:val="1F2937"/>
          <w:sz w:val="21"/>
          <w:szCs w:val="21"/>
        </w:rPr>
        <w:t>Expense</w:t>
      </w:r>
      <w:proofErr w:type="spellEnd"/>
      <w:r>
        <w:rPr>
          <w:rFonts w:ascii="Calibri" w:hAnsi="Calibri" w:cs="Calibri"/>
          <w:color w:val="1F2937"/>
          <w:sz w:val="21"/>
          <w:szCs w:val="21"/>
        </w:rPr>
        <w:t xml:space="preserve"> (Bagian 35.F). Contoh: </w:t>
      </w:r>
      <w:proofErr w:type="spellStart"/>
      <w:r>
        <w:rPr>
          <w:rFonts w:ascii="Calibri" w:hAnsi="Calibri" w:cs="Calibri"/>
          <w:color w:val="1F2937"/>
          <w:sz w:val="21"/>
          <w:szCs w:val="21"/>
        </w:rPr>
        <w:t>user</w:t>
      </w:r>
      <w:proofErr w:type="spellEnd"/>
      <w:r>
        <w:rPr>
          <w:rFonts w:ascii="Calibri" w:hAnsi="Calibri" w:cs="Calibri"/>
          <w:color w:val="1F2937"/>
          <w:sz w:val="21"/>
          <w:szCs w:val="21"/>
        </w:rPr>
        <w:t xml:space="preserve"> punya To-Do "Bayar listrik — Rp150.000". Saat To-Do diselesaikan, sistem membuat transaksi </w:t>
      </w:r>
      <w:r>
        <w:rPr>
          <w:rStyle w:val="KodeHTML"/>
          <w:color w:val="1F2937"/>
        </w:rPr>
        <w:t>EXPENSE — Rp150.000</w:t>
      </w:r>
      <w:r>
        <w:rPr>
          <w:rFonts w:ascii="Calibri" w:hAnsi="Calibri" w:cs="Calibri"/>
          <w:color w:val="1F2937"/>
          <w:sz w:val="21"/>
          <w:szCs w:val="21"/>
        </w:rPr>
        <w:t xml:space="preserve"> dan menyimpan ID To-Do asalnya di </w:t>
      </w:r>
      <w:proofErr w:type="spellStart"/>
      <w:r>
        <w:rPr>
          <w:rStyle w:val="KodeHTML"/>
          <w:color w:val="1F2937"/>
        </w:rPr>
        <w:t>source_todo_id</w:t>
      </w:r>
      <w:proofErr w:type="spellEnd"/>
      <w:r>
        <w:rPr>
          <w:rFonts w:ascii="Calibri" w:hAnsi="Calibri" w:cs="Calibri"/>
          <w:color w:val="1F2937"/>
          <w:sz w:val="21"/>
          <w:szCs w:val="21"/>
        </w:rPr>
        <w:t xml:space="preserve">. Dengan </w:t>
      </w:r>
      <w:proofErr w:type="spellStart"/>
      <w:r>
        <w:rPr>
          <w:rFonts w:ascii="Calibri" w:hAnsi="Calibri" w:cs="Calibri"/>
          <w:color w:val="1F2937"/>
          <w:sz w:val="21"/>
          <w:szCs w:val="21"/>
        </w:rPr>
        <w:t>partial</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unique</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index</w:t>
      </w:r>
      <w:proofErr w:type="spellEnd"/>
      <w:r>
        <w:rPr>
          <w:rFonts w:ascii="Calibri" w:hAnsi="Calibri" w:cs="Calibri"/>
          <w:color w:val="1F2937"/>
          <w:sz w:val="21"/>
          <w:szCs w:val="21"/>
        </w:rPr>
        <w:t xml:space="preserve"> </w:t>
      </w:r>
      <w:proofErr w:type="spellStart"/>
      <w:r>
        <w:rPr>
          <w:rStyle w:val="KodeHTML"/>
          <w:color w:val="1F2937"/>
        </w:rPr>
        <w:t>uq_transactions_source_todo</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database</w:t>
      </w:r>
      <w:proofErr w:type="spellEnd"/>
      <w:r>
        <w:rPr>
          <w:rFonts w:ascii="Calibri" w:hAnsi="Calibri" w:cs="Calibri"/>
          <w:color w:val="1F2937"/>
          <w:sz w:val="21"/>
          <w:szCs w:val="21"/>
        </w:rPr>
        <w:t xml:space="preserve"> menjamin:</w:t>
      </w:r>
    </w:p>
    <w:p w14:paraId="3BBA5BD6" w14:textId="77777777" w:rsidR="00BC46F0" w:rsidRDefault="00BC46F0">
      <w:pPr>
        <w:pStyle w:val="HTMLSudahDiformat"/>
        <w:rPr>
          <w:color w:val="1F2937"/>
          <w:shd w:val="clear" w:color="auto" w:fill="F3F4F6"/>
        </w:rPr>
      </w:pPr>
      <w:r>
        <w:rPr>
          <w:color w:val="1F2937"/>
          <w:shd w:val="clear" w:color="auto" w:fill="F3F4F6"/>
        </w:rPr>
        <w:t xml:space="preserve">1 Financial To-Do → maksimal 1 Auto </w:t>
      </w:r>
      <w:proofErr w:type="spellStart"/>
      <w:r>
        <w:rPr>
          <w:color w:val="1F2937"/>
          <w:shd w:val="clear" w:color="auto" w:fill="F3F4F6"/>
        </w:rPr>
        <w:t>Expense</w:t>
      </w:r>
      <w:proofErr w:type="spellEnd"/>
    </w:p>
    <w:p w14:paraId="776203A5"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Sehingga jika </w:t>
      </w:r>
      <w:proofErr w:type="spellStart"/>
      <w:r>
        <w:rPr>
          <w:rFonts w:ascii="Calibri" w:hAnsi="Calibri" w:cs="Calibri"/>
          <w:color w:val="1F2937"/>
          <w:sz w:val="21"/>
          <w:szCs w:val="21"/>
        </w:rPr>
        <w:t>request</w:t>
      </w:r>
      <w:proofErr w:type="spellEnd"/>
      <w:r>
        <w:rPr>
          <w:rFonts w:ascii="Calibri" w:hAnsi="Calibri" w:cs="Calibri"/>
          <w:color w:val="1F2937"/>
          <w:sz w:val="21"/>
          <w:szCs w:val="21"/>
        </w:rPr>
        <w:t xml:space="preserve"> API terkirim dua kali karena jaringan bermasalah, sistem tidak membuat dua transaksi pengeluaran. Transaksi biasa memiliki </w:t>
      </w:r>
      <w:proofErr w:type="spellStart"/>
      <w:r>
        <w:rPr>
          <w:rStyle w:val="KodeHTML"/>
          <w:color w:val="1F2937"/>
        </w:rPr>
        <w:t>source_todo_id</w:t>
      </w:r>
      <w:proofErr w:type="spellEnd"/>
      <w:r>
        <w:rPr>
          <w:rStyle w:val="KodeHTML"/>
          <w:color w:val="1F2937"/>
        </w:rPr>
        <w:t xml:space="preserve"> = NULL</w:t>
      </w:r>
      <w:r>
        <w:rPr>
          <w:rFonts w:ascii="Calibri" w:hAnsi="Calibri" w:cs="Calibri"/>
          <w:color w:val="1F2937"/>
          <w:sz w:val="21"/>
          <w:szCs w:val="21"/>
        </w:rPr>
        <w:t>.</w:t>
      </w:r>
    </w:p>
    <w:p w14:paraId="0632C828" w14:textId="77777777" w:rsidR="00BC46F0" w:rsidRDefault="00BC46F0">
      <w:pPr>
        <w:pStyle w:val="Judul3"/>
        <w:rPr>
          <w:rFonts w:ascii="Calibri" w:eastAsia="Times New Roman" w:hAnsi="Calibri" w:cs="Calibri"/>
        </w:rPr>
      </w:pPr>
      <w:r>
        <w:rPr>
          <w:rFonts w:ascii="Calibri" w:eastAsia="Times New Roman" w:hAnsi="Calibri" w:cs="Calibri"/>
        </w:rPr>
        <w:t xml:space="preserve">10.2 Data </w:t>
      </w:r>
      <w:proofErr w:type="spellStart"/>
      <w:r>
        <w:rPr>
          <w:rFonts w:ascii="Calibri" w:eastAsia="Times New Roman" w:hAnsi="Calibri" w:cs="Calibri"/>
        </w:rPr>
        <w:t>Migration</w:t>
      </w:r>
      <w:proofErr w:type="spellEnd"/>
      <w:r>
        <w:rPr>
          <w:rFonts w:ascii="Calibri" w:eastAsia="Times New Roman" w:hAnsi="Calibri" w:cs="Calibri"/>
        </w:rPr>
        <w:t xml:space="preserve"> Plan (CSV / Excel </w:t>
      </w:r>
      <w:proofErr w:type="spellStart"/>
      <w:r>
        <w:rPr>
          <w:rFonts w:ascii="Calibri" w:eastAsia="Times New Roman" w:hAnsi="Calibri" w:cs="Calibri"/>
        </w:rPr>
        <w:t>Import</w:t>
      </w:r>
      <w:proofErr w:type="spellEnd"/>
      <w:r>
        <w:rPr>
          <w:rFonts w:ascii="Calibri" w:eastAsia="Times New Roman" w:hAnsi="Calibri" w:cs="Calibri"/>
        </w:rPr>
        <w:t xml:space="preserve"> Manual ke System — Tahap 2)</w:t>
      </w:r>
    </w:p>
    <w:p w14:paraId="653559B5" w14:textId="77777777" w:rsidR="00BC46F0" w:rsidRDefault="00BC46F0">
      <w:pPr>
        <w:pStyle w:val="NormalWeb"/>
        <w:rPr>
          <w:rFonts w:ascii="Calibri" w:hAnsi="Calibri" w:cs="Calibri"/>
          <w:color w:val="1F2937"/>
          <w:sz w:val="21"/>
          <w:szCs w:val="21"/>
        </w:rPr>
      </w:pPr>
      <w:proofErr w:type="spellStart"/>
      <w:r>
        <w:rPr>
          <w:rStyle w:val="Kuat"/>
          <w:rFonts w:ascii="Calibri" w:hAnsi="Calibri" w:cs="Calibri"/>
          <w:color w:val="1F2937"/>
          <w:sz w:val="21"/>
          <w:szCs w:val="21"/>
        </w:rPr>
        <w:t>Source</w:t>
      </w:r>
      <w:proofErr w:type="spellEnd"/>
      <w:r>
        <w:rPr>
          <w:rStyle w:val="Kuat"/>
          <w:rFonts w:ascii="Calibri" w:hAnsi="Calibri" w:cs="Calibri"/>
          <w:color w:val="1F2937"/>
          <w:sz w:val="21"/>
          <w:szCs w:val="21"/>
        </w:rPr>
        <w:t xml:space="preserve"> -&gt; Target </w:t>
      </w:r>
      <w:proofErr w:type="spellStart"/>
      <w:r>
        <w:rPr>
          <w:rStyle w:val="Kuat"/>
          <w:rFonts w:ascii="Calibri" w:hAnsi="Calibri" w:cs="Calibri"/>
          <w:color w:val="1F2937"/>
          <w:sz w:val="21"/>
          <w:szCs w:val="21"/>
        </w:rPr>
        <w:t>Field</w:t>
      </w:r>
      <w:proofErr w:type="spellEnd"/>
      <w:r>
        <w:rPr>
          <w:rStyle w:val="Kuat"/>
          <w:rFonts w:ascii="Calibri" w:hAnsi="Calibri" w:cs="Calibri"/>
          <w:color w:val="1F2937"/>
          <w:sz w:val="21"/>
          <w:szCs w:val="21"/>
        </w:rPr>
        <w:t xml:space="preserve"> </w:t>
      </w:r>
      <w:proofErr w:type="spellStart"/>
      <w:r>
        <w:rPr>
          <w:rStyle w:val="Kuat"/>
          <w:rFonts w:ascii="Calibri" w:hAnsi="Calibri" w:cs="Calibri"/>
          <w:color w:val="1F2937"/>
          <w:sz w:val="21"/>
          <w:szCs w:val="21"/>
        </w:rPr>
        <w:t>Mapping</w:t>
      </w:r>
      <w:proofErr w:type="spellEnd"/>
      <w:r>
        <w:rPr>
          <w:rStyle w:val="Kuat"/>
          <w:rFonts w:ascii="Calibri" w:hAnsi="Calibri" w:cs="Calibri"/>
          <w:color w:val="1F2937"/>
          <w:sz w:val="21"/>
          <w:szCs w:val="21"/>
        </w:rPr>
        <w:t xml:space="preserve"> </w:t>
      </w:r>
      <w:proofErr w:type="spellStart"/>
      <w:r>
        <w:rPr>
          <w:rStyle w:val="Kuat"/>
          <w:rFonts w:ascii="Calibri" w:hAnsi="Calibri" w:cs="Calibri"/>
          <w:color w:val="1F2937"/>
          <w:sz w:val="21"/>
          <w:szCs w:val="21"/>
        </w:rPr>
        <w:t>Table</w:t>
      </w:r>
      <w:proofErr w:type="spellEnd"/>
      <w:r>
        <w:rPr>
          <w:rStyle w:val="Kuat"/>
          <w:rFonts w:ascii="Calibri" w:hAnsi="Calibri" w:cs="Calibri"/>
          <w:color w:val="1F2937"/>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1828"/>
        <w:gridCol w:w="1946"/>
        <w:gridCol w:w="1289"/>
        <w:gridCol w:w="3947"/>
      </w:tblGrid>
      <w:tr w:rsidR="00A2085B" w14:paraId="4B9CB53B"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ABF50EA"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 xml:space="preserve">CSV </w:t>
            </w:r>
            <w:proofErr w:type="spellStart"/>
            <w:r>
              <w:rPr>
                <w:rFonts w:ascii="Calibri" w:eastAsia="Times New Roman" w:hAnsi="Calibri" w:cs="Calibri"/>
                <w:b/>
                <w:bCs/>
                <w:color w:val="0F3D2E"/>
                <w:sz w:val="18"/>
                <w:szCs w:val="18"/>
              </w:rPr>
              <w:t>Source</w:t>
            </w:r>
            <w:proofErr w:type="spellEnd"/>
            <w:r>
              <w:rPr>
                <w:rFonts w:ascii="Calibri" w:eastAsia="Times New Roman" w:hAnsi="Calibri" w:cs="Calibri"/>
                <w:b/>
                <w:bCs/>
                <w:color w:val="0F3D2E"/>
                <w:sz w:val="18"/>
                <w:szCs w:val="18"/>
              </w:rPr>
              <w:t xml:space="preserve"> </w:t>
            </w:r>
            <w:proofErr w:type="spellStart"/>
            <w:r>
              <w:rPr>
                <w:rFonts w:ascii="Calibri" w:eastAsia="Times New Roman" w:hAnsi="Calibri" w:cs="Calibri"/>
                <w:b/>
                <w:bCs/>
                <w:color w:val="0F3D2E"/>
                <w:sz w:val="18"/>
                <w:szCs w:val="18"/>
              </w:rPr>
              <w:t>Header</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8900AE2"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 xml:space="preserve">Target </w:t>
            </w:r>
            <w:proofErr w:type="spellStart"/>
            <w:r>
              <w:rPr>
                <w:rFonts w:ascii="Calibri" w:eastAsia="Times New Roman" w:hAnsi="Calibri" w:cs="Calibri"/>
                <w:b/>
                <w:bCs/>
                <w:color w:val="0F3D2E"/>
                <w:sz w:val="18"/>
                <w:szCs w:val="18"/>
              </w:rPr>
              <w:t>Table</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38FE4CD4"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 xml:space="preserve">Target </w:t>
            </w:r>
            <w:proofErr w:type="spellStart"/>
            <w:r>
              <w:rPr>
                <w:rFonts w:ascii="Calibri" w:eastAsia="Times New Roman" w:hAnsi="Calibri" w:cs="Calibri"/>
                <w:b/>
                <w:bCs/>
                <w:color w:val="0F3D2E"/>
                <w:sz w:val="18"/>
                <w:szCs w:val="18"/>
              </w:rPr>
              <w:t>Field</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ED63ADC"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 xml:space="preserve">Data </w:t>
            </w:r>
            <w:proofErr w:type="spellStart"/>
            <w:r>
              <w:rPr>
                <w:rFonts w:ascii="Calibri" w:eastAsia="Times New Roman" w:hAnsi="Calibri" w:cs="Calibri"/>
                <w:b/>
                <w:bCs/>
                <w:color w:val="0F3D2E"/>
                <w:sz w:val="18"/>
                <w:szCs w:val="18"/>
              </w:rPr>
              <w:t>Transformation</w:t>
            </w:r>
            <w:proofErr w:type="spellEnd"/>
            <w:r>
              <w:rPr>
                <w:rFonts w:ascii="Calibri" w:eastAsia="Times New Roman" w:hAnsi="Calibri" w:cs="Calibri"/>
                <w:b/>
                <w:bCs/>
                <w:color w:val="0F3D2E"/>
                <w:sz w:val="18"/>
                <w:szCs w:val="18"/>
              </w:rPr>
              <w:t xml:space="preserve"> / </w:t>
            </w:r>
            <w:proofErr w:type="spellStart"/>
            <w:r>
              <w:rPr>
                <w:rFonts w:ascii="Calibri" w:eastAsia="Times New Roman" w:hAnsi="Calibri" w:cs="Calibri"/>
                <w:b/>
                <w:bCs/>
                <w:color w:val="0F3D2E"/>
                <w:sz w:val="18"/>
                <w:szCs w:val="18"/>
              </w:rPr>
              <w:t>Validation</w:t>
            </w:r>
            <w:proofErr w:type="spellEnd"/>
          </w:p>
        </w:tc>
      </w:tr>
      <w:tr w:rsidR="00A2085B" w14:paraId="4657B7A2"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5E171D2" w14:textId="77777777" w:rsidR="00BC46F0" w:rsidRDefault="00BC46F0">
            <w:pPr>
              <w:spacing w:before="120" w:after="120"/>
              <w:rPr>
                <w:rFonts w:ascii="Calibri" w:eastAsia="Times New Roman" w:hAnsi="Calibri" w:cs="Calibri"/>
                <w:color w:val="1F2937"/>
                <w:sz w:val="18"/>
                <w:szCs w:val="18"/>
              </w:rPr>
            </w:pPr>
            <w:r>
              <w:rPr>
                <w:rStyle w:val="KodeHTML"/>
                <w:color w:val="1F2937"/>
              </w:rPr>
              <w:t>Tanggal</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4D879E1" w14:textId="77777777" w:rsidR="00BC46F0" w:rsidRDefault="00BC46F0">
            <w:pPr>
              <w:spacing w:before="120" w:after="120"/>
              <w:rPr>
                <w:rFonts w:ascii="Calibri" w:eastAsia="Times New Roman" w:hAnsi="Calibri" w:cs="Calibri"/>
                <w:color w:val="1F2937"/>
                <w:sz w:val="18"/>
                <w:szCs w:val="18"/>
              </w:rPr>
            </w:pPr>
            <w:r>
              <w:rPr>
                <w:rStyle w:val="KodeHTML"/>
                <w:color w:val="1F2937"/>
              </w:rPr>
              <w:t>TRANSACTIONS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FC8787E"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date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8C345C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Parse Format </w:t>
            </w:r>
            <w:r>
              <w:rPr>
                <w:rStyle w:val="KodeHTML"/>
                <w:color w:val="1F2937"/>
              </w:rPr>
              <w:t>YYYY-MM-DD</w:t>
            </w:r>
            <w:r>
              <w:rPr>
                <w:rFonts w:ascii="Calibri" w:eastAsia="Times New Roman" w:hAnsi="Calibri" w:cs="Calibri"/>
                <w:color w:val="1F2937"/>
                <w:sz w:val="18"/>
                <w:szCs w:val="18"/>
              </w:rPr>
              <w:t xml:space="preserve">. Wajib valid </w:t>
            </w:r>
            <w:proofErr w:type="spellStart"/>
            <w:r>
              <w:rPr>
                <w:rFonts w:ascii="Calibri" w:eastAsia="Times New Roman" w:hAnsi="Calibri" w:cs="Calibri"/>
                <w:color w:val="1F2937"/>
                <w:sz w:val="18"/>
                <w:szCs w:val="18"/>
              </w:rPr>
              <w:t>date</w:t>
            </w:r>
            <w:proofErr w:type="spellEnd"/>
            <w:r>
              <w:rPr>
                <w:rFonts w:ascii="Calibri" w:eastAsia="Times New Roman" w:hAnsi="Calibri" w:cs="Calibri"/>
                <w:color w:val="1F2937"/>
                <w:sz w:val="18"/>
                <w:szCs w:val="18"/>
              </w:rPr>
              <w:t>.</w:t>
            </w:r>
          </w:p>
        </w:tc>
      </w:tr>
      <w:tr w:rsidR="00A2085B" w14:paraId="556DA5BE"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E2C965F" w14:textId="77777777" w:rsidR="00BC46F0" w:rsidRDefault="00BC46F0">
            <w:pPr>
              <w:spacing w:before="120" w:after="120"/>
              <w:rPr>
                <w:rFonts w:ascii="Calibri" w:eastAsia="Times New Roman" w:hAnsi="Calibri" w:cs="Calibri"/>
                <w:color w:val="1F2937"/>
                <w:sz w:val="18"/>
                <w:szCs w:val="18"/>
              </w:rPr>
            </w:pPr>
            <w:r>
              <w:rPr>
                <w:rStyle w:val="KodeHTML"/>
                <w:color w:val="1F2937"/>
              </w:rPr>
              <w:t>Tipe (Masuk/Keluar)</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F919027" w14:textId="77777777" w:rsidR="00BC46F0" w:rsidRDefault="00BC46F0">
            <w:pPr>
              <w:spacing w:before="120" w:after="120"/>
              <w:rPr>
                <w:rFonts w:ascii="Calibri" w:eastAsia="Times New Roman" w:hAnsi="Calibri" w:cs="Calibri"/>
                <w:color w:val="1F2937"/>
                <w:sz w:val="18"/>
                <w:szCs w:val="18"/>
              </w:rPr>
            </w:pPr>
            <w:r>
              <w:rPr>
                <w:rStyle w:val="KodeHTML"/>
                <w:color w:val="1F2937"/>
              </w:rPr>
              <w:t>TRANSACTIONS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E54199D"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type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B674FC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Map "Masuk" -&gt; </w:t>
            </w:r>
            <w:r>
              <w:rPr>
                <w:rStyle w:val="KodeHTML"/>
                <w:color w:val="1F2937"/>
              </w:rPr>
              <w:t>INCOME</w:t>
            </w:r>
            <w:r>
              <w:rPr>
                <w:rFonts w:ascii="Calibri" w:eastAsia="Times New Roman" w:hAnsi="Calibri" w:cs="Calibri"/>
                <w:color w:val="1F2937"/>
                <w:sz w:val="18"/>
                <w:szCs w:val="18"/>
              </w:rPr>
              <w:t xml:space="preserve">, "Keluar" -&gt; </w:t>
            </w:r>
            <w:r>
              <w:rPr>
                <w:rStyle w:val="KodeHTML"/>
                <w:color w:val="1F2937"/>
              </w:rPr>
              <w:t>EXPENSE</w:t>
            </w:r>
            <w:r>
              <w:rPr>
                <w:rFonts w:ascii="Calibri" w:eastAsia="Times New Roman" w:hAnsi="Calibri" w:cs="Calibri"/>
                <w:color w:val="1F2937"/>
                <w:sz w:val="18"/>
                <w:szCs w:val="18"/>
              </w:rPr>
              <w:t>.</w:t>
            </w:r>
          </w:p>
        </w:tc>
      </w:tr>
      <w:tr w:rsidR="00A2085B" w14:paraId="18E63CA9"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A7C594A" w14:textId="77777777" w:rsidR="00BC46F0" w:rsidRDefault="00BC46F0">
            <w:pPr>
              <w:spacing w:before="120" w:after="120"/>
              <w:rPr>
                <w:rFonts w:ascii="Calibri" w:eastAsia="Times New Roman" w:hAnsi="Calibri" w:cs="Calibri"/>
                <w:color w:val="1F2937"/>
                <w:sz w:val="18"/>
                <w:szCs w:val="18"/>
              </w:rPr>
            </w:pPr>
            <w:r>
              <w:rPr>
                <w:rStyle w:val="KodeHTML"/>
                <w:color w:val="1F2937"/>
              </w:rPr>
              <w:t>Kategori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F7A61F8" w14:textId="77777777" w:rsidR="00BC46F0" w:rsidRDefault="00BC46F0">
            <w:pPr>
              <w:spacing w:before="120" w:after="120"/>
              <w:rPr>
                <w:rFonts w:ascii="Calibri" w:eastAsia="Times New Roman" w:hAnsi="Calibri" w:cs="Calibri"/>
                <w:color w:val="1F2937"/>
                <w:sz w:val="18"/>
                <w:szCs w:val="18"/>
              </w:rPr>
            </w:pPr>
            <w:r>
              <w:rPr>
                <w:rStyle w:val="KodeHTML"/>
                <w:color w:val="1F2937"/>
              </w:rPr>
              <w:t>CATEGORIES</w:t>
            </w:r>
            <w:r>
              <w:rPr>
                <w:rFonts w:ascii="Calibri" w:eastAsia="Times New Roman" w:hAnsi="Calibri" w:cs="Calibri"/>
                <w:color w:val="1F2937"/>
                <w:sz w:val="18"/>
                <w:szCs w:val="18"/>
              </w:rPr>
              <w:t xml:space="preserve"> / </w:t>
            </w:r>
            <w:r>
              <w:rPr>
                <w:rStyle w:val="KodeHTML"/>
                <w:color w:val="1F2937"/>
              </w:rPr>
              <w:t>TRANSACTIONS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50D4B1F"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category_id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A07D0E8"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Match</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name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exact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case-insensitive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if</w:t>
            </w:r>
            <w:proofErr w:type="spellEnd"/>
            <w:r>
              <w:rPr>
                <w:rFonts w:ascii="Calibri" w:eastAsia="Times New Roman" w:hAnsi="Calibri" w:cs="Calibri"/>
                <w:color w:val="1F2937"/>
                <w:sz w:val="18"/>
                <w:szCs w:val="18"/>
              </w:rPr>
              <w:t xml:space="preserve"> not </w:t>
            </w:r>
            <w:proofErr w:type="spellStart"/>
            <w:r>
              <w:rPr>
                <w:rFonts w:ascii="Calibri" w:eastAsia="Times New Roman" w:hAnsi="Calibri" w:cs="Calibri"/>
                <w:color w:val="1F2937"/>
                <w:sz w:val="18"/>
                <w:szCs w:val="18"/>
              </w:rPr>
              <w:t>exist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create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custom</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category</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under</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user_id</w:t>
            </w:r>
            <w:proofErr w:type="spellEnd"/>
            <w:r>
              <w:rPr>
                <w:rFonts w:ascii="Calibri" w:eastAsia="Times New Roman" w:hAnsi="Calibri" w:cs="Calibri"/>
                <w:color w:val="1F2937"/>
                <w:sz w:val="18"/>
                <w:szCs w:val="18"/>
              </w:rPr>
              <w:t>.</w:t>
            </w:r>
          </w:p>
        </w:tc>
      </w:tr>
      <w:tr w:rsidR="00A2085B" w14:paraId="1084F6E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3B1D3EB" w14:textId="77777777" w:rsidR="00BC46F0" w:rsidRDefault="00BC46F0">
            <w:pPr>
              <w:spacing w:before="120" w:after="120"/>
              <w:rPr>
                <w:rFonts w:ascii="Calibri" w:eastAsia="Times New Roman" w:hAnsi="Calibri" w:cs="Calibri"/>
                <w:color w:val="1F2937"/>
                <w:sz w:val="18"/>
                <w:szCs w:val="18"/>
              </w:rPr>
            </w:pPr>
            <w:r>
              <w:rPr>
                <w:rStyle w:val="KodeHTML"/>
                <w:color w:val="1F2937"/>
              </w:rPr>
              <w:t>Jumlah (Rp)</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81BC4DF" w14:textId="77777777" w:rsidR="00BC46F0" w:rsidRDefault="00BC46F0">
            <w:pPr>
              <w:spacing w:before="120" w:after="120"/>
              <w:rPr>
                <w:rFonts w:ascii="Calibri" w:eastAsia="Times New Roman" w:hAnsi="Calibri" w:cs="Calibri"/>
                <w:color w:val="1F2937"/>
                <w:sz w:val="18"/>
                <w:szCs w:val="18"/>
              </w:rPr>
            </w:pPr>
            <w:r>
              <w:rPr>
                <w:rStyle w:val="KodeHTML"/>
                <w:color w:val="1F2937"/>
              </w:rPr>
              <w:t>TRANSACTIONS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C5C8B70"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amount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55DF4C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Strip </w:t>
            </w:r>
            <w:proofErr w:type="spellStart"/>
            <w:r>
              <w:rPr>
                <w:rFonts w:ascii="Calibri" w:eastAsia="Times New Roman" w:hAnsi="Calibri" w:cs="Calibri"/>
                <w:color w:val="1F2937"/>
                <w:sz w:val="18"/>
                <w:szCs w:val="18"/>
              </w:rPr>
              <w:t>string</w:t>
            </w:r>
            <w:proofErr w:type="spellEnd"/>
            <w:r>
              <w:rPr>
                <w:rFonts w:ascii="Calibri" w:eastAsia="Times New Roman" w:hAnsi="Calibri" w:cs="Calibri"/>
                <w:color w:val="1F2937"/>
                <w:sz w:val="18"/>
                <w:szCs w:val="18"/>
              </w:rPr>
              <w:t xml:space="preserve"> "Rp", </w:t>
            </w:r>
            <w:proofErr w:type="spellStart"/>
            <w:r>
              <w:rPr>
                <w:rFonts w:ascii="Calibri" w:eastAsia="Times New Roman" w:hAnsi="Calibri" w:cs="Calibri"/>
                <w:color w:val="1F2937"/>
                <w:sz w:val="18"/>
                <w:szCs w:val="18"/>
              </w:rPr>
              <w:t>clean</w:t>
            </w:r>
            <w:proofErr w:type="spellEnd"/>
            <w:r>
              <w:rPr>
                <w:rFonts w:ascii="Calibri" w:eastAsia="Times New Roman" w:hAnsi="Calibri" w:cs="Calibri"/>
                <w:color w:val="1F2937"/>
                <w:sz w:val="18"/>
                <w:szCs w:val="18"/>
              </w:rPr>
              <w:t xml:space="preserve"> dot/</w:t>
            </w:r>
            <w:proofErr w:type="spellStart"/>
            <w:r>
              <w:rPr>
                <w:rFonts w:ascii="Calibri" w:eastAsia="Times New Roman" w:hAnsi="Calibri" w:cs="Calibri"/>
                <w:color w:val="1F2937"/>
                <w:sz w:val="18"/>
                <w:szCs w:val="18"/>
              </w:rPr>
              <w:t>comma</w:t>
            </w:r>
            <w:proofErr w:type="spellEnd"/>
            <w:r>
              <w:rPr>
                <w:rFonts w:ascii="Calibri" w:eastAsia="Times New Roman" w:hAnsi="Calibri" w:cs="Calibri"/>
                <w:color w:val="1F2937"/>
                <w:sz w:val="18"/>
                <w:szCs w:val="18"/>
              </w:rPr>
              <w:t xml:space="preserve"> -&gt; </w:t>
            </w:r>
            <w:r>
              <w:rPr>
                <w:rStyle w:val="KodeHTML"/>
                <w:color w:val="1F2937"/>
              </w:rPr>
              <w:t>NUMERIC(15,2)</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Must</w:t>
            </w:r>
            <w:proofErr w:type="spellEnd"/>
            <w:r>
              <w:rPr>
                <w:rFonts w:ascii="Calibri" w:eastAsia="Times New Roman" w:hAnsi="Calibri" w:cs="Calibri"/>
                <w:color w:val="1F2937"/>
                <w:sz w:val="18"/>
                <w:szCs w:val="18"/>
              </w:rPr>
              <w:t xml:space="preserve"> &gt; 0.</w:t>
            </w:r>
          </w:p>
        </w:tc>
      </w:tr>
      <w:tr w:rsidR="00A2085B" w14:paraId="7500E23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8019A25" w14:textId="77777777" w:rsidR="00BC46F0" w:rsidRDefault="00BC46F0">
            <w:pPr>
              <w:spacing w:before="120" w:after="120"/>
              <w:rPr>
                <w:rFonts w:ascii="Calibri" w:eastAsia="Times New Roman" w:hAnsi="Calibri" w:cs="Calibri"/>
                <w:color w:val="1F2937"/>
                <w:sz w:val="18"/>
                <w:szCs w:val="18"/>
              </w:rPr>
            </w:pPr>
            <w:r>
              <w:rPr>
                <w:rStyle w:val="KodeHTML"/>
                <w:color w:val="1F2937"/>
              </w:rPr>
              <w:t>Catatan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083522F" w14:textId="77777777" w:rsidR="00BC46F0" w:rsidRDefault="00BC46F0">
            <w:pPr>
              <w:spacing w:before="120" w:after="120"/>
              <w:rPr>
                <w:rFonts w:ascii="Calibri" w:eastAsia="Times New Roman" w:hAnsi="Calibri" w:cs="Calibri"/>
                <w:color w:val="1F2937"/>
                <w:sz w:val="18"/>
                <w:szCs w:val="18"/>
              </w:rPr>
            </w:pPr>
            <w:r>
              <w:rPr>
                <w:rStyle w:val="KodeHTML"/>
                <w:color w:val="1F2937"/>
              </w:rPr>
              <w:t>TRANSACTIONS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8F4BF9F" w14:textId="77777777" w:rsidR="00BC46F0" w:rsidRDefault="00BC46F0">
            <w:pPr>
              <w:spacing w:before="120" w:after="120"/>
              <w:rPr>
                <w:rFonts w:ascii="Calibri" w:eastAsia="Times New Roman" w:hAnsi="Calibri" w:cs="Calibri"/>
                <w:color w:val="1F2937"/>
                <w:sz w:val="18"/>
                <w:szCs w:val="18"/>
              </w:rPr>
            </w:pPr>
            <w:r>
              <w:rPr>
                <w:rStyle w:val="KodeHTML"/>
                <w:color w:val="1F2937"/>
              </w:rPr>
              <w:t>notes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0681BD7"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Sanitize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String</w:t>
            </w:r>
            <w:proofErr w:type="spellEnd"/>
            <w:r>
              <w:rPr>
                <w:rFonts w:ascii="Calibri" w:eastAsia="Times New Roman" w:hAnsi="Calibri" w:cs="Calibri"/>
                <w:color w:val="1F2937"/>
                <w:sz w:val="18"/>
                <w:szCs w:val="18"/>
              </w:rPr>
              <w:t xml:space="preserve"> HTML </w:t>
            </w:r>
            <w:proofErr w:type="spellStart"/>
            <w:r>
              <w:rPr>
                <w:rFonts w:ascii="Calibri" w:eastAsia="Times New Roman" w:hAnsi="Calibri" w:cs="Calibri"/>
                <w:color w:val="1F2937"/>
                <w:sz w:val="18"/>
                <w:szCs w:val="18"/>
              </w:rPr>
              <w:t>entities</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max</w:t>
            </w:r>
            <w:proofErr w:type="spellEnd"/>
            <w:r>
              <w:rPr>
                <w:rFonts w:ascii="Calibri" w:eastAsia="Times New Roman" w:hAnsi="Calibri" w:cs="Calibri"/>
                <w:color w:val="1F2937"/>
                <w:sz w:val="18"/>
                <w:szCs w:val="18"/>
              </w:rPr>
              <w:t xml:space="preserve"> 255 </w:t>
            </w:r>
            <w:proofErr w:type="spellStart"/>
            <w:r>
              <w:rPr>
                <w:rFonts w:ascii="Calibri" w:eastAsia="Times New Roman" w:hAnsi="Calibri" w:cs="Calibri"/>
                <w:color w:val="1F2937"/>
                <w:sz w:val="18"/>
                <w:szCs w:val="18"/>
              </w:rPr>
              <w:t>char</w:t>
            </w:r>
            <w:proofErr w:type="spellEnd"/>
            <w:r>
              <w:rPr>
                <w:rFonts w:ascii="Calibri" w:eastAsia="Times New Roman" w:hAnsi="Calibri" w:cs="Calibri"/>
                <w:color w:val="1F2937"/>
                <w:sz w:val="18"/>
                <w:szCs w:val="18"/>
              </w:rPr>
              <w:t>.</w:t>
            </w:r>
          </w:p>
        </w:tc>
      </w:tr>
    </w:tbl>
    <w:p w14:paraId="3DF35363"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 xml:space="preserve">Strategi </w:t>
      </w:r>
      <w:proofErr w:type="spellStart"/>
      <w:r>
        <w:rPr>
          <w:rStyle w:val="Kuat"/>
          <w:rFonts w:ascii="Calibri" w:hAnsi="Calibri" w:cs="Calibri"/>
          <w:color w:val="1F2937"/>
          <w:sz w:val="21"/>
          <w:szCs w:val="21"/>
        </w:rPr>
        <w:t>Import</w:t>
      </w:r>
      <w:proofErr w:type="spellEnd"/>
      <w:r>
        <w:rPr>
          <w:rStyle w:val="Kuat"/>
          <w:rFonts w:ascii="Calibri" w:hAnsi="Calibri" w:cs="Calibri"/>
          <w:color w:val="1F2937"/>
          <w:sz w:val="21"/>
          <w:szCs w:val="21"/>
        </w:rPr>
        <w:t xml:space="preserve">, Validasi, </w:t>
      </w:r>
      <w:proofErr w:type="spellStart"/>
      <w:r>
        <w:rPr>
          <w:rStyle w:val="Kuat"/>
          <w:rFonts w:ascii="Calibri" w:hAnsi="Calibri" w:cs="Calibri"/>
          <w:color w:val="1F2937"/>
          <w:sz w:val="21"/>
          <w:szCs w:val="21"/>
        </w:rPr>
        <w:t>Cutover</w:t>
      </w:r>
      <w:proofErr w:type="spellEnd"/>
      <w:r>
        <w:rPr>
          <w:rStyle w:val="Kuat"/>
          <w:rFonts w:ascii="Calibri" w:hAnsi="Calibri" w:cs="Calibri"/>
          <w:color w:val="1F2937"/>
          <w:sz w:val="21"/>
          <w:szCs w:val="21"/>
        </w:rPr>
        <w:t xml:space="preserve"> &amp; </w:t>
      </w:r>
      <w:proofErr w:type="spellStart"/>
      <w:r>
        <w:rPr>
          <w:rStyle w:val="Kuat"/>
          <w:rFonts w:ascii="Calibri" w:hAnsi="Calibri" w:cs="Calibri"/>
          <w:color w:val="1F2937"/>
          <w:sz w:val="21"/>
          <w:szCs w:val="21"/>
        </w:rPr>
        <w:t>Rollback</w:t>
      </w:r>
      <w:proofErr w:type="spellEnd"/>
      <w:r>
        <w:rPr>
          <w:rStyle w:val="Kuat"/>
          <w:rFonts w:ascii="Calibri" w:hAnsi="Calibri" w:cs="Calibri"/>
          <w:color w:val="1F2937"/>
          <w:sz w:val="21"/>
          <w:szCs w:val="21"/>
        </w:rPr>
        <w:t>:</w:t>
      </w:r>
    </w:p>
    <w:p w14:paraId="3AD2DD19" w14:textId="77777777" w:rsidR="00BC46F0" w:rsidRDefault="00BC46F0">
      <w:pPr>
        <w:numPr>
          <w:ilvl w:val="0"/>
          <w:numId w:val="15"/>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lastRenderedPageBreak/>
        <w:t>Import</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Parser </w:t>
      </w:r>
      <w:proofErr w:type="spellStart"/>
      <w:r>
        <w:rPr>
          <w:rFonts w:ascii="Calibri" w:eastAsia="Times New Roman" w:hAnsi="Calibri" w:cs="Calibri"/>
          <w:color w:val="1F2937"/>
          <w:sz w:val="21"/>
          <w:szCs w:val="21"/>
        </w:rPr>
        <w:t>backend</w:t>
      </w:r>
      <w:proofErr w:type="spellEnd"/>
      <w:r>
        <w:rPr>
          <w:rFonts w:ascii="Calibri" w:eastAsia="Times New Roman" w:hAnsi="Calibri" w:cs="Calibri"/>
          <w:color w:val="1F2937"/>
          <w:sz w:val="21"/>
          <w:szCs w:val="21"/>
        </w:rPr>
        <w:t xml:space="preserve"> memproses </w:t>
      </w:r>
      <w:proofErr w:type="spellStart"/>
      <w:r>
        <w:rPr>
          <w:rFonts w:ascii="Calibri" w:eastAsia="Times New Roman" w:hAnsi="Calibri" w:cs="Calibri"/>
          <w:color w:val="1F2937"/>
          <w:sz w:val="21"/>
          <w:szCs w:val="21"/>
        </w:rPr>
        <w:t>file</w:t>
      </w:r>
      <w:proofErr w:type="spellEnd"/>
      <w:r>
        <w:rPr>
          <w:rFonts w:ascii="Calibri" w:eastAsia="Times New Roman" w:hAnsi="Calibri" w:cs="Calibri"/>
          <w:color w:val="1F2937"/>
          <w:sz w:val="21"/>
          <w:szCs w:val="21"/>
        </w:rPr>
        <w:t xml:space="preserve"> </w:t>
      </w:r>
      <w:r>
        <w:rPr>
          <w:rStyle w:val="KodeHTML"/>
          <w:color w:val="1F2937"/>
        </w:rPr>
        <w:t>.</w:t>
      </w:r>
      <w:proofErr w:type="spellStart"/>
      <w:r>
        <w:rPr>
          <w:rStyle w:val="KodeHTML"/>
          <w:color w:val="1F2937"/>
        </w:rPr>
        <w:t>csv</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maks</w:t>
      </w:r>
      <w:proofErr w:type="spellEnd"/>
      <w:r>
        <w:rPr>
          <w:rFonts w:ascii="Calibri" w:eastAsia="Times New Roman" w:hAnsi="Calibri" w:cs="Calibri"/>
          <w:color w:val="1F2937"/>
          <w:sz w:val="21"/>
          <w:szCs w:val="21"/>
        </w:rPr>
        <w:t xml:space="preserve"> 5MB via </w:t>
      </w:r>
      <w:proofErr w:type="spellStart"/>
      <w:r>
        <w:rPr>
          <w:rFonts w:ascii="Calibri" w:eastAsia="Times New Roman" w:hAnsi="Calibri" w:cs="Calibri"/>
          <w:color w:val="1F2937"/>
          <w:sz w:val="21"/>
          <w:szCs w:val="21"/>
        </w:rPr>
        <w:t>endpoint</w:t>
      </w:r>
      <w:proofErr w:type="spellEnd"/>
      <w:r>
        <w:rPr>
          <w:rFonts w:ascii="Calibri" w:eastAsia="Times New Roman" w:hAnsi="Calibri" w:cs="Calibri"/>
          <w:color w:val="1F2937"/>
          <w:sz w:val="21"/>
          <w:szCs w:val="21"/>
        </w:rPr>
        <w:t xml:space="preserve"> </w:t>
      </w:r>
      <w:r>
        <w:rPr>
          <w:rStyle w:val="KodeHTML"/>
          <w:color w:val="1F2937"/>
        </w:rPr>
        <w:t>/api/v1/</w:t>
      </w:r>
      <w:proofErr w:type="spellStart"/>
      <w:r>
        <w:rPr>
          <w:rStyle w:val="KodeHTML"/>
          <w:color w:val="1F2937"/>
        </w:rPr>
        <w:t>transactions</w:t>
      </w:r>
      <w:proofErr w:type="spellEnd"/>
      <w:r>
        <w:rPr>
          <w:rStyle w:val="KodeHTML"/>
          <w:color w:val="1F2937"/>
        </w:rPr>
        <w:t>/</w:t>
      </w:r>
      <w:proofErr w:type="spellStart"/>
      <w:r>
        <w:rPr>
          <w:rStyle w:val="KodeHTML"/>
          <w:color w:val="1F2937"/>
        </w:rPr>
        <w:t>import</w:t>
      </w:r>
      <w:proofErr w:type="spellEnd"/>
      <w:r>
        <w:rPr>
          <w:rFonts w:ascii="Calibri" w:eastAsia="Times New Roman" w:hAnsi="Calibri" w:cs="Calibri"/>
          <w:color w:val="1F2937"/>
          <w:sz w:val="21"/>
          <w:szCs w:val="21"/>
        </w:rPr>
        <w:t>.</w:t>
      </w:r>
    </w:p>
    <w:p w14:paraId="4678E3A5" w14:textId="77777777" w:rsidR="00BC46F0" w:rsidRDefault="00BC46F0">
      <w:pPr>
        <w:numPr>
          <w:ilvl w:val="0"/>
          <w:numId w:val="15"/>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Validasi:</w:t>
      </w:r>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Row-by-row</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validation</w:t>
      </w:r>
      <w:proofErr w:type="spellEnd"/>
      <w:r>
        <w:rPr>
          <w:rFonts w:ascii="Calibri" w:eastAsia="Times New Roman" w:hAnsi="Calibri" w:cs="Calibri"/>
          <w:color w:val="1F2937"/>
          <w:sz w:val="21"/>
          <w:szCs w:val="21"/>
        </w:rPr>
        <w:t xml:space="preserve">. Jika &gt; 10% baris </w:t>
      </w:r>
      <w:proofErr w:type="spellStart"/>
      <w:r>
        <w:rPr>
          <w:rFonts w:ascii="Calibri" w:eastAsia="Times New Roman" w:hAnsi="Calibri" w:cs="Calibri"/>
          <w:color w:val="1F2937"/>
          <w:sz w:val="21"/>
          <w:szCs w:val="21"/>
        </w:rPr>
        <w:t>error</w:t>
      </w:r>
      <w:proofErr w:type="spellEnd"/>
      <w:r>
        <w:rPr>
          <w:rFonts w:ascii="Calibri" w:eastAsia="Times New Roman" w:hAnsi="Calibri" w:cs="Calibri"/>
          <w:color w:val="1F2937"/>
          <w:sz w:val="21"/>
          <w:szCs w:val="21"/>
        </w:rPr>
        <w:t>, batalkan seluruh transaksi (</w:t>
      </w:r>
      <w:proofErr w:type="spellStart"/>
      <w:r>
        <w:rPr>
          <w:rStyle w:val="Penekanan"/>
          <w:rFonts w:ascii="Calibri" w:eastAsia="Times New Roman" w:hAnsi="Calibri" w:cs="Calibri"/>
          <w:color w:val="1F2937"/>
          <w:sz w:val="21"/>
          <w:szCs w:val="21"/>
        </w:rPr>
        <w:t>Atomic</w:t>
      </w:r>
      <w:proofErr w:type="spellEnd"/>
      <w:r>
        <w:rPr>
          <w:rStyle w:val="Penekanan"/>
          <w:rFonts w:ascii="Calibri" w:eastAsia="Times New Roman" w:hAnsi="Calibri" w:cs="Calibri"/>
          <w:color w:val="1F2937"/>
          <w:sz w:val="21"/>
          <w:szCs w:val="21"/>
        </w:rPr>
        <w:t xml:space="preserve"> </w:t>
      </w:r>
      <w:proofErr w:type="spellStart"/>
      <w:r>
        <w:rPr>
          <w:rStyle w:val="Penekanan"/>
          <w:rFonts w:ascii="Calibri" w:eastAsia="Times New Roman" w:hAnsi="Calibri" w:cs="Calibri"/>
          <w:color w:val="1F2937"/>
          <w:sz w:val="21"/>
          <w:szCs w:val="21"/>
        </w:rPr>
        <w:t>Transaction</w:t>
      </w:r>
      <w:proofErr w:type="spellEnd"/>
      <w:r>
        <w:rPr>
          <w:rStyle w:val="Penekanan"/>
          <w:rFonts w:ascii="Calibri" w:eastAsia="Times New Roman" w:hAnsi="Calibri" w:cs="Calibri"/>
          <w:color w:val="1F2937"/>
          <w:sz w:val="21"/>
          <w:szCs w:val="21"/>
        </w:rPr>
        <w:t xml:space="preserve"> </w:t>
      </w:r>
      <w:proofErr w:type="spellStart"/>
      <w:r>
        <w:rPr>
          <w:rStyle w:val="Penekanan"/>
          <w:rFonts w:ascii="Calibri" w:eastAsia="Times New Roman" w:hAnsi="Calibri" w:cs="Calibri"/>
          <w:color w:val="1F2937"/>
          <w:sz w:val="21"/>
          <w:szCs w:val="21"/>
        </w:rPr>
        <w:t>Rollback</w:t>
      </w:r>
      <w:proofErr w:type="spellEnd"/>
      <w:r>
        <w:rPr>
          <w:rFonts w:ascii="Calibri" w:eastAsia="Times New Roman" w:hAnsi="Calibri" w:cs="Calibri"/>
          <w:color w:val="1F2937"/>
          <w:sz w:val="21"/>
          <w:szCs w:val="21"/>
        </w:rPr>
        <w:t>).</w:t>
      </w:r>
    </w:p>
    <w:p w14:paraId="26C2096F" w14:textId="77777777" w:rsidR="00BC46F0" w:rsidRDefault="00BC46F0">
      <w:pPr>
        <w:numPr>
          <w:ilvl w:val="0"/>
          <w:numId w:val="15"/>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Cutover</w:t>
      </w:r>
      <w:proofErr w:type="spellEnd"/>
      <w:r>
        <w:rPr>
          <w:rStyle w:val="Kuat"/>
          <w:rFonts w:ascii="Calibri" w:eastAsia="Times New Roman" w:hAnsi="Calibri" w:cs="Calibri"/>
          <w:color w:val="1F2937"/>
          <w:sz w:val="21"/>
          <w:szCs w:val="21"/>
        </w:rPr>
        <w:t xml:space="preserve"> Plan:</w:t>
      </w:r>
      <w:r>
        <w:rPr>
          <w:rFonts w:ascii="Calibri" w:eastAsia="Times New Roman" w:hAnsi="Calibri" w:cs="Calibri"/>
          <w:color w:val="1F2937"/>
          <w:sz w:val="21"/>
          <w:szCs w:val="21"/>
        </w:rPr>
        <w:t xml:space="preserve"> System </w:t>
      </w:r>
      <w:proofErr w:type="spellStart"/>
      <w:r>
        <w:rPr>
          <w:rFonts w:ascii="Calibri" w:eastAsia="Times New Roman" w:hAnsi="Calibri" w:cs="Calibri"/>
          <w:color w:val="1F2937"/>
          <w:sz w:val="21"/>
          <w:szCs w:val="21"/>
        </w:rPr>
        <w:t>maintenance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window</w:t>
      </w:r>
      <w:proofErr w:type="spellEnd"/>
      <w:r>
        <w:rPr>
          <w:rFonts w:ascii="Calibri" w:eastAsia="Times New Roman" w:hAnsi="Calibri" w:cs="Calibri"/>
          <w:color w:val="1F2937"/>
          <w:sz w:val="21"/>
          <w:szCs w:val="21"/>
        </w:rPr>
        <w:t xml:space="preserve"> 30 menit. Jalankan migrasi </w:t>
      </w:r>
      <w:proofErr w:type="spellStart"/>
      <w:r>
        <w:rPr>
          <w:rFonts w:ascii="Calibri" w:eastAsia="Times New Roman" w:hAnsi="Calibri" w:cs="Calibri"/>
          <w:color w:val="1F2937"/>
          <w:sz w:val="21"/>
          <w:szCs w:val="21"/>
        </w:rPr>
        <w:t>schema</w:t>
      </w:r>
      <w:proofErr w:type="spellEnd"/>
      <w:r>
        <w:rPr>
          <w:rFonts w:ascii="Calibri" w:eastAsia="Times New Roman" w:hAnsi="Calibri" w:cs="Calibri"/>
          <w:color w:val="1F2937"/>
          <w:sz w:val="21"/>
          <w:szCs w:val="21"/>
        </w:rPr>
        <w:t xml:space="preserve"> DB -&gt; </w:t>
      </w:r>
      <w:proofErr w:type="spellStart"/>
      <w:r>
        <w:rPr>
          <w:rFonts w:ascii="Calibri" w:eastAsia="Times New Roman" w:hAnsi="Calibri" w:cs="Calibri"/>
          <w:color w:val="1F2937"/>
          <w:sz w:val="21"/>
          <w:szCs w:val="21"/>
        </w:rPr>
        <w:t>Deprecate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file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template</w:t>
      </w:r>
      <w:proofErr w:type="spellEnd"/>
      <w:r>
        <w:rPr>
          <w:rFonts w:ascii="Calibri" w:eastAsia="Times New Roman" w:hAnsi="Calibri" w:cs="Calibri"/>
          <w:color w:val="1F2937"/>
          <w:sz w:val="21"/>
          <w:szCs w:val="21"/>
        </w:rPr>
        <w:t xml:space="preserve"> lama -&gt; Aktifkan portal </w:t>
      </w:r>
      <w:proofErr w:type="spellStart"/>
      <w:r>
        <w:rPr>
          <w:rFonts w:ascii="Calibri" w:eastAsia="Times New Roman" w:hAnsi="Calibri" w:cs="Calibri"/>
          <w:color w:val="1F2937"/>
          <w:sz w:val="21"/>
          <w:szCs w:val="21"/>
        </w:rPr>
        <w:t>upload</w:t>
      </w:r>
      <w:proofErr w:type="spellEnd"/>
      <w:r>
        <w:rPr>
          <w:rFonts w:ascii="Calibri" w:eastAsia="Times New Roman" w:hAnsi="Calibri" w:cs="Calibri"/>
          <w:color w:val="1F2937"/>
          <w:sz w:val="21"/>
          <w:szCs w:val="21"/>
        </w:rPr>
        <w:t>.</w:t>
      </w:r>
    </w:p>
    <w:p w14:paraId="7CF0AEA7" w14:textId="77777777" w:rsidR="00BC46F0" w:rsidRDefault="00BC46F0">
      <w:pPr>
        <w:numPr>
          <w:ilvl w:val="0"/>
          <w:numId w:val="15"/>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Rollback</w:t>
      </w:r>
      <w:proofErr w:type="spellEnd"/>
      <w:r>
        <w:rPr>
          <w:rStyle w:val="Kuat"/>
          <w:rFonts w:ascii="Calibri" w:eastAsia="Times New Roman" w:hAnsi="Calibri" w:cs="Calibri"/>
          <w:color w:val="1F2937"/>
          <w:sz w:val="21"/>
          <w:szCs w:val="21"/>
        </w:rPr>
        <w:t xml:space="preserve"> </w:t>
      </w:r>
      <w:proofErr w:type="spellStart"/>
      <w:r>
        <w:rPr>
          <w:rStyle w:val="Kuat"/>
          <w:rFonts w:ascii="Calibri" w:eastAsia="Times New Roman" w:hAnsi="Calibri" w:cs="Calibri"/>
          <w:color w:val="1F2937"/>
          <w:sz w:val="21"/>
          <w:szCs w:val="21"/>
        </w:rPr>
        <w:t>Strategy</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Jika migrasi gagal, </w:t>
      </w:r>
      <w:proofErr w:type="spellStart"/>
      <w:r>
        <w:rPr>
          <w:rFonts w:ascii="Calibri" w:eastAsia="Times New Roman" w:hAnsi="Calibri" w:cs="Calibri"/>
          <w:color w:val="1F2937"/>
          <w:sz w:val="21"/>
          <w:szCs w:val="21"/>
        </w:rPr>
        <w:t>restore</w:t>
      </w:r>
      <w:proofErr w:type="spellEnd"/>
      <w:r>
        <w:rPr>
          <w:rFonts w:ascii="Calibri" w:eastAsia="Times New Roman" w:hAnsi="Calibri" w:cs="Calibri"/>
          <w:color w:val="1F2937"/>
          <w:sz w:val="21"/>
          <w:szCs w:val="21"/>
        </w:rPr>
        <w:t xml:space="preserve"> DB dari </w:t>
      </w:r>
      <w:proofErr w:type="spellStart"/>
      <w:r>
        <w:rPr>
          <w:rFonts w:ascii="Calibri" w:eastAsia="Times New Roman" w:hAnsi="Calibri" w:cs="Calibri"/>
          <w:color w:val="1F2937"/>
          <w:sz w:val="21"/>
          <w:szCs w:val="21"/>
        </w:rPr>
        <w:t>backup</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dump</w:t>
      </w:r>
      <w:proofErr w:type="spellEnd"/>
      <w:r>
        <w:rPr>
          <w:rFonts w:ascii="Calibri" w:eastAsia="Times New Roman" w:hAnsi="Calibri" w:cs="Calibri"/>
          <w:color w:val="1F2937"/>
          <w:sz w:val="21"/>
          <w:szCs w:val="21"/>
        </w:rPr>
        <w:t xml:space="preserve"> terakhir (Bagian 33) tepat sebelum </w:t>
      </w:r>
      <w:proofErr w:type="spellStart"/>
      <w:r>
        <w:rPr>
          <w:rFonts w:ascii="Calibri" w:eastAsia="Times New Roman" w:hAnsi="Calibri" w:cs="Calibri"/>
          <w:color w:val="1F2937"/>
          <w:sz w:val="21"/>
          <w:szCs w:val="21"/>
        </w:rPr>
        <w:t>deployment</w:t>
      </w:r>
      <w:proofErr w:type="spellEnd"/>
      <w:r>
        <w:rPr>
          <w:rFonts w:ascii="Calibri" w:eastAsia="Times New Roman" w:hAnsi="Calibri" w:cs="Calibri"/>
          <w:color w:val="1F2937"/>
          <w:sz w:val="21"/>
          <w:szCs w:val="21"/>
        </w:rPr>
        <w:t>.</w:t>
      </w:r>
    </w:p>
    <w:p w14:paraId="386939E0"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 xml:space="preserve">Spesifikasi </w:t>
      </w:r>
      <w:proofErr w:type="spellStart"/>
      <w:r>
        <w:rPr>
          <w:rStyle w:val="Kuat"/>
          <w:rFonts w:ascii="Calibri" w:hAnsi="Calibri" w:cs="Calibri"/>
          <w:color w:val="1F2937"/>
          <w:sz w:val="21"/>
          <w:szCs w:val="21"/>
        </w:rPr>
        <w:t>Edge-Case</w:t>
      </w:r>
      <w:proofErr w:type="spellEnd"/>
      <w:r>
        <w:rPr>
          <w:rStyle w:val="Kuat"/>
          <w:rFonts w:ascii="Calibri" w:hAnsi="Calibri" w:cs="Calibri"/>
          <w:color w:val="1F2937"/>
          <w:sz w:val="21"/>
          <w:szCs w:val="21"/>
        </w:rPr>
        <w:t xml:space="preserve"> Parser CSV (wajib diimplementasikan &amp; diuji):</w:t>
      </w:r>
    </w:p>
    <w:tbl>
      <w:tblPr>
        <w:tblW w:w="5000" w:type="pct"/>
        <w:tblCellMar>
          <w:top w:w="15" w:type="dxa"/>
          <w:left w:w="15" w:type="dxa"/>
          <w:bottom w:w="15" w:type="dxa"/>
          <w:right w:w="15" w:type="dxa"/>
        </w:tblCellMar>
        <w:tblLook w:val="04A0" w:firstRow="1" w:lastRow="0" w:firstColumn="1" w:lastColumn="0" w:noHBand="0" w:noVBand="1"/>
      </w:tblPr>
      <w:tblGrid>
        <w:gridCol w:w="383"/>
        <w:gridCol w:w="1733"/>
        <w:gridCol w:w="1742"/>
        <w:gridCol w:w="5152"/>
      </w:tblGrid>
      <w:tr w:rsidR="00A2085B" w14:paraId="14B57691"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37DE0DEF"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5CC94F35"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Edge</w:t>
            </w:r>
            <w:proofErr w:type="spellEnd"/>
            <w:r>
              <w:rPr>
                <w:rFonts w:ascii="Calibri" w:eastAsia="Times New Roman" w:hAnsi="Calibri" w:cs="Calibri"/>
                <w:b/>
                <w:bCs/>
                <w:color w:val="0F3D2E"/>
                <w:sz w:val="18"/>
                <w:szCs w:val="18"/>
              </w:rPr>
              <w:t xml:space="preserve"> </w:t>
            </w:r>
            <w:proofErr w:type="spellStart"/>
            <w:r>
              <w:rPr>
                <w:rFonts w:ascii="Calibri" w:eastAsia="Times New Roman" w:hAnsi="Calibri" w:cs="Calibri"/>
                <w:b/>
                <w:bCs/>
                <w:color w:val="0F3D2E"/>
                <w:sz w:val="18"/>
                <w:szCs w:val="18"/>
              </w:rPr>
              <w:t>Case</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31F085BD"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 xml:space="preserve">Contoh </w:t>
            </w:r>
            <w:proofErr w:type="spellStart"/>
            <w:r>
              <w:rPr>
                <w:rFonts w:ascii="Calibri" w:eastAsia="Times New Roman" w:hAnsi="Calibri" w:cs="Calibri"/>
                <w:b/>
                <w:bCs/>
                <w:color w:val="0F3D2E"/>
                <w:sz w:val="18"/>
                <w:szCs w:val="18"/>
              </w:rPr>
              <w:t>Input</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73476332"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Perlakuan Parser</w:t>
            </w:r>
          </w:p>
        </w:tc>
      </w:tr>
      <w:tr w:rsidR="00A2085B" w14:paraId="7C73AAE6"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09266D4"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1</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B7F97CC"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Encoding</w:t>
            </w:r>
            <w:proofErr w:type="spellEnd"/>
            <w:r>
              <w:rPr>
                <w:rFonts w:ascii="Calibri" w:eastAsia="Times New Roman" w:hAnsi="Calibri" w:cs="Calibri"/>
                <w:color w:val="1F2937"/>
                <w:sz w:val="18"/>
                <w:szCs w:val="18"/>
              </w:rPr>
              <w:t xml:space="preserve"> bukan UTF-8 / ada BOM</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8EF639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Windows-1252, UTF-8 </w:t>
            </w:r>
            <w:proofErr w:type="spellStart"/>
            <w:r>
              <w:rPr>
                <w:rFonts w:ascii="Calibri" w:eastAsia="Times New Roman" w:hAnsi="Calibri" w:cs="Calibri"/>
                <w:color w:val="1F2937"/>
                <w:sz w:val="18"/>
                <w:szCs w:val="18"/>
              </w:rPr>
              <w:t>with</w:t>
            </w:r>
            <w:proofErr w:type="spellEnd"/>
            <w:r>
              <w:rPr>
                <w:rFonts w:ascii="Calibri" w:eastAsia="Times New Roman" w:hAnsi="Calibri" w:cs="Calibri"/>
                <w:color w:val="1F2937"/>
                <w:sz w:val="18"/>
                <w:szCs w:val="18"/>
              </w:rPr>
              <w:t xml:space="preserve"> BOM</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2CBB88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Strip BOM; auto-</w:t>
            </w:r>
            <w:proofErr w:type="spellStart"/>
            <w:r>
              <w:rPr>
                <w:rFonts w:ascii="Calibri" w:eastAsia="Times New Roman" w:hAnsi="Calibri" w:cs="Calibri"/>
                <w:color w:val="1F2937"/>
                <w:sz w:val="18"/>
                <w:szCs w:val="18"/>
              </w:rPr>
              <w:t>detect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encoding</w:t>
            </w:r>
            <w:proofErr w:type="spellEnd"/>
            <w:r>
              <w:rPr>
                <w:rFonts w:ascii="Calibri" w:eastAsia="Times New Roman" w:hAnsi="Calibri" w:cs="Calibri"/>
                <w:color w:val="1F2937"/>
                <w:sz w:val="18"/>
                <w:szCs w:val="18"/>
              </w:rPr>
              <w:t xml:space="preserve">; gagal total dengan </w:t>
            </w:r>
            <w:proofErr w:type="spellStart"/>
            <w:r>
              <w:rPr>
                <w:rFonts w:ascii="Calibri" w:eastAsia="Times New Roman" w:hAnsi="Calibri" w:cs="Calibri"/>
                <w:color w:val="1F2937"/>
                <w:sz w:val="18"/>
                <w:szCs w:val="18"/>
              </w:rPr>
              <w:t>error</w:t>
            </w:r>
            <w:proofErr w:type="spellEnd"/>
            <w:r>
              <w:rPr>
                <w:rFonts w:ascii="Calibri" w:eastAsia="Times New Roman" w:hAnsi="Calibri" w:cs="Calibri"/>
                <w:color w:val="1F2937"/>
                <w:sz w:val="18"/>
                <w:szCs w:val="18"/>
              </w:rPr>
              <w:t xml:space="preserve"> </w:t>
            </w:r>
            <w:r>
              <w:rPr>
                <w:rStyle w:val="KodeHTML"/>
                <w:color w:val="1F2937"/>
              </w:rPr>
              <w:t>UNSUPPORTED_ENCODING</w:t>
            </w:r>
            <w:r>
              <w:rPr>
                <w:rFonts w:ascii="Calibri" w:eastAsia="Times New Roman" w:hAnsi="Calibri" w:cs="Calibri"/>
                <w:color w:val="1F2937"/>
                <w:sz w:val="18"/>
                <w:szCs w:val="18"/>
              </w:rPr>
              <w:t xml:space="preserve"> jika tidak terdekode.</w:t>
            </w:r>
          </w:p>
        </w:tc>
      </w:tr>
      <w:tr w:rsidR="00A2085B" w14:paraId="073BEF23"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C7023C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51A5F30"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Delimiter</w:t>
            </w:r>
            <w:proofErr w:type="spellEnd"/>
            <w:r>
              <w:rPr>
                <w:rFonts w:ascii="Calibri" w:eastAsia="Times New Roman" w:hAnsi="Calibri" w:cs="Calibri"/>
                <w:color w:val="1F2937"/>
                <w:sz w:val="18"/>
                <w:szCs w:val="18"/>
              </w:rPr>
              <w:t xml:space="preserve"> berbeda (Excel </w:t>
            </w:r>
            <w:proofErr w:type="spellStart"/>
            <w:r>
              <w:rPr>
                <w:rFonts w:ascii="Calibri" w:eastAsia="Times New Roman" w:hAnsi="Calibri" w:cs="Calibri"/>
                <w:color w:val="1F2937"/>
                <w:sz w:val="18"/>
                <w:szCs w:val="18"/>
              </w:rPr>
              <w:t>locale</w:t>
            </w:r>
            <w:proofErr w:type="spellEnd"/>
            <w:r>
              <w:rPr>
                <w:rFonts w:ascii="Calibri" w:eastAsia="Times New Roman" w:hAnsi="Calibri" w:cs="Calibri"/>
                <w:color w:val="1F2937"/>
                <w:sz w:val="18"/>
                <w:szCs w:val="18"/>
              </w:rPr>
              <w:t xml:space="preserve"> ID memakai </w:t>
            </w:r>
            <w:r>
              <w:rPr>
                <w:rStyle w:val="KodeHTML"/>
                <w:color w:val="1F2937"/>
              </w:rPr>
              <w:t>;</w:t>
            </w:r>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FC2AE0D" w14:textId="77777777" w:rsidR="00BC46F0" w:rsidRDefault="00BC46F0">
            <w:pPr>
              <w:spacing w:before="120" w:after="120"/>
              <w:rPr>
                <w:rFonts w:ascii="Calibri" w:eastAsia="Times New Roman" w:hAnsi="Calibri" w:cs="Calibri"/>
                <w:color w:val="1F2937"/>
                <w:sz w:val="18"/>
                <w:szCs w:val="18"/>
              </w:rPr>
            </w:pPr>
            <w:r>
              <w:rPr>
                <w:rStyle w:val="KodeHTML"/>
                <w:color w:val="1F2937"/>
              </w:rPr>
              <w:t>;</w:t>
            </w:r>
            <w:r>
              <w:rPr>
                <w:rFonts w:ascii="Calibri" w:eastAsia="Times New Roman" w:hAnsi="Calibri" w:cs="Calibri"/>
                <w:color w:val="1F2937"/>
                <w:sz w:val="18"/>
                <w:szCs w:val="18"/>
              </w:rPr>
              <w:t xml:space="preserve"> atau tab</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A9BD4B5"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Delimiter</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sniffing</w:t>
            </w:r>
            <w:proofErr w:type="spellEnd"/>
            <w:r>
              <w:rPr>
                <w:rFonts w:ascii="Calibri" w:eastAsia="Times New Roman" w:hAnsi="Calibri" w:cs="Calibri"/>
                <w:color w:val="1F2937"/>
                <w:sz w:val="18"/>
                <w:szCs w:val="18"/>
              </w:rPr>
              <w:t xml:space="preserve"> otomatis (</w:t>
            </w:r>
            <w:r>
              <w:rPr>
                <w:rStyle w:val="KodeHTML"/>
                <w:color w:val="1F2937"/>
              </w:rPr>
              <w:t>,</w:t>
            </w:r>
            <w:r>
              <w:rPr>
                <w:rFonts w:ascii="Calibri" w:eastAsia="Times New Roman" w:hAnsi="Calibri" w:cs="Calibri"/>
                <w:color w:val="1F2937"/>
                <w:sz w:val="18"/>
                <w:szCs w:val="18"/>
              </w:rPr>
              <w:t xml:space="preserve"> </w:t>
            </w:r>
            <w:r>
              <w:rPr>
                <w:rStyle w:val="KodeHTML"/>
                <w:color w:val="1F2937"/>
              </w:rPr>
              <w:t>;</w:t>
            </w:r>
            <w:r>
              <w:rPr>
                <w:rFonts w:ascii="Calibri" w:eastAsia="Times New Roman" w:hAnsi="Calibri" w:cs="Calibri"/>
                <w:color w:val="1F2937"/>
                <w:sz w:val="18"/>
                <w:szCs w:val="18"/>
              </w:rPr>
              <w:t xml:space="preserve"> </w:t>
            </w:r>
            <w:r>
              <w:rPr>
                <w:rStyle w:val="KodeHTML"/>
                <w:color w:val="1F2937"/>
              </w:rPr>
              <w:t>\t</w:t>
            </w:r>
            <w:r>
              <w:rPr>
                <w:rFonts w:ascii="Calibri" w:eastAsia="Times New Roman" w:hAnsi="Calibri" w:cs="Calibri"/>
                <w:color w:val="1F2937"/>
                <w:sz w:val="18"/>
                <w:szCs w:val="18"/>
              </w:rPr>
              <w:t xml:space="preserve">); baris dengan jumlah kolom tak konsisten → </w:t>
            </w:r>
            <w:r>
              <w:rPr>
                <w:rStyle w:val="KodeHTML"/>
                <w:color w:val="1F2937"/>
              </w:rPr>
              <w:t>INVALID_ROW</w:t>
            </w:r>
            <w:r>
              <w:rPr>
                <w:rFonts w:ascii="Calibri" w:eastAsia="Times New Roman" w:hAnsi="Calibri" w:cs="Calibri"/>
                <w:color w:val="1F2937"/>
                <w:sz w:val="18"/>
                <w:szCs w:val="18"/>
              </w:rPr>
              <w:t>.</w:t>
            </w:r>
          </w:p>
        </w:tc>
      </w:tr>
      <w:tr w:rsidR="00A2085B" w14:paraId="7E58E9C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151BAD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3</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77A0C52"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Header</w:t>
            </w:r>
            <w:proofErr w:type="spellEnd"/>
            <w:r>
              <w:rPr>
                <w:rFonts w:ascii="Calibri" w:eastAsia="Times New Roman" w:hAnsi="Calibri" w:cs="Calibri"/>
                <w:color w:val="1F2937"/>
                <w:sz w:val="18"/>
                <w:szCs w:val="18"/>
              </w:rPr>
              <w:t xml:space="preserve"> hilang / kolom wajib tidak ada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037787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Tanpa kolom </w:t>
            </w:r>
            <w:r>
              <w:rPr>
                <w:rStyle w:val="KodeHTML"/>
                <w:color w:val="1F2937"/>
              </w:rPr>
              <w:t>Jumlah (Rp)</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B142193"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Reject</w:t>
            </w:r>
            <w:proofErr w:type="spellEnd"/>
            <w:r>
              <w:rPr>
                <w:rFonts w:ascii="Calibri" w:eastAsia="Times New Roman" w:hAnsi="Calibri" w:cs="Calibri"/>
                <w:color w:val="1F2937"/>
                <w:sz w:val="18"/>
                <w:szCs w:val="18"/>
              </w:rPr>
              <w:t xml:space="preserve"> seluruh </w:t>
            </w:r>
            <w:proofErr w:type="spellStart"/>
            <w:r>
              <w:rPr>
                <w:rFonts w:ascii="Calibri" w:eastAsia="Times New Roman" w:hAnsi="Calibri" w:cs="Calibri"/>
                <w:color w:val="1F2937"/>
                <w:sz w:val="18"/>
                <w:szCs w:val="18"/>
              </w:rPr>
              <w:t>file</w:t>
            </w:r>
            <w:proofErr w:type="spellEnd"/>
            <w:r>
              <w:rPr>
                <w:rFonts w:ascii="Calibri" w:eastAsia="Times New Roman" w:hAnsi="Calibri" w:cs="Calibri"/>
                <w:color w:val="1F2937"/>
                <w:sz w:val="18"/>
                <w:szCs w:val="18"/>
              </w:rPr>
              <w:t xml:space="preserve"> </w:t>
            </w:r>
            <w:r>
              <w:rPr>
                <w:rStyle w:val="KodeHTML"/>
                <w:color w:val="1F2937"/>
              </w:rPr>
              <w:t>422 INVALID_SCHEMA</w:t>
            </w:r>
            <w:r>
              <w:rPr>
                <w:rFonts w:ascii="Calibri" w:eastAsia="Times New Roman" w:hAnsi="Calibri" w:cs="Calibri"/>
                <w:color w:val="1F2937"/>
                <w:sz w:val="18"/>
                <w:szCs w:val="18"/>
              </w:rPr>
              <w:t xml:space="preserve"> sebelum memproses baris.</w:t>
            </w:r>
          </w:p>
        </w:tc>
      </w:tr>
      <w:tr w:rsidR="00A2085B" w14:paraId="750E2A7C"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40D7CB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4</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4774BD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Sel kolom wajib kosong</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FA4F6CE" w14:textId="77777777" w:rsidR="00BC46F0" w:rsidRDefault="00BC46F0">
            <w:pPr>
              <w:spacing w:before="120" w:after="120"/>
              <w:rPr>
                <w:rFonts w:ascii="Calibri" w:eastAsia="Times New Roman" w:hAnsi="Calibri" w:cs="Calibri"/>
                <w:color w:val="1F2937"/>
                <w:sz w:val="18"/>
                <w:szCs w:val="18"/>
              </w:rPr>
            </w:pPr>
            <w:r>
              <w:rPr>
                <w:rStyle w:val="KodeHTML"/>
                <w:color w:val="1F2937"/>
              </w:rPr>
              <w:t>Jumlah (Rp)</w:t>
            </w:r>
            <w:r>
              <w:rPr>
                <w:rFonts w:ascii="Calibri" w:eastAsia="Times New Roman" w:hAnsi="Calibri" w:cs="Calibri"/>
                <w:color w:val="1F2937"/>
                <w:sz w:val="18"/>
                <w:szCs w:val="18"/>
              </w:rPr>
              <w:t xml:space="preserve"> kosong</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69D212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Baris ditolak: </w:t>
            </w:r>
            <w:r>
              <w:rPr>
                <w:rStyle w:val="KodeHTML"/>
                <w:color w:val="1F2937"/>
              </w:rPr>
              <w:t>MISSING_REQUIRED_FIELD</w:t>
            </w:r>
            <w:r>
              <w:rPr>
                <w:rFonts w:ascii="Calibri" w:eastAsia="Times New Roman" w:hAnsi="Calibri" w:cs="Calibri"/>
                <w:color w:val="1F2937"/>
                <w:sz w:val="18"/>
                <w:szCs w:val="18"/>
              </w:rPr>
              <w:t>.</w:t>
            </w:r>
          </w:p>
        </w:tc>
      </w:tr>
      <w:tr w:rsidR="00A2085B" w14:paraId="55CFC813"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B80DC4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5</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98F1B6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Format tanggal bukan </w:t>
            </w:r>
            <w:r>
              <w:rPr>
                <w:rStyle w:val="KodeHTML"/>
                <w:color w:val="1F2937"/>
              </w:rPr>
              <w:t>YYYY-MM-DD</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21B448A" w14:textId="77777777" w:rsidR="00BC46F0" w:rsidRDefault="00BC46F0">
            <w:pPr>
              <w:spacing w:before="120" w:after="120"/>
              <w:rPr>
                <w:rFonts w:ascii="Calibri" w:eastAsia="Times New Roman" w:hAnsi="Calibri" w:cs="Calibri"/>
                <w:color w:val="1F2937"/>
                <w:sz w:val="18"/>
                <w:szCs w:val="18"/>
              </w:rPr>
            </w:pPr>
            <w:r>
              <w:rPr>
                <w:rStyle w:val="KodeHTML"/>
                <w:color w:val="1F2937"/>
              </w:rPr>
              <w:t>05/03/2026</w:t>
            </w:r>
            <w:r>
              <w:rPr>
                <w:rFonts w:ascii="Calibri" w:eastAsia="Times New Roman" w:hAnsi="Calibri" w:cs="Calibri"/>
                <w:color w:val="1F2937"/>
                <w:sz w:val="18"/>
                <w:szCs w:val="18"/>
              </w:rPr>
              <w:t xml:space="preserve">, </w:t>
            </w:r>
            <w:r>
              <w:rPr>
                <w:rStyle w:val="KodeHTML"/>
                <w:color w:val="1F2937"/>
              </w:rPr>
              <w:t>5-Maret-26</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B21413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Tidak ada asumsi format lokal; baris ditolak </w:t>
            </w:r>
            <w:r>
              <w:rPr>
                <w:rStyle w:val="KodeHTML"/>
                <w:color w:val="1F2937"/>
              </w:rPr>
              <w:t>INVALID_DATE_FORMAT</w:t>
            </w:r>
            <w:r>
              <w:rPr>
                <w:rFonts w:ascii="Calibri" w:eastAsia="Times New Roman" w:hAnsi="Calibri" w:cs="Calibri"/>
                <w:color w:val="1F2937"/>
                <w:sz w:val="18"/>
                <w:szCs w:val="18"/>
              </w:rPr>
              <w:t>.</w:t>
            </w:r>
          </w:p>
        </w:tc>
      </w:tr>
      <w:tr w:rsidR="00A2085B" w14:paraId="3ED5BE60"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F3B6CB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6</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5C6DDA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Tanggal tidak valid / di masa depan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93257CF" w14:textId="77777777" w:rsidR="00BC46F0" w:rsidRDefault="00BC46F0">
            <w:pPr>
              <w:spacing w:before="120" w:after="120"/>
              <w:rPr>
                <w:rFonts w:ascii="Calibri" w:eastAsia="Times New Roman" w:hAnsi="Calibri" w:cs="Calibri"/>
                <w:color w:val="1F2937"/>
                <w:sz w:val="18"/>
                <w:szCs w:val="18"/>
              </w:rPr>
            </w:pPr>
            <w:r>
              <w:rPr>
                <w:rStyle w:val="KodeHTML"/>
                <w:color w:val="1F2937"/>
              </w:rPr>
              <w:t>2026-02-30</w:t>
            </w:r>
            <w:r>
              <w:rPr>
                <w:rFonts w:ascii="Calibri" w:eastAsia="Times New Roman" w:hAnsi="Calibri" w:cs="Calibri"/>
                <w:color w:val="1F2937"/>
                <w:sz w:val="18"/>
                <w:szCs w:val="18"/>
              </w:rPr>
              <w:t xml:space="preserve">, </w:t>
            </w:r>
            <w:r>
              <w:rPr>
                <w:rStyle w:val="KodeHTML"/>
                <w:color w:val="1F2937"/>
              </w:rPr>
              <w:t>2027-01-01</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B5FA1FA" w14:textId="77777777" w:rsidR="00BC46F0" w:rsidRDefault="00BC46F0">
            <w:pPr>
              <w:spacing w:before="120" w:after="120"/>
              <w:rPr>
                <w:rFonts w:ascii="Calibri" w:eastAsia="Times New Roman" w:hAnsi="Calibri" w:cs="Calibri"/>
                <w:color w:val="1F2937"/>
                <w:sz w:val="18"/>
                <w:szCs w:val="18"/>
              </w:rPr>
            </w:pPr>
            <w:r>
              <w:rPr>
                <w:rStyle w:val="KodeHTML"/>
                <w:color w:val="1F2937"/>
              </w:rPr>
              <w:t>2026-02-30</w:t>
            </w:r>
            <w:r>
              <w:rPr>
                <w:rFonts w:ascii="Calibri" w:eastAsia="Times New Roman" w:hAnsi="Calibri" w:cs="Calibri"/>
                <w:color w:val="1F2937"/>
                <w:sz w:val="18"/>
                <w:szCs w:val="18"/>
              </w:rPr>
              <w:t xml:space="preserve"> → </w:t>
            </w:r>
            <w:r>
              <w:rPr>
                <w:rStyle w:val="KodeHTML"/>
                <w:color w:val="1F2937"/>
              </w:rPr>
              <w:t>INVALID_DATE</w:t>
            </w:r>
            <w:r>
              <w:rPr>
                <w:rFonts w:ascii="Calibri" w:eastAsia="Times New Roman" w:hAnsi="Calibri" w:cs="Calibri"/>
                <w:color w:val="1F2937"/>
                <w:sz w:val="18"/>
                <w:szCs w:val="18"/>
              </w:rPr>
              <w:t xml:space="preserve">; tanggal &gt; hari ini → </w:t>
            </w:r>
            <w:r>
              <w:rPr>
                <w:rStyle w:val="KodeHTML"/>
                <w:color w:val="1F2937"/>
              </w:rPr>
              <w:t>FUTURE_DATE</w:t>
            </w:r>
            <w:r>
              <w:rPr>
                <w:rFonts w:ascii="Calibri" w:eastAsia="Times New Roman" w:hAnsi="Calibri" w:cs="Calibri"/>
                <w:color w:val="1F2937"/>
                <w:sz w:val="18"/>
                <w:szCs w:val="18"/>
              </w:rPr>
              <w:t xml:space="preserve"> (ditolak).</w:t>
            </w:r>
          </w:p>
        </w:tc>
      </w:tr>
      <w:tr w:rsidR="00A2085B" w14:paraId="0CB4258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8F5387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7</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28369D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Format nominal campur lokal ID/EN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6815E89" w14:textId="77777777" w:rsidR="00BC46F0" w:rsidRDefault="00BC46F0">
            <w:pPr>
              <w:spacing w:before="120" w:after="120"/>
              <w:rPr>
                <w:rFonts w:ascii="Calibri" w:eastAsia="Times New Roman" w:hAnsi="Calibri" w:cs="Calibri"/>
                <w:color w:val="1F2937"/>
                <w:sz w:val="18"/>
                <w:szCs w:val="18"/>
              </w:rPr>
            </w:pPr>
            <w:r>
              <w:rPr>
                <w:rStyle w:val="KodeHTML"/>
                <w:color w:val="1F2937"/>
              </w:rPr>
              <w:t>Rp1.500.000</w:t>
            </w:r>
            <w:r>
              <w:rPr>
                <w:rFonts w:ascii="Calibri" w:eastAsia="Times New Roman" w:hAnsi="Calibri" w:cs="Calibri"/>
                <w:color w:val="1F2937"/>
                <w:sz w:val="18"/>
                <w:szCs w:val="18"/>
              </w:rPr>
              <w:t xml:space="preserve"> vs </w:t>
            </w:r>
            <w:r>
              <w:rPr>
                <w:rStyle w:val="KodeHTML"/>
                <w:color w:val="1F2937"/>
              </w:rPr>
              <w:t>1,500,000.50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C14956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Hanya format Indonesia diterima: </w:t>
            </w:r>
            <w:r>
              <w:rPr>
                <w:rStyle w:val="KodeHTML"/>
                <w:color w:val="1F2937"/>
              </w:rPr>
              <w:t>1.500.000</w:t>
            </w:r>
            <w:r>
              <w:rPr>
                <w:rFonts w:ascii="Calibri" w:eastAsia="Times New Roman" w:hAnsi="Calibri" w:cs="Calibri"/>
                <w:color w:val="1F2937"/>
                <w:sz w:val="18"/>
                <w:szCs w:val="18"/>
              </w:rPr>
              <w:t xml:space="preserve"> atau </w:t>
            </w:r>
            <w:r>
              <w:rPr>
                <w:rStyle w:val="KodeHTML"/>
                <w:color w:val="1F2937"/>
              </w:rPr>
              <w:t>1.500.000,50</w:t>
            </w:r>
            <w:r>
              <w:rPr>
                <w:rFonts w:ascii="Calibri" w:eastAsia="Times New Roman" w:hAnsi="Calibri" w:cs="Calibri"/>
                <w:color w:val="1F2937"/>
                <w:sz w:val="18"/>
                <w:szCs w:val="18"/>
              </w:rPr>
              <w:t xml:space="preserve"> (strip </w:t>
            </w:r>
            <w:r>
              <w:rPr>
                <w:rStyle w:val="KodeHTML"/>
                <w:color w:val="1F2937"/>
              </w:rPr>
              <w:t>Rp</w:t>
            </w:r>
            <w:r>
              <w:rPr>
                <w:rFonts w:ascii="Calibri" w:eastAsia="Times New Roman" w:hAnsi="Calibri" w:cs="Calibri"/>
                <w:color w:val="1F2937"/>
                <w:sz w:val="18"/>
                <w:szCs w:val="18"/>
              </w:rPr>
              <w:t xml:space="preserve">, titik = ribuan, koma = desimal). Format EN </w:t>
            </w:r>
            <w:r>
              <w:rPr>
                <w:rStyle w:val="KodeHTML"/>
                <w:color w:val="1F2937"/>
              </w:rPr>
              <w:t>1,500,000.50</w:t>
            </w:r>
            <w:r>
              <w:rPr>
                <w:rFonts w:ascii="Calibri" w:eastAsia="Times New Roman" w:hAnsi="Calibri" w:cs="Calibri"/>
                <w:color w:val="1F2937"/>
                <w:sz w:val="18"/>
                <w:szCs w:val="18"/>
              </w:rPr>
              <w:t xml:space="preserve"> → </w:t>
            </w:r>
            <w:r>
              <w:rPr>
                <w:rStyle w:val="KodeHTML"/>
                <w:color w:val="1F2937"/>
              </w:rPr>
              <w:t>INVALID_AMOUNT_FORMAT</w:t>
            </w:r>
            <w:r>
              <w:rPr>
                <w:rFonts w:ascii="Calibri" w:eastAsia="Times New Roman" w:hAnsi="Calibri" w:cs="Calibri"/>
                <w:color w:val="1F2937"/>
                <w:sz w:val="18"/>
                <w:szCs w:val="18"/>
              </w:rPr>
              <w:t>.</w:t>
            </w:r>
          </w:p>
        </w:tc>
      </w:tr>
      <w:tr w:rsidR="00A2085B" w14:paraId="42F922E6"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6114E3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8</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0F366F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Nominal 0, negatif, atau non-numerik</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4C194F3" w14:textId="77777777" w:rsidR="00BC46F0" w:rsidRDefault="00BC46F0">
            <w:pPr>
              <w:spacing w:before="120" w:after="120"/>
              <w:rPr>
                <w:rFonts w:ascii="Calibri" w:eastAsia="Times New Roman" w:hAnsi="Calibri" w:cs="Calibri"/>
                <w:color w:val="1F2937"/>
                <w:sz w:val="18"/>
                <w:szCs w:val="18"/>
              </w:rPr>
            </w:pPr>
            <w:r>
              <w:rPr>
                <w:rStyle w:val="KodeHTML"/>
                <w:color w:val="1F2937"/>
              </w:rPr>
              <w:t>0</w:t>
            </w:r>
            <w:r>
              <w:rPr>
                <w:rFonts w:ascii="Calibri" w:eastAsia="Times New Roman" w:hAnsi="Calibri" w:cs="Calibri"/>
                <w:color w:val="1F2937"/>
                <w:sz w:val="18"/>
                <w:szCs w:val="18"/>
              </w:rPr>
              <w:t xml:space="preserve">, </w:t>
            </w:r>
            <w:r>
              <w:rPr>
                <w:rStyle w:val="KodeHTML"/>
                <w:color w:val="1F2937"/>
              </w:rPr>
              <w:t>-5000</w:t>
            </w:r>
            <w:r>
              <w:rPr>
                <w:rFonts w:ascii="Calibri" w:eastAsia="Times New Roman" w:hAnsi="Calibri" w:cs="Calibri"/>
                <w:color w:val="1F2937"/>
                <w:sz w:val="18"/>
                <w:szCs w:val="18"/>
              </w:rPr>
              <w:t xml:space="preserve">, </w:t>
            </w:r>
            <w:r>
              <w:rPr>
                <w:rStyle w:val="KodeHTML"/>
                <w:color w:val="1F2937"/>
              </w:rPr>
              <w:t>abc</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17C273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Baris ditolak </w:t>
            </w:r>
            <w:r>
              <w:rPr>
                <w:rStyle w:val="KodeHTML"/>
                <w:color w:val="1F2937"/>
              </w:rPr>
              <w:t>INVALID_AMOUNT</w:t>
            </w:r>
            <w:r>
              <w:rPr>
                <w:rFonts w:ascii="Calibri" w:eastAsia="Times New Roman" w:hAnsi="Calibri" w:cs="Calibri"/>
                <w:color w:val="1F2937"/>
                <w:sz w:val="18"/>
                <w:szCs w:val="18"/>
              </w:rPr>
              <w:t xml:space="preserve"> (wajib &gt; 0).</w:t>
            </w:r>
          </w:p>
        </w:tc>
      </w:tr>
      <w:tr w:rsidR="00A2085B" w14:paraId="34628AA5"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ABCBB2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9</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563B834"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Kategori kosong / nama duplikat </w:t>
            </w:r>
            <w:proofErr w:type="spellStart"/>
            <w:r>
              <w:rPr>
                <w:rFonts w:ascii="Calibri" w:eastAsia="Times New Roman" w:hAnsi="Calibri" w:cs="Calibri"/>
                <w:color w:val="1F2937"/>
                <w:sz w:val="18"/>
                <w:szCs w:val="18"/>
              </w:rPr>
              <w:t>case-insensitive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D9E8D3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kosong; </w:t>
            </w:r>
            <w:r>
              <w:rPr>
                <w:rStyle w:val="KodeHTML"/>
                <w:color w:val="1F2937"/>
              </w:rPr>
              <w:t>MAKANAN</w:t>
            </w:r>
            <w:r>
              <w:rPr>
                <w:rFonts w:ascii="Calibri" w:eastAsia="Times New Roman" w:hAnsi="Calibri" w:cs="Calibri"/>
                <w:color w:val="1F2937"/>
                <w:sz w:val="18"/>
                <w:szCs w:val="18"/>
              </w:rPr>
              <w:t xml:space="preserve"> vs </w:t>
            </w:r>
            <w:r>
              <w:rPr>
                <w:rStyle w:val="KodeHTML"/>
                <w:color w:val="1F2937"/>
              </w:rPr>
              <w:t>Makanan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69C472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Kosong → masuk kategori </w:t>
            </w:r>
            <w:proofErr w:type="spellStart"/>
            <w:r>
              <w:rPr>
                <w:rFonts w:ascii="Calibri" w:eastAsia="Times New Roman" w:hAnsi="Calibri" w:cs="Calibri"/>
                <w:color w:val="1F2937"/>
                <w:sz w:val="18"/>
                <w:szCs w:val="18"/>
              </w:rPr>
              <w:t>default</w:t>
            </w:r>
            <w:proofErr w:type="spellEnd"/>
            <w:r>
              <w:rPr>
                <w:rFonts w:ascii="Calibri" w:eastAsia="Times New Roman" w:hAnsi="Calibri" w:cs="Calibri"/>
                <w:color w:val="1F2937"/>
                <w:sz w:val="18"/>
                <w:szCs w:val="18"/>
              </w:rPr>
              <w:t xml:space="preserve"> "Lainnya"; duplikat dipetakan ke kategori </w:t>
            </w:r>
            <w:proofErr w:type="spellStart"/>
            <w:r>
              <w:rPr>
                <w:rFonts w:ascii="Calibri" w:eastAsia="Times New Roman" w:hAnsi="Calibri" w:cs="Calibri"/>
                <w:color w:val="1F2937"/>
                <w:sz w:val="18"/>
                <w:szCs w:val="18"/>
              </w:rPr>
              <w:t>existing</w:t>
            </w:r>
            <w:proofErr w:type="spellEnd"/>
            <w:r>
              <w:rPr>
                <w:rFonts w:ascii="Calibri" w:eastAsia="Times New Roman" w:hAnsi="Calibri" w:cs="Calibri"/>
                <w:color w:val="1F2937"/>
                <w:sz w:val="18"/>
                <w:szCs w:val="18"/>
              </w:rPr>
              <w:t xml:space="preserve"> (tidak membuat kategori baru).</w:t>
            </w:r>
          </w:p>
        </w:tc>
      </w:tr>
      <w:tr w:rsidR="00A2085B" w14:paraId="2266B8D5"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36DAFD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10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200758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Catatan berlebihan / berbahaya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6AA418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300 karakter; </w:t>
            </w:r>
            <w:r>
              <w:rPr>
                <w:rStyle w:val="KodeHTML"/>
                <w:color w:val="1F2937"/>
              </w:rPr>
              <w:t>&lt;</w:t>
            </w:r>
            <w:proofErr w:type="spellStart"/>
            <w:r>
              <w:rPr>
                <w:rStyle w:val="KodeHTML"/>
                <w:color w:val="1F2937"/>
              </w:rPr>
              <w:t>script</w:t>
            </w:r>
            <w:proofErr w:type="spellEnd"/>
            <w:r>
              <w:rPr>
                <w:rStyle w:val="KodeHTML"/>
                <w:color w:val="1F2937"/>
              </w:rPr>
              <w:t>&gt;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CA1487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Sanitasi HTML </w:t>
            </w:r>
            <w:proofErr w:type="spellStart"/>
            <w:r>
              <w:rPr>
                <w:rFonts w:ascii="Calibri" w:eastAsia="Times New Roman" w:hAnsi="Calibri" w:cs="Calibri"/>
                <w:color w:val="1F2937"/>
                <w:sz w:val="18"/>
                <w:szCs w:val="18"/>
              </w:rPr>
              <w:t>entities</w:t>
            </w:r>
            <w:proofErr w:type="spellEnd"/>
            <w:r>
              <w:rPr>
                <w:rFonts w:ascii="Calibri" w:eastAsia="Times New Roman" w:hAnsi="Calibri" w:cs="Calibri"/>
                <w:color w:val="1F2937"/>
                <w:sz w:val="18"/>
                <w:szCs w:val="18"/>
              </w:rPr>
              <w:t xml:space="preserve"> lalu </w:t>
            </w:r>
            <w:proofErr w:type="spellStart"/>
            <w:r>
              <w:rPr>
                <w:rFonts w:ascii="Calibri" w:eastAsia="Times New Roman" w:hAnsi="Calibri" w:cs="Calibri"/>
                <w:color w:val="1F2937"/>
                <w:sz w:val="18"/>
                <w:szCs w:val="18"/>
              </w:rPr>
              <w:t>truncate</w:t>
            </w:r>
            <w:proofErr w:type="spellEnd"/>
            <w:r>
              <w:rPr>
                <w:rFonts w:ascii="Calibri" w:eastAsia="Times New Roman" w:hAnsi="Calibri" w:cs="Calibri"/>
                <w:color w:val="1F2937"/>
                <w:sz w:val="18"/>
                <w:szCs w:val="18"/>
              </w:rPr>
              <w:t xml:space="preserve"> ke 255 karakter.</w:t>
            </w:r>
          </w:p>
        </w:tc>
      </w:tr>
      <w:tr w:rsidR="00A2085B" w14:paraId="5B62BDC6"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9CD798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11</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ABCFC9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Baris duplikat identik dalam </w:t>
            </w:r>
            <w:proofErr w:type="spellStart"/>
            <w:r>
              <w:rPr>
                <w:rFonts w:ascii="Calibri" w:eastAsia="Times New Roman" w:hAnsi="Calibri" w:cs="Calibri"/>
                <w:color w:val="1F2937"/>
                <w:sz w:val="18"/>
                <w:szCs w:val="18"/>
              </w:rPr>
              <w:t>file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F3271E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2 baris sama persis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D47ED2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Tidak </w:t>
            </w:r>
            <w:proofErr w:type="spellStart"/>
            <w:r>
              <w:rPr>
                <w:rFonts w:ascii="Calibri" w:eastAsia="Times New Roman" w:hAnsi="Calibri" w:cs="Calibri"/>
                <w:color w:val="1F2937"/>
                <w:sz w:val="18"/>
                <w:szCs w:val="18"/>
              </w:rPr>
              <w:t>di-dedupe</w:t>
            </w:r>
            <w:proofErr w:type="spellEnd"/>
            <w:r>
              <w:rPr>
                <w:rFonts w:ascii="Calibri" w:eastAsia="Times New Roman" w:hAnsi="Calibri" w:cs="Calibri"/>
                <w:color w:val="1F2937"/>
                <w:sz w:val="18"/>
                <w:szCs w:val="18"/>
              </w:rPr>
              <w:t xml:space="preserve"> otomatis; keduanya </w:t>
            </w:r>
            <w:proofErr w:type="spellStart"/>
            <w:r>
              <w:rPr>
                <w:rFonts w:ascii="Calibri" w:eastAsia="Times New Roman" w:hAnsi="Calibri" w:cs="Calibri"/>
                <w:color w:val="1F2937"/>
                <w:sz w:val="18"/>
                <w:szCs w:val="18"/>
              </w:rPr>
              <w:t>diimport</w:t>
            </w:r>
            <w:proofErr w:type="spellEnd"/>
            <w:r>
              <w:rPr>
                <w:rFonts w:ascii="Calibri" w:eastAsia="Times New Roman" w:hAnsi="Calibri" w:cs="Calibri"/>
                <w:color w:val="1F2937"/>
                <w:sz w:val="18"/>
                <w:szCs w:val="18"/>
              </w:rPr>
              <w:t xml:space="preserve">, tetapi dilaporkan sebagai </w:t>
            </w:r>
            <w:proofErr w:type="spellStart"/>
            <w:r>
              <w:rPr>
                <w:rFonts w:ascii="Calibri" w:eastAsia="Times New Roman" w:hAnsi="Calibri" w:cs="Calibri"/>
                <w:color w:val="1F2937"/>
                <w:sz w:val="18"/>
                <w:szCs w:val="18"/>
              </w:rPr>
              <w:t>warning</w:t>
            </w:r>
            <w:proofErr w:type="spellEnd"/>
            <w:r>
              <w:rPr>
                <w:rFonts w:ascii="Calibri" w:eastAsia="Times New Roman" w:hAnsi="Calibri" w:cs="Calibri"/>
                <w:color w:val="1F2937"/>
                <w:sz w:val="18"/>
                <w:szCs w:val="18"/>
              </w:rPr>
              <w:t xml:space="preserve"> </w:t>
            </w:r>
            <w:r>
              <w:rPr>
                <w:rStyle w:val="KodeHTML"/>
                <w:color w:val="1F2937"/>
              </w:rPr>
              <w:t>DUPLICATE_ROW</w:t>
            </w:r>
            <w:r>
              <w:rPr>
                <w:rFonts w:ascii="Calibri" w:eastAsia="Times New Roman" w:hAnsi="Calibri" w:cs="Calibri"/>
                <w:color w:val="1F2937"/>
                <w:sz w:val="18"/>
                <w:szCs w:val="18"/>
              </w:rPr>
              <w:t xml:space="preserve"> pada hasil.</w:t>
            </w:r>
          </w:p>
        </w:tc>
      </w:tr>
      <w:tr w:rsidR="00A2085B" w14:paraId="01DE707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6173A6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12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4279931"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File</w:t>
            </w:r>
            <w:proofErr w:type="spellEnd"/>
            <w:r>
              <w:rPr>
                <w:rFonts w:ascii="Calibri" w:eastAsia="Times New Roman" w:hAnsi="Calibri" w:cs="Calibri"/>
                <w:color w:val="1F2937"/>
                <w:sz w:val="18"/>
                <w:szCs w:val="18"/>
              </w:rPr>
              <w:t xml:space="preserve"> kosong / hanya </w:t>
            </w:r>
            <w:proofErr w:type="spellStart"/>
            <w:r>
              <w:rPr>
                <w:rFonts w:ascii="Calibri" w:eastAsia="Times New Roman" w:hAnsi="Calibri" w:cs="Calibri"/>
                <w:color w:val="1F2937"/>
                <w:sz w:val="18"/>
                <w:szCs w:val="18"/>
              </w:rPr>
              <w:t>header</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E2CD3A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0 baris data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8C17CD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Gagal </w:t>
            </w:r>
            <w:r>
              <w:rPr>
                <w:rStyle w:val="KodeHTML"/>
                <w:color w:val="1F2937"/>
              </w:rPr>
              <w:t>EMPTY_IMPORT</w:t>
            </w:r>
            <w:r>
              <w:rPr>
                <w:rFonts w:ascii="Calibri" w:eastAsia="Times New Roman" w:hAnsi="Calibri" w:cs="Calibri"/>
                <w:color w:val="1F2937"/>
                <w:sz w:val="18"/>
                <w:szCs w:val="18"/>
              </w:rPr>
              <w:t>, tidak ada perubahan data.</w:t>
            </w:r>
          </w:p>
        </w:tc>
      </w:tr>
      <w:tr w:rsidR="00A2085B" w14:paraId="49165A11"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D8E29F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lastRenderedPageBreak/>
              <w:t>13</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1ED28F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Ukuran / jumlah baris melebihi batas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24AB2E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&gt; 5MB atau &gt; 10.000 baris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6BF045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Ditolak di level </w:t>
            </w:r>
            <w:proofErr w:type="spellStart"/>
            <w:r>
              <w:rPr>
                <w:rFonts w:ascii="Calibri" w:eastAsia="Times New Roman" w:hAnsi="Calibri" w:cs="Calibri"/>
                <w:color w:val="1F2937"/>
                <w:sz w:val="18"/>
                <w:szCs w:val="18"/>
              </w:rPr>
              <w:t>upload</w:t>
            </w:r>
            <w:proofErr w:type="spellEnd"/>
            <w:r>
              <w:rPr>
                <w:rFonts w:ascii="Calibri" w:eastAsia="Times New Roman" w:hAnsi="Calibri" w:cs="Calibri"/>
                <w:color w:val="1F2937"/>
                <w:sz w:val="18"/>
                <w:szCs w:val="18"/>
              </w:rPr>
              <w:t xml:space="preserve">: </w:t>
            </w:r>
            <w:r>
              <w:rPr>
                <w:rStyle w:val="KodeHTML"/>
                <w:color w:val="1F2937"/>
              </w:rPr>
              <w:t>413 PAYLOAD_TOO_LARGE</w:t>
            </w:r>
            <w:r>
              <w:rPr>
                <w:rFonts w:ascii="Calibri" w:eastAsia="Times New Roman" w:hAnsi="Calibri" w:cs="Calibri"/>
                <w:color w:val="1F2937"/>
                <w:sz w:val="18"/>
                <w:szCs w:val="18"/>
              </w:rPr>
              <w:t>.</w:t>
            </w:r>
          </w:p>
        </w:tc>
      </w:tr>
      <w:tr w:rsidR="00A2085B" w14:paraId="36B9C745"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98A1D8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14</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29CD98E"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Error</w:t>
            </w:r>
            <w:proofErr w:type="spellEnd"/>
            <w:r>
              <w:rPr>
                <w:rFonts w:ascii="Calibri" w:eastAsia="Times New Roman" w:hAnsi="Calibri" w:cs="Calibri"/>
                <w:color w:val="1F2937"/>
                <w:sz w:val="18"/>
                <w:szCs w:val="18"/>
              </w:rPr>
              <w:t xml:space="preserve"> parsial ≤ 10%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652F7E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950 valid, 50 gagal dari 1.000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7FE02B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Baris valid </w:t>
            </w:r>
            <w:proofErr w:type="spellStart"/>
            <w:r>
              <w:rPr>
                <w:rFonts w:ascii="Calibri" w:eastAsia="Times New Roman" w:hAnsi="Calibri" w:cs="Calibri"/>
                <w:color w:val="1F2937"/>
                <w:sz w:val="18"/>
                <w:szCs w:val="18"/>
              </w:rPr>
              <w:t>di-commit</w:t>
            </w:r>
            <w:proofErr w:type="spellEnd"/>
            <w:r>
              <w:rPr>
                <w:rFonts w:ascii="Calibri" w:eastAsia="Times New Roman" w:hAnsi="Calibri" w:cs="Calibri"/>
                <w:color w:val="1F2937"/>
                <w:sz w:val="18"/>
                <w:szCs w:val="18"/>
              </w:rPr>
              <w:t xml:space="preserve">, baris gagal dilewati; laporan </w:t>
            </w:r>
            <w:proofErr w:type="spellStart"/>
            <w:r>
              <w:rPr>
                <w:rFonts w:ascii="Calibri" w:eastAsia="Times New Roman" w:hAnsi="Calibri" w:cs="Calibri"/>
                <w:color w:val="1F2937"/>
                <w:sz w:val="18"/>
                <w:szCs w:val="18"/>
              </w:rPr>
              <w:t>error</w:t>
            </w:r>
            <w:proofErr w:type="spellEnd"/>
            <w:r>
              <w:rPr>
                <w:rFonts w:ascii="Calibri" w:eastAsia="Times New Roman" w:hAnsi="Calibri" w:cs="Calibri"/>
                <w:color w:val="1F2937"/>
                <w:sz w:val="18"/>
                <w:szCs w:val="18"/>
              </w:rPr>
              <w:t xml:space="preserve"> per-baris (nomor baris + alasan) dapat diunduh sebagai CSV. (&gt; 10% → </w:t>
            </w:r>
            <w:proofErr w:type="spellStart"/>
            <w:r>
              <w:rPr>
                <w:rFonts w:ascii="Calibri" w:eastAsia="Times New Roman" w:hAnsi="Calibri" w:cs="Calibri"/>
                <w:color w:val="1F2937"/>
                <w:sz w:val="18"/>
                <w:szCs w:val="18"/>
              </w:rPr>
              <w:t>full</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rollback</w:t>
            </w:r>
            <w:proofErr w:type="spellEnd"/>
            <w:r>
              <w:rPr>
                <w:rFonts w:ascii="Calibri" w:eastAsia="Times New Roman" w:hAnsi="Calibri" w:cs="Calibri"/>
                <w:color w:val="1F2937"/>
                <w:sz w:val="18"/>
                <w:szCs w:val="18"/>
              </w:rPr>
              <w:t>, lihat poin 2 di atas.)</w:t>
            </w:r>
          </w:p>
        </w:tc>
      </w:tr>
    </w:tbl>
    <w:p w14:paraId="101E77CA" w14:textId="77777777" w:rsidR="00BC46F0" w:rsidRDefault="00BC46F0">
      <w:pPr>
        <w:pStyle w:val="NormalWeb"/>
        <w:shd w:val="clear" w:color="auto" w:fill="E7F4EC"/>
        <w:spacing w:before="120" w:after="120"/>
        <w:divId w:val="1432506396"/>
        <w:rPr>
          <w:rFonts w:ascii="Calibri" w:hAnsi="Calibri" w:cs="Calibri"/>
          <w:color w:val="1F2937"/>
          <w:sz w:val="20"/>
          <w:szCs w:val="20"/>
        </w:rPr>
      </w:pPr>
      <w:r>
        <w:rPr>
          <w:rStyle w:val="Kuat"/>
          <w:rFonts w:ascii="Calibri" w:hAnsi="Calibri" w:cs="Calibri"/>
          <w:color w:val="1F2937"/>
          <w:sz w:val="20"/>
          <w:szCs w:val="20"/>
        </w:rPr>
        <w:t xml:space="preserve">Catatan </w:t>
      </w:r>
      <w:proofErr w:type="spellStart"/>
      <w:r>
        <w:rPr>
          <w:rStyle w:val="Kuat"/>
          <w:rFonts w:ascii="Calibri" w:hAnsi="Calibri" w:cs="Calibri"/>
          <w:color w:val="1F2937"/>
          <w:sz w:val="20"/>
          <w:szCs w:val="20"/>
        </w:rPr>
        <w:t>baseline</w:t>
      </w:r>
      <w:proofErr w:type="spellEnd"/>
      <w:r>
        <w:rPr>
          <w:rStyle w:val="Kuat"/>
          <w:rFonts w:ascii="Calibri" w:hAnsi="Calibri" w:cs="Calibri"/>
          <w:color w:val="1F2937"/>
          <w:sz w:val="20"/>
          <w:szCs w:val="20"/>
        </w:rPr>
        <w:t>:</w:t>
      </w:r>
      <w:r>
        <w:rPr>
          <w:rFonts w:ascii="Calibri" w:hAnsi="Calibri" w:cs="Calibri"/>
          <w:color w:val="1F2937"/>
          <w:sz w:val="20"/>
          <w:szCs w:val="20"/>
        </w:rPr>
        <w:t xml:space="preserve"> fitur </w:t>
      </w:r>
      <w:proofErr w:type="spellStart"/>
      <w:r>
        <w:rPr>
          <w:rFonts w:ascii="Calibri" w:hAnsi="Calibri" w:cs="Calibri"/>
          <w:color w:val="1F2937"/>
          <w:sz w:val="20"/>
          <w:szCs w:val="20"/>
        </w:rPr>
        <w:t>import</w:t>
      </w:r>
      <w:proofErr w:type="spellEnd"/>
      <w:r>
        <w:rPr>
          <w:rFonts w:ascii="Calibri" w:hAnsi="Calibri" w:cs="Calibri"/>
          <w:color w:val="1F2937"/>
          <w:sz w:val="20"/>
          <w:szCs w:val="20"/>
        </w:rPr>
        <w:t>/</w:t>
      </w:r>
      <w:proofErr w:type="spellStart"/>
      <w:r>
        <w:rPr>
          <w:rFonts w:ascii="Calibri" w:hAnsi="Calibri" w:cs="Calibri"/>
          <w:color w:val="1F2937"/>
          <w:sz w:val="20"/>
          <w:szCs w:val="20"/>
        </w:rPr>
        <w:t>export</w:t>
      </w:r>
      <w:proofErr w:type="spellEnd"/>
      <w:r>
        <w:rPr>
          <w:rFonts w:ascii="Calibri" w:hAnsi="Calibri" w:cs="Calibri"/>
          <w:color w:val="1F2937"/>
          <w:sz w:val="20"/>
          <w:szCs w:val="20"/>
        </w:rPr>
        <w:t xml:space="preserve"> (Tahap 2) </w:t>
      </w:r>
      <w:r>
        <w:rPr>
          <w:rStyle w:val="Kuat"/>
          <w:rFonts w:ascii="Calibri" w:hAnsi="Calibri" w:cs="Calibri"/>
          <w:color w:val="1F2937"/>
          <w:sz w:val="20"/>
          <w:szCs w:val="20"/>
        </w:rPr>
        <w:t>tidak menambah tabel baru</w:t>
      </w:r>
      <w:r>
        <w:rPr>
          <w:rFonts w:ascii="Calibri" w:hAnsi="Calibri" w:cs="Calibri"/>
          <w:color w:val="1F2937"/>
          <w:sz w:val="20"/>
          <w:szCs w:val="20"/>
        </w:rPr>
        <w:t xml:space="preserve"> — seluruh data dipetakan ke </w:t>
      </w:r>
      <w:proofErr w:type="spellStart"/>
      <w:r>
        <w:rPr>
          <w:rStyle w:val="KodeHTML"/>
          <w:color w:val="1F2937"/>
        </w:rPr>
        <w:t>transactions</w:t>
      </w:r>
      <w:proofErr w:type="spellEnd"/>
      <w:r>
        <w:rPr>
          <w:rFonts w:ascii="Calibri" w:hAnsi="Calibri" w:cs="Calibri"/>
          <w:color w:val="1F2937"/>
          <w:sz w:val="20"/>
          <w:szCs w:val="20"/>
        </w:rPr>
        <w:t xml:space="preserve"> dan </w:t>
      </w:r>
      <w:proofErr w:type="spellStart"/>
      <w:r>
        <w:rPr>
          <w:rStyle w:val="KodeHTML"/>
          <w:color w:val="1F2937"/>
        </w:rPr>
        <w:t>categories</w:t>
      </w:r>
      <w:proofErr w:type="spellEnd"/>
      <w:r>
        <w:rPr>
          <w:rFonts w:ascii="Calibri" w:hAnsi="Calibri" w:cs="Calibri"/>
          <w:color w:val="1F2937"/>
          <w:sz w:val="20"/>
          <w:szCs w:val="20"/>
        </w:rPr>
        <w:t xml:space="preserve"> yang sudah ada (konsisten dengan skema 5 tabel di Bagian 34).</w:t>
      </w:r>
    </w:p>
    <w:p w14:paraId="7BE62C10"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18ABD901">
          <v:rect id="_x0000_i1051" style="width:0;height:1.5pt" o:hralign="center" o:hrstd="t" o:hr="t" fillcolor="#a0a0a0" stroked="f"/>
        </w:pict>
      </w:r>
    </w:p>
    <w:p w14:paraId="48355E0B" w14:textId="77777777" w:rsidR="00BC46F0" w:rsidRDefault="00BC46F0">
      <w:pPr>
        <w:pStyle w:val="Judul2"/>
        <w:rPr>
          <w:rFonts w:ascii="Calibri" w:eastAsia="Times New Roman" w:hAnsi="Calibri" w:cs="Calibri"/>
        </w:rPr>
      </w:pPr>
      <w:r>
        <w:rPr>
          <w:rFonts w:ascii="Calibri" w:eastAsia="Times New Roman" w:hAnsi="Calibri" w:cs="Calibri"/>
        </w:rPr>
        <w:t xml:space="preserve">11. API </w:t>
      </w:r>
      <w:proofErr w:type="spellStart"/>
      <w:r>
        <w:rPr>
          <w:rFonts w:ascii="Calibri" w:eastAsia="Times New Roman" w:hAnsi="Calibri" w:cs="Calibri"/>
        </w:rPr>
        <w:t>Specification</w:t>
      </w:r>
      <w:proofErr w:type="spellEnd"/>
    </w:p>
    <w:p w14:paraId="4265AC21" w14:textId="77777777" w:rsidR="00BC46F0" w:rsidRDefault="00BC46F0">
      <w:pPr>
        <w:pStyle w:val="NormalWeb"/>
        <w:rPr>
          <w:rFonts w:ascii="Calibri" w:hAnsi="Calibri" w:cs="Calibri"/>
          <w:color w:val="1F2937"/>
          <w:sz w:val="21"/>
          <w:szCs w:val="21"/>
        </w:rPr>
      </w:pPr>
      <w:proofErr w:type="spellStart"/>
      <w:r>
        <w:rPr>
          <w:rFonts w:ascii="Calibri" w:hAnsi="Calibri" w:cs="Calibri"/>
          <w:color w:val="1F2937"/>
          <w:sz w:val="21"/>
          <w:szCs w:val="21"/>
        </w:rPr>
        <w:t>Backend</w:t>
      </w:r>
      <w:proofErr w:type="spellEnd"/>
      <w:r>
        <w:rPr>
          <w:rFonts w:ascii="Calibri" w:hAnsi="Calibri" w:cs="Calibri"/>
          <w:color w:val="1F2937"/>
          <w:sz w:val="21"/>
          <w:szCs w:val="21"/>
        </w:rPr>
        <w:t xml:space="preserve"> berupa </w:t>
      </w:r>
      <w:r>
        <w:rPr>
          <w:rStyle w:val="Kuat"/>
          <w:rFonts w:ascii="Calibri" w:hAnsi="Calibri" w:cs="Calibri"/>
          <w:color w:val="1F2937"/>
          <w:sz w:val="21"/>
          <w:szCs w:val="21"/>
        </w:rPr>
        <w:t>REST API Node.js + Express</w:t>
      </w:r>
      <w:r>
        <w:rPr>
          <w:rFonts w:ascii="Calibri" w:hAnsi="Calibri" w:cs="Calibri"/>
          <w:color w:val="1F2937"/>
          <w:sz w:val="21"/>
          <w:szCs w:val="21"/>
        </w:rPr>
        <w:t xml:space="preserve"> (respons JSON, </w:t>
      </w:r>
      <w:proofErr w:type="spellStart"/>
      <w:r>
        <w:rPr>
          <w:rFonts w:ascii="Calibri" w:hAnsi="Calibri" w:cs="Calibri"/>
          <w:color w:val="1F2937"/>
          <w:sz w:val="21"/>
          <w:szCs w:val="21"/>
        </w:rPr>
        <w:t>prefix</w:t>
      </w:r>
      <w:proofErr w:type="spellEnd"/>
      <w:r>
        <w:rPr>
          <w:rFonts w:ascii="Calibri" w:hAnsi="Calibri" w:cs="Calibri"/>
          <w:color w:val="1F2937"/>
          <w:sz w:val="21"/>
          <w:szCs w:val="21"/>
        </w:rPr>
        <w:t xml:space="preserve"> </w:t>
      </w:r>
      <w:r>
        <w:rPr>
          <w:rStyle w:val="KodeHTML"/>
          <w:color w:val="1F2937"/>
        </w:rPr>
        <w:t>/api/v1</w:t>
      </w:r>
      <w:r>
        <w:rPr>
          <w:rFonts w:ascii="Calibri" w:hAnsi="Calibri" w:cs="Calibri"/>
          <w:color w:val="1F2937"/>
          <w:sz w:val="21"/>
          <w:szCs w:val="21"/>
        </w:rPr>
        <w:t xml:space="preserve">). </w:t>
      </w:r>
      <w:proofErr w:type="spellStart"/>
      <w:r>
        <w:rPr>
          <w:rFonts w:ascii="Calibri" w:hAnsi="Calibri" w:cs="Calibri"/>
          <w:color w:val="1F2937"/>
          <w:sz w:val="21"/>
          <w:szCs w:val="21"/>
        </w:rPr>
        <w:t>Autentikasi</w:t>
      </w:r>
      <w:proofErr w:type="spellEnd"/>
      <w:r>
        <w:rPr>
          <w:rFonts w:ascii="Calibri" w:hAnsi="Calibri" w:cs="Calibri"/>
          <w:color w:val="1F2937"/>
          <w:sz w:val="21"/>
          <w:szCs w:val="21"/>
        </w:rPr>
        <w:t xml:space="preserve"> memakai </w:t>
      </w:r>
      <w:r>
        <w:rPr>
          <w:rStyle w:val="Kuat"/>
          <w:rFonts w:ascii="Calibri" w:hAnsi="Calibri" w:cs="Calibri"/>
          <w:color w:val="1F2937"/>
          <w:sz w:val="21"/>
          <w:szCs w:val="21"/>
        </w:rPr>
        <w:t>JWT</w:t>
      </w:r>
      <w:r>
        <w:rPr>
          <w:rFonts w:ascii="Calibri" w:hAnsi="Calibri" w:cs="Calibri"/>
          <w:color w:val="1F2937"/>
          <w:sz w:val="21"/>
          <w:szCs w:val="21"/>
        </w:rPr>
        <w:t xml:space="preserve"> yang dikirim melalui </w:t>
      </w:r>
      <w:proofErr w:type="spellStart"/>
      <w:r>
        <w:rPr>
          <w:rFonts w:ascii="Calibri" w:hAnsi="Calibri" w:cs="Calibri"/>
          <w:color w:val="1F2937"/>
          <w:sz w:val="21"/>
          <w:szCs w:val="21"/>
        </w:rPr>
        <w:t>cookie</w:t>
      </w:r>
      <w:proofErr w:type="spellEnd"/>
      <w:r>
        <w:rPr>
          <w:rFonts w:ascii="Calibri" w:hAnsi="Calibri" w:cs="Calibri"/>
          <w:color w:val="1F2937"/>
          <w:sz w:val="21"/>
          <w:szCs w:val="21"/>
        </w:rPr>
        <w:t xml:space="preserve"> </w:t>
      </w:r>
      <w:proofErr w:type="spellStart"/>
      <w:r>
        <w:rPr>
          <w:rStyle w:val="KodeHTML"/>
          <w:color w:val="1F2937"/>
        </w:rPr>
        <w:t>HttpOnly</w:t>
      </w:r>
      <w:proofErr w:type="spellEnd"/>
      <w:r>
        <w:rPr>
          <w:rFonts w:ascii="Calibri" w:hAnsi="Calibri" w:cs="Calibri"/>
          <w:color w:val="1F2937"/>
          <w:sz w:val="21"/>
          <w:szCs w:val="21"/>
        </w:rPr>
        <w:t xml:space="preserve"> (bukan disimpan di </w:t>
      </w:r>
      <w:proofErr w:type="spellStart"/>
      <w:r>
        <w:rPr>
          <w:rFonts w:ascii="Calibri" w:hAnsi="Calibri" w:cs="Calibri"/>
          <w:color w:val="1F2937"/>
          <w:sz w:val="21"/>
          <w:szCs w:val="21"/>
        </w:rPr>
        <w:t>localStorage</w:t>
      </w:r>
      <w:proofErr w:type="spellEnd"/>
      <w:r>
        <w:rPr>
          <w:rFonts w:ascii="Calibri" w:hAnsi="Calibri" w:cs="Calibri"/>
          <w:color w:val="1F2937"/>
          <w:sz w:val="21"/>
          <w:szCs w:val="21"/>
        </w:rPr>
        <w:t xml:space="preserve">). Semua </w:t>
      </w:r>
      <w:proofErr w:type="spellStart"/>
      <w:r>
        <w:rPr>
          <w:rFonts w:ascii="Calibri" w:hAnsi="Calibri" w:cs="Calibri"/>
          <w:color w:val="1F2937"/>
          <w:sz w:val="21"/>
          <w:szCs w:val="21"/>
        </w:rPr>
        <w:t>endpoint</w:t>
      </w:r>
      <w:proofErr w:type="spellEnd"/>
      <w:r>
        <w:rPr>
          <w:rFonts w:ascii="Calibri" w:hAnsi="Calibri" w:cs="Calibri"/>
          <w:color w:val="1F2937"/>
          <w:sz w:val="21"/>
          <w:szCs w:val="21"/>
        </w:rPr>
        <w:t xml:space="preserve"> (kecuali register/</w:t>
      </w:r>
      <w:proofErr w:type="spellStart"/>
      <w:r>
        <w:rPr>
          <w:rFonts w:ascii="Calibri" w:hAnsi="Calibri" w:cs="Calibri"/>
          <w:color w:val="1F2937"/>
          <w:sz w:val="21"/>
          <w:szCs w:val="21"/>
        </w:rPr>
        <w:t>login</w:t>
      </w:r>
      <w:proofErr w:type="spellEnd"/>
      <w:r>
        <w:rPr>
          <w:rFonts w:ascii="Calibri" w:hAnsi="Calibri" w:cs="Calibri"/>
          <w:color w:val="1F2937"/>
          <w:sz w:val="21"/>
          <w:szCs w:val="21"/>
        </w:rPr>
        <w:t xml:space="preserve">) menjalankan </w:t>
      </w:r>
      <w:proofErr w:type="spellStart"/>
      <w:r>
        <w:rPr>
          <w:rFonts w:ascii="Calibri" w:hAnsi="Calibri" w:cs="Calibri"/>
          <w:color w:val="1F2937"/>
          <w:sz w:val="21"/>
          <w:szCs w:val="21"/>
        </w:rPr>
        <w:t>middleware</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auth</w:t>
      </w:r>
      <w:proofErr w:type="spellEnd"/>
      <w:r>
        <w:rPr>
          <w:rFonts w:ascii="Calibri" w:hAnsi="Calibri" w:cs="Calibri"/>
          <w:color w:val="1F2937"/>
          <w:sz w:val="21"/>
          <w:szCs w:val="21"/>
        </w:rPr>
        <w:t xml:space="preserve">; jika sesi tidak valid → </w:t>
      </w:r>
      <w:r>
        <w:rPr>
          <w:rStyle w:val="KodeHTML"/>
          <w:color w:val="1F2937"/>
        </w:rPr>
        <w:t>401</w:t>
      </w:r>
      <w:r>
        <w:rPr>
          <w:rFonts w:ascii="Calibri" w:hAnsi="Calibri" w:cs="Calibri"/>
          <w:color w:val="1F2937"/>
          <w:sz w:val="21"/>
          <w:szCs w:val="21"/>
        </w:rPr>
        <w:t>.</w:t>
      </w:r>
    </w:p>
    <w:p w14:paraId="5189498D"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Format </w:t>
      </w:r>
      <w:proofErr w:type="spellStart"/>
      <w:r>
        <w:rPr>
          <w:rFonts w:ascii="Calibri" w:hAnsi="Calibri" w:cs="Calibri"/>
          <w:color w:val="1F2937"/>
          <w:sz w:val="21"/>
          <w:szCs w:val="21"/>
        </w:rPr>
        <w:t>error</w:t>
      </w:r>
      <w:proofErr w:type="spellEnd"/>
      <w:r>
        <w:rPr>
          <w:rFonts w:ascii="Calibri" w:hAnsi="Calibri" w:cs="Calibri"/>
          <w:color w:val="1F2937"/>
          <w:sz w:val="21"/>
          <w:szCs w:val="21"/>
        </w:rPr>
        <w:t xml:space="preserve"> seragam dan mereferensikan Business </w:t>
      </w:r>
      <w:proofErr w:type="spellStart"/>
      <w:r>
        <w:rPr>
          <w:rFonts w:ascii="Calibri" w:hAnsi="Calibri" w:cs="Calibri"/>
          <w:color w:val="1F2937"/>
          <w:sz w:val="21"/>
          <w:szCs w:val="21"/>
        </w:rPr>
        <w:t>Rule</w:t>
      </w:r>
      <w:proofErr w:type="spellEnd"/>
      <w:r>
        <w:rPr>
          <w:rFonts w:ascii="Calibri" w:hAnsi="Calibri" w:cs="Calibri"/>
          <w:color w:val="1F2937"/>
          <w:sz w:val="21"/>
          <w:szCs w:val="21"/>
        </w:rPr>
        <w:t xml:space="preserve"> (Bagian 35):</w:t>
      </w:r>
    </w:p>
    <w:p w14:paraId="1AD77EB7" w14:textId="77777777" w:rsidR="00BC46F0" w:rsidRDefault="00BC46F0">
      <w:pPr>
        <w:pStyle w:val="HTMLSudahDiformat"/>
        <w:rPr>
          <w:color w:val="1F2937"/>
          <w:shd w:val="clear" w:color="auto" w:fill="F3F4F6"/>
        </w:rPr>
      </w:pPr>
      <w:r>
        <w:rPr>
          <w:color w:val="1F2937"/>
          <w:shd w:val="clear" w:color="auto" w:fill="F3F4F6"/>
        </w:rPr>
        <w:t>{ "status": "</w:t>
      </w:r>
      <w:proofErr w:type="spellStart"/>
      <w:r>
        <w:rPr>
          <w:color w:val="1F2937"/>
          <w:shd w:val="clear" w:color="auto" w:fill="F3F4F6"/>
        </w:rPr>
        <w:t>error</w:t>
      </w:r>
      <w:proofErr w:type="spellEnd"/>
      <w:r>
        <w:rPr>
          <w:color w:val="1F2937"/>
          <w:shd w:val="clear" w:color="auto" w:fill="F3F4F6"/>
        </w:rPr>
        <w:t>", "</w:t>
      </w:r>
      <w:proofErr w:type="spellStart"/>
      <w:r>
        <w:rPr>
          <w:color w:val="1F2937"/>
          <w:shd w:val="clear" w:color="auto" w:fill="F3F4F6"/>
        </w:rPr>
        <w:t>code</w:t>
      </w:r>
      <w:proofErr w:type="spellEnd"/>
      <w:r>
        <w:rPr>
          <w:color w:val="1F2937"/>
          <w:shd w:val="clear" w:color="auto" w:fill="F3F4F6"/>
        </w:rPr>
        <w:t>": "BR-TRX-01", "</w:t>
      </w:r>
      <w:proofErr w:type="spellStart"/>
      <w:r>
        <w:rPr>
          <w:color w:val="1F2937"/>
          <w:shd w:val="clear" w:color="auto" w:fill="F3F4F6"/>
        </w:rPr>
        <w:t>message</w:t>
      </w:r>
      <w:proofErr w:type="spellEnd"/>
      <w:r>
        <w:rPr>
          <w:color w:val="1F2937"/>
          <w:shd w:val="clear" w:color="auto" w:fill="F3F4F6"/>
        </w:rPr>
        <w:t>": "</w:t>
      </w:r>
      <w:proofErr w:type="spellStart"/>
      <w:r>
        <w:rPr>
          <w:color w:val="1F2937"/>
          <w:shd w:val="clear" w:color="auto" w:fill="F3F4F6"/>
        </w:rPr>
        <w:t>Amount</w:t>
      </w:r>
      <w:proofErr w:type="spellEnd"/>
      <w:r>
        <w:rPr>
          <w:color w:val="1F2937"/>
          <w:shd w:val="clear" w:color="auto" w:fill="F3F4F6"/>
        </w:rPr>
        <w:t xml:space="preserve"> harus lebih dari 0" }</w:t>
      </w:r>
    </w:p>
    <w:p w14:paraId="5824F9D0" w14:textId="77777777" w:rsidR="00BC46F0" w:rsidRDefault="00BC46F0">
      <w:pPr>
        <w:pStyle w:val="Judul3"/>
        <w:rPr>
          <w:rFonts w:ascii="Calibri" w:eastAsia="Times New Roman" w:hAnsi="Calibri" w:cs="Calibri"/>
        </w:rPr>
      </w:pPr>
      <w:proofErr w:type="spellStart"/>
      <w:r>
        <w:rPr>
          <w:rFonts w:ascii="Calibri" w:eastAsia="Times New Roman" w:hAnsi="Calibri" w:cs="Calibri"/>
        </w:rPr>
        <w:t>Endpoint</w:t>
      </w:r>
      <w:proofErr w:type="spellEnd"/>
      <w:r>
        <w:rPr>
          <w:rFonts w:ascii="Calibri" w:eastAsia="Times New Roman" w:hAnsi="Calibri" w:cs="Calibri"/>
        </w:rPr>
        <w:t xml:space="preserve"> </w:t>
      </w:r>
      <w:proofErr w:type="spellStart"/>
      <w:r>
        <w:rPr>
          <w:rFonts w:ascii="Calibri" w:eastAsia="Times New Roman" w:hAnsi="Calibri" w:cs="Calibri"/>
        </w:rPr>
        <w:t>Summary</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599"/>
        <w:gridCol w:w="1973"/>
        <w:gridCol w:w="720"/>
        <w:gridCol w:w="1710"/>
        <w:gridCol w:w="4008"/>
      </w:tblGrid>
      <w:tr w:rsidR="00A2085B" w14:paraId="5F08762D"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1D907768"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Method</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A419843"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Endpoint</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517B271E"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Deskripsi</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7C988F7F"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Request</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3C60708"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Response</w:t>
            </w:r>
            <w:proofErr w:type="spellEnd"/>
            <w:r>
              <w:rPr>
                <w:rFonts w:ascii="Calibri" w:eastAsia="Times New Roman" w:hAnsi="Calibri" w:cs="Calibri"/>
                <w:b/>
                <w:bCs/>
                <w:color w:val="0F3D2E"/>
                <w:sz w:val="18"/>
                <w:szCs w:val="18"/>
              </w:rPr>
              <w:t xml:space="preserve"> / Aturan</w:t>
            </w:r>
          </w:p>
        </w:tc>
      </w:tr>
      <w:tr w:rsidR="00A2085B" w14:paraId="14DFC4B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2AA85FF" w14:textId="77777777" w:rsidR="00BC46F0" w:rsidRDefault="00BC46F0">
            <w:pPr>
              <w:spacing w:before="120" w:after="120"/>
              <w:rPr>
                <w:rFonts w:ascii="Calibri" w:eastAsia="Times New Roman" w:hAnsi="Calibri" w:cs="Calibri"/>
                <w:color w:val="1F2937"/>
                <w:sz w:val="18"/>
                <w:szCs w:val="18"/>
              </w:rPr>
            </w:pPr>
            <w:r>
              <w:rPr>
                <w:rStyle w:val="KodeHTML"/>
                <w:color w:val="1F2937"/>
              </w:rPr>
              <w:t>POST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2E365D2"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auth</w:t>
            </w:r>
            <w:proofErr w:type="spellEnd"/>
            <w:r>
              <w:rPr>
                <w:rStyle w:val="KodeHTML"/>
                <w:color w:val="1F2937"/>
              </w:rPr>
              <w:t>/register</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8C60F7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Mendaftar Akun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14D2552"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name</w:t>
            </w:r>
            <w:proofErr w:type="spellEnd"/>
            <w:r>
              <w:rPr>
                <w:rFonts w:ascii="Calibri" w:eastAsia="Times New Roman" w:hAnsi="Calibri" w:cs="Calibri"/>
                <w:color w:val="1F2937"/>
                <w:sz w:val="18"/>
                <w:szCs w:val="18"/>
              </w:rPr>
              <w:t xml:space="preserve">, </w:t>
            </w:r>
            <w:r>
              <w:rPr>
                <w:rStyle w:val="KodeHTML"/>
                <w:color w:val="1F2937"/>
              </w:rPr>
              <w:t>email</w:t>
            </w:r>
            <w:r>
              <w:rPr>
                <w:rFonts w:ascii="Calibri" w:eastAsia="Times New Roman" w:hAnsi="Calibri" w:cs="Calibri"/>
                <w:color w:val="1F2937"/>
                <w:sz w:val="18"/>
                <w:szCs w:val="18"/>
              </w:rPr>
              <w:t xml:space="preserve">, </w:t>
            </w:r>
            <w:proofErr w:type="spellStart"/>
            <w:r>
              <w:rPr>
                <w:rStyle w:val="KodeHTML"/>
                <w:color w:val="1F2937"/>
              </w:rPr>
              <w:t>password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79D9EBF" w14:textId="77777777" w:rsidR="00BC46F0" w:rsidRDefault="00BC46F0">
            <w:pPr>
              <w:spacing w:before="120" w:after="120"/>
              <w:rPr>
                <w:rFonts w:ascii="Calibri" w:eastAsia="Times New Roman" w:hAnsi="Calibri" w:cs="Calibri"/>
                <w:color w:val="1F2937"/>
                <w:sz w:val="18"/>
                <w:szCs w:val="18"/>
              </w:rPr>
            </w:pPr>
            <w:r>
              <w:rPr>
                <w:rStyle w:val="KodeHTML"/>
                <w:color w:val="1F2937"/>
              </w:rPr>
              <w:t>201</w:t>
            </w:r>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cookie</w:t>
            </w:r>
            <w:proofErr w:type="spellEnd"/>
            <w:r>
              <w:rPr>
                <w:rFonts w:ascii="Calibri" w:eastAsia="Times New Roman" w:hAnsi="Calibri" w:cs="Calibri"/>
                <w:color w:val="1F2937"/>
                <w:sz w:val="18"/>
                <w:szCs w:val="18"/>
              </w:rPr>
              <w:t xml:space="preserve"> JWT; email unik </w:t>
            </w:r>
            <w:proofErr w:type="spellStart"/>
            <w:r>
              <w:rPr>
                <w:rFonts w:ascii="Calibri" w:eastAsia="Times New Roman" w:hAnsi="Calibri" w:cs="Calibri"/>
                <w:color w:val="1F2937"/>
                <w:sz w:val="18"/>
                <w:szCs w:val="18"/>
              </w:rPr>
              <w:t>case-insensitive</w:t>
            </w:r>
            <w:proofErr w:type="spellEnd"/>
            <w:r>
              <w:rPr>
                <w:rFonts w:ascii="Calibri" w:eastAsia="Times New Roman" w:hAnsi="Calibri" w:cs="Calibri"/>
                <w:color w:val="1F2937"/>
                <w:sz w:val="18"/>
                <w:szCs w:val="18"/>
              </w:rPr>
              <w:t xml:space="preserve"> (BR-AUTH-01); </w:t>
            </w:r>
            <w:proofErr w:type="spellStart"/>
            <w:r>
              <w:rPr>
                <w:rFonts w:ascii="Calibri" w:eastAsia="Times New Roman" w:hAnsi="Calibri" w:cs="Calibri"/>
                <w:color w:val="1F2937"/>
                <w:sz w:val="18"/>
                <w:szCs w:val="18"/>
              </w:rPr>
              <w:t>hash</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bcrypt</w:t>
            </w:r>
            <w:proofErr w:type="spellEnd"/>
            <w:r>
              <w:rPr>
                <w:rFonts w:ascii="Calibri" w:eastAsia="Times New Roman" w:hAnsi="Calibri" w:cs="Calibri"/>
                <w:color w:val="1F2937"/>
                <w:sz w:val="18"/>
                <w:szCs w:val="18"/>
              </w:rPr>
              <w:t xml:space="preserve"> (BR-AUTH-02); otomatis buat kategori </w:t>
            </w:r>
            <w:proofErr w:type="spellStart"/>
            <w:r>
              <w:rPr>
                <w:rFonts w:ascii="Calibri" w:eastAsia="Times New Roman" w:hAnsi="Calibri" w:cs="Calibri"/>
                <w:color w:val="1F2937"/>
                <w:sz w:val="18"/>
                <w:szCs w:val="18"/>
              </w:rPr>
              <w:t>default</w:t>
            </w:r>
            <w:proofErr w:type="spellEnd"/>
            <w:r>
              <w:rPr>
                <w:rFonts w:ascii="Calibri" w:eastAsia="Times New Roman" w:hAnsi="Calibri" w:cs="Calibri"/>
                <w:color w:val="1F2937"/>
                <w:sz w:val="18"/>
                <w:szCs w:val="18"/>
              </w:rPr>
              <w:t>.</w:t>
            </w:r>
          </w:p>
        </w:tc>
      </w:tr>
      <w:tr w:rsidR="00A2085B" w14:paraId="197F3E3C"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789F385" w14:textId="77777777" w:rsidR="00BC46F0" w:rsidRDefault="00BC46F0">
            <w:pPr>
              <w:spacing w:before="120" w:after="120"/>
              <w:rPr>
                <w:rFonts w:ascii="Calibri" w:eastAsia="Times New Roman" w:hAnsi="Calibri" w:cs="Calibri"/>
                <w:color w:val="1F2937"/>
                <w:sz w:val="18"/>
                <w:szCs w:val="18"/>
              </w:rPr>
            </w:pPr>
            <w:r>
              <w:rPr>
                <w:rStyle w:val="KodeHTML"/>
                <w:color w:val="1F2937"/>
              </w:rPr>
              <w:t>POST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250361F"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auth</w:t>
            </w:r>
            <w:proofErr w:type="spellEnd"/>
            <w:r>
              <w:rPr>
                <w:rStyle w:val="KodeHTML"/>
                <w:color w:val="1F2937"/>
              </w:rPr>
              <w:t>/</w:t>
            </w:r>
            <w:proofErr w:type="spellStart"/>
            <w:r>
              <w:rPr>
                <w:rStyle w:val="KodeHTML"/>
                <w:color w:val="1F2937"/>
              </w:rPr>
              <w:t>login</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A38FFF4"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Login</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7C0126E" w14:textId="77777777" w:rsidR="00BC46F0" w:rsidRDefault="00BC46F0">
            <w:pPr>
              <w:spacing w:before="120" w:after="120"/>
              <w:rPr>
                <w:rFonts w:ascii="Calibri" w:eastAsia="Times New Roman" w:hAnsi="Calibri" w:cs="Calibri"/>
                <w:color w:val="1F2937"/>
                <w:sz w:val="18"/>
                <w:szCs w:val="18"/>
              </w:rPr>
            </w:pPr>
            <w:r>
              <w:rPr>
                <w:rStyle w:val="KodeHTML"/>
                <w:color w:val="1F2937"/>
              </w:rPr>
              <w:t>email</w:t>
            </w:r>
            <w:r>
              <w:rPr>
                <w:rFonts w:ascii="Calibri" w:eastAsia="Times New Roman" w:hAnsi="Calibri" w:cs="Calibri"/>
                <w:color w:val="1F2937"/>
                <w:sz w:val="18"/>
                <w:szCs w:val="18"/>
              </w:rPr>
              <w:t xml:space="preserve">, </w:t>
            </w:r>
            <w:proofErr w:type="spellStart"/>
            <w:r>
              <w:rPr>
                <w:rStyle w:val="KodeHTML"/>
                <w:color w:val="1F2937"/>
              </w:rPr>
              <w:t>password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E8FB0D1" w14:textId="77777777" w:rsidR="00BC46F0" w:rsidRDefault="00BC46F0">
            <w:pPr>
              <w:spacing w:before="120" w:after="120"/>
              <w:rPr>
                <w:rFonts w:ascii="Calibri" w:eastAsia="Times New Roman" w:hAnsi="Calibri" w:cs="Calibri"/>
                <w:color w:val="1F2937"/>
                <w:sz w:val="18"/>
                <w:szCs w:val="18"/>
              </w:rPr>
            </w:pPr>
            <w:r>
              <w:rPr>
                <w:rStyle w:val="KodeHTML"/>
                <w:color w:val="1F2937"/>
              </w:rPr>
              <w:t>200</w:t>
            </w:r>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cookie</w:t>
            </w:r>
            <w:proofErr w:type="spellEnd"/>
            <w:r>
              <w:rPr>
                <w:rFonts w:ascii="Calibri" w:eastAsia="Times New Roman" w:hAnsi="Calibri" w:cs="Calibri"/>
                <w:color w:val="1F2937"/>
                <w:sz w:val="18"/>
                <w:szCs w:val="18"/>
              </w:rPr>
              <w:t xml:space="preserve"> JWT.</w:t>
            </w:r>
          </w:p>
        </w:tc>
      </w:tr>
      <w:tr w:rsidR="00A2085B" w14:paraId="7E4F885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1834476" w14:textId="77777777" w:rsidR="00BC46F0" w:rsidRDefault="00BC46F0">
            <w:pPr>
              <w:spacing w:before="120" w:after="120"/>
              <w:rPr>
                <w:rFonts w:ascii="Calibri" w:eastAsia="Times New Roman" w:hAnsi="Calibri" w:cs="Calibri"/>
                <w:color w:val="1F2937"/>
                <w:sz w:val="18"/>
                <w:szCs w:val="18"/>
              </w:rPr>
            </w:pPr>
            <w:r>
              <w:rPr>
                <w:rStyle w:val="KodeHTML"/>
                <w:color w:val="1F2937"/>
              </w:rPr>
              <w:t>POST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3E63357"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auth</w:t>
            </w:r>
            <w:proofErr w:type="spellEnd"/>
            <w:r>
              <w:rPr>
                <w:rStyle w:val="KodeHTML"/>
                <w:color w:val="1F2937"/>
              </w:rPr>
              <w:t>/</w:t>
            </w:r>
            <w:proofErr w:type="spellStart"/>
            <w:r>
              <w:rPr>
                <w:rStyle w:val="KodeHTML"/>
                <w:color w:val="1F2937"/>
              </w:rPr>
              <w:t>logout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14C6D98"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Logout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C1523A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205A9CB"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Cookie</w:t>
            </w:r>
            <w:proofErr w:type="spellEnd"/>
            <w:r>
              <w:rPr>
                <w:rFonts w:ascii="Calibri" w:eastAsia="Times New Roman" w:hAnsi="Calibri" w:cs="Calibri"/>
                <w:color w:val="1F2937"/>
                <w:sz w:val="18"/>
                <w:szCs w:val="18"/>
              </w:rPr>
              <w:t xml:space="preserve"> JWT dihapus.</w:t>
            </w:r>
          </w:p>
        </w:tc>
      </w:tr>
      <w:tr w:rsidR="00A2085B" w14:paraId="32B861A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C2E6944" w14:textId="77777777" w:rsidR="00BC46F0" w:rsidRDefault="00BC46F0">
            <w:pPr>
              <w:spacing w:before="120" w:after="120"/>
              <w:rPr>
                <w:rFonts w:ascii="Calibri" w:eastAsia="Times New Roman" w:hAnsi="Calibri" w:cs="Calibri"/>
                <w:color w:val="1F2937"/>
                <w:sz w:val="18"/>
                <w:szCs w:val="18"/>
              </w:rPr>
            </w:pPr>
            <w:r>
              <w:rPr>
                <w:rStyle w:val="KodeHTML"/>
                <w:color w:val="1F2937"/>
              </w:rPr>
              <w:t>PUT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B8932B1"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auth</w:t>
            </w:r>
            <w:proofErr w:type="spellEnd"/>
            <w:r>
              <w:rPr>
                <w:rStyle w:val="KodeHTML"/>
                <w:color w:val="1F2937"/>
              </w:rPr>
              <w:t>/</w:t>
            </w:r>
            <w:proofErr w:type="spellStart"/>
            <w:r>
              <w:rPr>
                <w:rStyle w:val="KodeHTML"/>
                <w:color w:val="1F2937"/>
              </w:rPr>
              <w:t>profile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96A73B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Ubah nama tampilan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3E6DF6C"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name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B15E9D5" w14:textId="77777777" w:rsidR="00BC46F0" w:rsidRDefault="00BC46F0">
            <w:pPr>
              <w:spacing w:before="120" w:after="120"/>
              <w:rPr>
                <w:rFonts w:ascii="Calibri" w:eastAsia="Times New Roman" w:hAnsi="Calibri" w:cs="Calibri"/>
                <w:color w:val="1F2937"/>
                <w:sz w:val="18"/>
                <w:szCs w:val="18"/>
              </w:rPr>
            </w:pPr>
            <w:r>
              <w:rPr>
                <w:rStyle w:val="KodeHTML"/>
                <w:color w:val="1F2937"/>
              </w:rPr>
              <w:t>200</w:t>
            </w:r>
            <w:r>
              <w:rPr>
                <w:rFonts w:ascii="Calibri" w:eastAsia="Times New Roman" w:hAnsi="Calibri" w:cs="Calibri"/>
                <w:color w:val="1F2937"/>
                <w:sz w:val="18"/>
                <w:szCs w:val="18"/>
              </w:rPr>
              <w:t>; JWT diperbarui.</w:t>
            </w:r>
          </w:p>
        </w:tc>
      </w:tr>
      <w:tr w:rsidR="00A2085B" w14:paraId="75FD561A"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68806C2" w14:textId="77777777" w:rsidR="00BC46F0" w:rsidRDefault="00BC46F0">
            <w:pPr>
              <w:spacing w:before="120" w:after="120"/>
              <w:rPr>
                <w:rFonts w:ascii="Calibri" w:eastAsia="Times New Roman" w:hAnsi="Calibri" w:cs="Calibri"/>
                <w:color w:val="1F2937"/>
                <w:sz w:val="18"/>
                <w:szCs w:val="18"/>
              </w:rPr>
            </w:pPr>
            <w:r>
              <w:rPr>
                <w:rStyle w:val="KodeHTML"/>
                <w:color w:val="1F2937"/>
              </w:rPr>
              <w:t>PUT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B78234F"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auth</w:t>
            </w:r>
            <w:proofErr w:type="spellEnd"/>
            <w:r>
              <w:rPr>
                <w:rStyle w:val="KodeHTML"/>
                <w:color w:val="1F2937"/>
              </w:rPr>
              <w:t>/</w:t>
            </w:r>
            <w:proofErr w:type="spellStart"/>
            <w:r>
              <w:rPr>
                <w:rStyle w:val="KodeHTML"/>
                <w:color w:val="1F2937"/>
              </w:rPr>
              <w:t>password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AEF579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Ganti </w:t>
            </w:r>
            <w:proofErr w:type="spellStart"/>
            <w:r>
              <w:rPr>
                <w:rFonts w:ascii="Calibri" w:eastAsia="Times New Roman" w:hAnsi="Calibri" w:cs="Calibri"/>
                <w:color w:val="1F2937"/>
                <w:sz w:val="18"/>
                <w:szCs w:val="18"/>
              </w:rPr>
              <w:t>password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AFFA659"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current_password</w:t>
            </w:r>
            <w:proofErr w:type="spellEnd"/>
            <w:r>
              <w:rPr>
                <w:rFonts w:ascii="Calibri" w:eastAsia="Times New Roman" w:hAnsi="Calibri" w:cs="Calibri"/>
                <w:color w:val="1F2937"/>
                <w:sz w:val="18"/>
                <w:szCs w:val="18"/>
              </w:rPr>
              <w:t xml:space="preserve">, </w:t>
            </w:r>
            <w:proofErr w:type="spellStart"/>
            <w:r>
              <w:rPr>
                <w:rStyle w:val="KodeHTML"/>
                <w:color w:val="1F2937"/>
              </w:rPr>
              <w:t>new_password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C9D9F83" w14:textId="77777777" w:rsidR="00BC46F0" w:rsidRDefault="00BC46F0">
            <w:pPr>
              <w:spacing w:before="120" w:after="120"/>
              <w:rPr>
                <w:rFonts w:ascii="Calibri" w:eastAsia="Times New Roman" w:hAnsi="Calibri" w:cs="Calibri"/>
                <w:color w:val="1F2937"/>
                <w:sz w:val="18"/>
                <w:szCs w:val="18"/>
              </w:rPr>
            </w:pPr>
            <w:r>
              <w:rPr>
                <w:rStyle w:val="KodeHTML"/>
                <w:color w:val="1F2937"/>
              </w:rPr>
              <w:t>200</w:t>
            </w:r>
            <w:r>
              <w:rPr>
                <w:rFonts w:ascii="Calibri" w:eastAsia="Times New Roman" w:hAnsi="Calibri" w:cs="Calibri"/>
                <w:color w:val="1F2937"/>
                <w:sz w:val="18"/>
                <w:szCs w:val="18"/>
              </w:rPr>
              <w:t xml:space="preserve">; verifikasi </w:t>
            </w:r>
            <w:proofErr w:type="spellStart"/>
            <w:r>
              <w:rPr>
                <w:rFonts w:ascii="Calibri" w:eastAsia="Times New Roman" w:hAnsi="Calibri" w:cs="Calibri"/>
                <w:color w:val="1F2937"/>
                <w:sz w:val="18"/>
                <w:szCs w:val="18"/>
              </w:rPr>
              <w:t>password</w:t>
            </w:r>
            <w:proofErr w:type="spellEnd"/>
            <w:r>
              <w:rPr>
                <w:rFonts w:ascii="Calibri" w:eastAsia="Times New Roman" w:hAnsi="Calibri" w:cs="Calibri"/>
                <w:color w:val="1F2937"/>
                <w:sz w:val="18"/>
                <w:szCs w:val="18"/>
              </w:rPr>
              <w:t xml:space="preserve"> lama (BR-AUTH-02, US-01); salah → </w:t>
            </w:r>
            <w:r>
              <w:rPr>
                <w:rStyle w:val="KodeHTML"/>
                <w:color w:val="1F2937"/>
              </w:rPr>
              <w:t>401</w:t>
            </w:r>
            <w:r>
              <w:rPr>
                <w:rFonts w:ascii="Calibri" w:eastAsia="Times New Roman" w:hAnsi="Calibri" w:cs="Calibri"/>
                <w:color w:val="1F2937"/>
                <w:sz w:val="18"/>
                <w:szCs w:val="18"/>
              </w:rPr>
              <w:t>.</w:t>
            </w:r>
          </w:p>
        </w:tc>
      </w:tr>
      <w:tr w:rsidR="00A2085B" w14:paraId="4811CC12"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2DD2AD8" w14:textId="77777777" w:rsidR="00BC46F0" w:rsidRDefault="00BC46F0">
            <w:pPr>
              <w:spacing w:before="120" w:after="120"/>
              <w:rPr>
                <w:rFonts w:ascii="Calibri" w:eastAsia="Times New Roman" w:hAnsi="Calibri" w:cs="Calibri"/>
                <w:color w:val="1F2937"/>
                <w:sz w:val="18"/>
                <w:szCs w:val="18"/>
              </w:rPr>
            </w:pPr>
            <w:r>
              <w:rPr>
                <w:rStyle w:val="KodeHTML"/>
                <w:color w:val="1F2937"/>
              </w:rPr>
              <w:t>DELETE</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9C15CA3"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auth</w:t>
            </w:r>
            <w:proofErr w:type="spellEnd"/>
            <w:r>
              <w:rPr>
                <w:rStyle w:val="KodeHTML"/>
                <w:color w:val="1F2937"/>
              </w:rPr>
              <w:t>/</w:t>
            </w:r>
            <w:proofErr w:type="spellStart"/>
            <w:r>
              <w:rPr>
                <w:rStyle w:val="KodeHTML"/>
                <w:color w:val="1F2937"/>
              </w:rPr>
              <w:t>account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A0BAD9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Hapus akun permanen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D0F1B33"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password</w:t>
            </w:r>
            <w:proofErr w:type="spellEnd"/>
            <w:r>
              <w:rPr>
                <w:rFonts w:ascii="Calibri" w:eastAsia="Times New Roman" w:hAnsi="Calibri" w:cs="Calibri"/>
                <w:color w:val="1F2937"/>
                <w:sz w:val="18"/>
                <w:szCs w:val="18"/>
              </w:rPr>
              <w:t xml:space="preserve"> (konfirmasi)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79346D9" w14:textId="77777777" w:rsidR="00BC46F0" w:rsidRDefault="00BC46F0">
            <w:pPr>
              <w:spacing w:before="120" w:after="120"/>
              <w:rPr>
                <w:rFonts w:ascii="Calibri" w:eastAsia="Times New Roman" w:hAnsi="Calibri" w:cs="Calibri"/>
                <w:color w:val="1F2937"/>
                <w:sz w:val="18"/>
                <w:szCs w:val="18"/>
              </w:rPr>
            </w:pPr>
            <w:r>
              <w:rPr>
                <w:rStyle w:val="KodeHTML"/>
                <w:color w:val="1F2937"/>
              </w:rPr>
              <w:t>200</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cascade</w:t>
            </w:r>
            <w:proofErr w:type="spellEnd"/>
            <w:r>
              <w:rPr>
                <w:rFonts w:ascii="Calibri" w:eastAsia="Times New Roman" w:hAnsi="Calibri" w:cs="Calibri"/>
                <w:color w:val="1F2937"/>
                <w:sz w:val="18"/>
                <w:szCs w:val="18"/>
              </w:rPr>
              <w:t xml:space="preserve"> seluruh data (BR-DATA-02, Bagian 30).</w:t>
            </w:r>
          </w:p>
        </w:tc>
      </w:tr>
      <w:tr w:rsidR="00A2085B" w14:paraId="3BDE1416"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DCEB530" w14:textId="77777777" w:rsidR="00BC46F0" w:rsidRDefault="00BC46F0">
            <w:pPr>
              <w:spacing w:before="120" w:after="120"/>
              <w:rPr>
                <w:rFonts w:ascii="Calibri" w:eastAsia="Times New Roman" w:hAnsi="Calibri" w:cs="Calibri"/>
                <w:color w:val="1F2937"/>
                <w:sz w:val="18"/>
                <w:szCs w:val="18"/>
              </w:rPr>
            </w:pPr>
            <w:r>
              <w:rPr>
                <w:rStyle w:val="KodeHTML"/>
                <w:color w:val="1F2937"/>
              </w:rPr>
              <w:lastRenderedPageBreak/>
              <w:t>GET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E09ECCC"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categories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DCE1969"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List</w:t>
            </w:r>
            <w:proofErr w:type="spellEnd"/>
            <w:r>
              <w:rPr>
                <w:rFonts w:ascii="Calibri" w:eastAsia="Times New Roman" w:hAnsi="Calibri" w:cs="Calibri"/>
                <w:color w:val="1F2937"/>
                <w:sz w:val="18"/>
                <w:szCs w:val="18"/>
              </w:rPr>
              <w:t xml:space="preserve"> kategori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6B1C009"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Query</w:t>
            </w:r>
            <w:proofErr w:type="spellEnd"/>
            <w:r>
              <w:rPr>
                <w:rFonts w:ascii="Calibri" w:eastAsia="Times New Roman" w:hAnsi="Calibri" w:cs="Calibri"/>
                <w:color w:val="1F2937"/>
                <w:sz w:val="18"/>
                <w:szCs w:val="18"/>
              </w:rPr>
              <w:t xml:space="preserve"> </w:t>
            </w:r>
            <w:proofErr w:type="spellStart"/>
            <w:r>
              <w:rPr>
                <w:rStyle w:val="KodeHTML"/>
                <w:color w:val="1F2937"/>
              </w:rPr>
              <w:t>type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C2112E1" w14:textId="77777777" w:rsidR="00BC46F0" w:rsidRDefault="00BC46F0">
            <w:pPr>
              <w:spacing w:before="120" w:after="120"/>
              <w:rPr>
                <w:rFonts w:ascii="Calibri" w:eastAsia="Times New Roman" w:hAnsi="Calibri" w:cs="Calibri"/>
                <w:color w:val="1F2937"/>
                <w:sz w:val="18"/>
                <w:szCs w:val="18"/>
              </w:rPr>
            </w:pPr>
            <w:r>
              <w:rPr>
                <w:rStyle w:val="KodeHTML"/>
                <w:color w:val="1F2937"/>
              </w:rPr>
              <w:t>200</w:t>
            </w:r>
            <w:r>
              <w:rPr>
                <w:rFonts w:ascii="Calibri" w:eastAsia="Times New Roman" w:hAnsi="Calibri" w:cs="Calibri"/>
                <w:color w:val="1F2937"/>
                <w:sz w:val="18"/>
                <w:szCs w:val="18"/>
              </w:rPr>
              <w:t xml:space="preserve"> </w:t>
            </w:r>
            <w:r>
              <w:rPr>
                <w:rStyle w:val="KodeHTML"/>
                <w:color w:val="1F2937"/>
              </w:rPr>
              <w:t>{"data":[...]}</w:t>
            </w:r>
            <w:r>
              <w:rPr>
                <w:rFonts w:ascii="Calibri" w:eastAsia="Times New Roman" w:hAnsi="Calibri" w:cs="Calibri"/>
                <w:color w:val="1F2937"/>
                <w:sz w:val="18"/>
                <w:szCs w:val="18"/>
              </w:rPr>
              <w:t>.</w:t>
            </w:r>
          </w:p>
        </w:tc>
      </w:tr>
      <w:tr w:rsidR="00A2085B" w14:paraId="2AB4EA41"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1B55B5F" w14:textId="77777777" w:rsidR="00BC46F0" w:rsidRDefault="00BC46F0">
            <w:pPr>
              <w:spacing w:before="120" w:after="120"/>
              <w:rPr>
                <w:rFonts w:ascii="Calibri" w:eastAsia="Times New Roman" w:hAnsi="Calibri" w:cs="Calibri"/>
                <w:color w:val="1F2937"/>
                <w:sz w:val="18"/>
                <w:szCs w:val="18"/>
              </w:rPr>
            </w:pPr>
            <w:r>
              <w:rPr>
                <w:rStyle w:val="KodeHTML"/>
                <w:color w:val="1F2937"/>
              </w:rPr>
              <w:t>POST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57F1B03"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categories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83C113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Buat kategori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36D3DA0"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name</w:t>
            </w:r>
            <w:proofErr w:type="spellEnd"/>
            <w:r>
              <w:rPr>
                <w:rFonts w:ascii="Calibri" w:eastAsia="Times New Roman" w:hAnsi="Calibri" w:cs="Calibri"/>
                <w:color w:val="1F2937"/>
                <w:sz w:val="18"/>
                <w:szCs w:val="18"/>
              </w:rPr>
              <w:t xml:space="preserve">, </w:t>
            </w:r>
            <w:proofErr w:type="spellStart"/>
            <w:r>
              <w:rPr>
                <w:rStyle w:val="KodeHTML"/>
                <w:color w:val="1F2937"/>
              </w:rPr>
              <w:t>type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0E20A60" w14:textId="77777777" w:rsidR="00BC46F0" w:rsidRDefault="00BC46F0">
            <w:pPr>
              <w:spacing w:before="120" w:after="120"/>
              <w:rPr>
                <w:rFonts w:ascii="Calibri" w:eastAsia="Times New Roman" w:hAnsi="Calibri" w:cs="Calibri"/>
                <w:color w:val="1F2937"/>
                <w:sz w:val="18"/>
                <w:szCs w:val="18"/>
              </w:rPr>
            </w:pPr>
            <w:r>
              <w:rPr>
                <w:rStyle w:val="KodeHTML"/>
                <w:color w:val="1F2937"/>
              </w:rPr>
              <w:t>201</w:t>
            </w:r>
            <w:r>
              <w:rPr>
                <w:rFonts w:ascii="Calibri" w:eastAsia="Times New Roman" w:hAnsi="Calibri" w:cs="Calibri"/>
                <w:color w:val="1F2937"/>
                <w:sz w:val="18"/>
                <w:szCs w:val="18"/>
              </w:rPr>
              <w:t xml:space="preserve">; duplikat </w:t>
            </w:r>
            <w:proofErr w:type="spellStart"/>
            <w:r>
              <w:rPr>
                <w:rFonts w:ascii="Calibri" w:eastAsia="Times New Roman" w:hAnsi="Calibri" w:cs="Calibri"/>
                <w:color w:val="1F2937"/>
                <w:sz w:val="18"/>
                <w:szCs w:val="18"/>
              </w:rPr>
              <w:t>nama+type</w:t>
            </w:r>
            <w:proofErr w:type="spellEnd"/>
            <w:r>
              <w:rPr>
                <w:rFonts w:ascii="Calibri" w:eastAsia="Times New Roman" w:hAnsi="Calibri" w:cs="Calibri"/>
                <w:color w:val="1F2937"/>
                <w:sz w:val="18"/>
                <w:szCs w:val="18"/>
              </w:rPr>
              <w:t xml:space="preserve"> → </w:t>
            </w:r>
            <w:r>
              <w:rPr>
                <w:rStyle w:val="KodeHTML"/>
                <w:color w:val="1F2937"/>
              </w:rPr>
              <w:t>409</w:t>
            </w:r>
            <w:r>
              <w:rPr>
                <w:rFonts w:ascii="Calibri" w:eastAsia="Times New Roman" w:hAnsi="Calibri" w:cs="Calibri"/>
                <w:color w:val="1F2937"/>
                <w:sz w:val="18"/>
                <w:szCs w:val="18"/>
              </w:rPr>
              <w:t xml:space="preserve"> (BR-CAT-03).</w:t>
            </w:r>
          </w:p>
        </w:tc>
      </w:tr>
      <w:tr w:rsidR="00A2085B" w14:paraId="16ACBCB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98B904F" w14:textId="77777777" w:rsidR="00BC46F0" w:rsidRDefault="00BC46F0">
            <w:pPr>
              <w:spacing w:before="120" w:after="120"/>
              <w:rPr>
                <w:rFonts w:ascii="Calibri" w:eastAsia="Times New Roman" w:hAnsi="Calibri" w:cs="Calibri"/>
                <w:color w:val="1F2937"/>
                <w:sz w:val="18"/>
                <w:szCs w:val="18"/>
              </w:rPr>
            </w:pPr>
            <w:r>
              <w:rPr>
                <w:rStyle w:val="KodeHTML"/>
                <w:color w:val="1F2937"/>
              </w:rPr>
              <w:t>PUT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A2C1896"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categories</w:t>
            </w:r>
            <w:proofErr w:type="spellEnd"/>
            <w:r>
              <w:rPr>
                <w:rStyle w:val="KodeHTML"/>
                <w:color w:val="1F2937"/>
              </w:rPr>
              <w:t>/:</w:t>
            </w:r>
            <w:proofErr w:type="spellStart"/>
            <w:r>
              <w:rPr>
                <w:rStyle w:val="KodeHTML"/>
                <w:color w:val="1F2937"/>
              </w:rPr>
              <w:t>id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8B8364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Ubah kategori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E07A235"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name</w:t>
            </w:r>
            <w:proofErr w:type="spellEnd"/>
            <w:r>
              <w:rPr>
                <w:rFonts w:ascii="Calibri" w:eastAsia="Times New Roman" w:hAnsi="Calibri" w:cs="Calibri"/>
                <w:color w:val="1F2937"/>
                <w:sz w:val="18"/>
                <w:szCs w:val="18"/>
              </w:rPr>
              <w:t xml:space="preserve">, </w:t>
            </w:r>
            <w:proofErr w:type="spellStart"/>
            <w:r>
              <w:rPr>
                <w:rStyle w:val="KodeHTML"/>
                <w:color w:val="1F2937"/>
              </w:rPr>
              <w:t>type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5E67F42" w14:textId="77777777" w:rsidR="00BC46F0" w:rsidRDefault="00BC46F0">
            <w:pPr>
              <w:spacing w:before="120" w:after="120"/>
              <w:rPr>
                <w:rFonts w:ascii="Calibri" w:eastAsia="Times New Roman" w:hAnsi="Calibri" w:cs="Calibri"/>
                <w:color w:val="1F2937"/>
                <w:sz w:val="18"/>
                <w:szCs w:val="18"/>
              </w:rPr>
            </w:pPr>
            <w:r>
              <w:rPr>
                <w:rStyle w:val="KodeHTML"/>
                <w:color w:val="1F2937"/>
              </w:rPr>
              <w:t>200</w:t>
            </w:r>
            <w:r>
              <w:rPr>
                <w:rFonts w:ascii="Calibri" w:eastAsia="Times New Roman" w:hAnsi="Calibri" w:cs="Calibri"/>
                <w:color w:val="1F2937"/>
                <w:sz w:val="18"/>
                <w:szCs w:val="18"/>
              </w:rPr>
              <w:t>.</w:t>
            </w:r>
          </w:p>
        </w:tc>
      </w:tr>
      <w:tr w:rsidR="00A2085B" w14:paraId="6674BC4C"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BD001EE" w14:textId="77777777" w:rsidR="00BC46F0" w:rsidRDefault="00BC46F0">
            <w:pPr>
              <w:spacing w:before="120" w:after="120"/>
              <w:rPr>
                <w:rFonts w:ascii="Calibri" w:eastAsia="Times New Roman" w:hAnsi="Calibri" w:cs="Calibri"/>
                <w:color w:val="1F2937"/>
                <w:sz w:val="18"/>
                <w:szCs w:val="18"/>
              </w:rPr>
            </w:pPr>
            <w:r>
              <w:rPr>
                <w:rStyle w:val="KodeHTML"/>
                <w:color w:val="1F2937"/>
              </w:rPr>
              <w:t>DELETE</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5E6FEAB"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categories</w:t>
            </w:r>
            <w:proofErr w:type="spellEnd"/>
            <w:r>
              <w:rPr>
                <w:rStyle w:val="KodeHTML"/>
                <w:color w:val="1F2937"/>
              </w:rPr>
              <w:t>/:</w:t>
            </w:r>
            <w:proofErr w:type="spellStart"/>
            <w:r>
              <w:rPr>
                <w:rStyle w:val="KodeHTML"/>
                <w:color w:val="1F2937"/>
              </w:rPr>
              <w:t>id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9C4E60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Hapus kategori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1B9506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D4EE359" w14:textId="77777777" w:rsidR="00BC46F0" w:rsidRDefault="00BC46F0">
            <w:pPr>
              <w:spacing w:before="120" w:after="120"/>
              <w:rPr>
                <w:rFonts w:ascii="Calibri" w:eastAsia="Times New Roman" w:hAnsi="Calibri" w:cs="Calibri"/>
                <w:color w:val="1F2937"/>
                <w:sz w:val="18"/>
                <w:szCs w:val="18"/>
              </w:rPr>
            </w:pPr>
            <w:r>
              <w:rPr>
                <w:rStyle w:val="KodeHTML"/>
                <w:color w:val="1F2937"/>
              </w:rPr>
              <w:t>204</w:t>
            </w:r>
            <w:r>
              <w:rPr>
                <w:rFonts w:ascii="Calibri" w:eastAsia="Times New Roman" w:hAnsi="Calibri" w:cs="Calibri"/>
                <w:color w:val="1F2937"/>
                <w:sz w:val="18"/>
                <w:szCs w:val="18"/>
              </w:rPr>
              <w:t>; jika dipakai transaksi/</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 </w:t>
            </w:r>
            <w:r>
              <w:rPr>
                <w:rStyle w:val="KodeHTML"/>
                <w:color w:val="1F2937"/>
              </w:rPr>
              <w:t>409</w:t>
            </w:r>
            <w:r>
              <w:rPr>
                <w:rFonts w:ascii="Calibri" w:eastAsia="Times New Roman" w:hAnsi="Calibri" w:cs="Calibri"/>
                <w:color w:val="1F2937"/>
                <w:sz w:val="18"/>
                <w:szCs w:val="18"/>
              </w:rPr>
              <w:t xml:space="preserve"> (BR-DATA-03).</w:t>
            </w:r>
          </w:p>
        </w:tc>
      </w:tr>
      <w:tr w:rsidR="00A2085B" w14:paraId="50527AC0"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768B030" w14:textId="77777777" w:rsidR="00BC46F0" w:rsidRDefault="00BC46F0">
            <w:pPr>
              <w:spacing w:before="120" w:after="120"/>
              <w:rPr>
                <w:rFonts w:ascii="Calibri" w:eastAsia="Times New Roman" w:hAnsi="Calibri" w:cs="Calibri"/>
                <w:color w:val="1F2937"/>
                <w:sz w:val="18"/>
                <w:szCs w:val="18"/>
              </w:rPr>
            </w:pPr>
            <w:r>
              <w:rPr>
                <w:rStyle w:val="KodeHTML"/>
                <w:color w:val="1F2937"/>
              </w:rPr>
              <w:t>GET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63BEF96"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transactions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46338A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Riwayat + filter</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D80BBD4"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Query</w:t>
            </w:r>
            <w:proofErr w:type="spellEnd"/>
            <w:r>
              <w:rPr>
                <w:rFonts w:ascii="Calibri" w:eastAsia="Times New Roman" w:hAnsi="Calibri" w:cs="Calibri"/>
                <w:color w:val="1F2937"/>
                <w:sz w:val="18"/>
                <w:szCs w:val="18"/>
              </w:rPr>
              <w:t xml:space="preserve"> </w:t>
            </w:r>
            <w:proofErr w:type="spellStart"/>
            <w:r>
              <w:rPr>
                <w:rStyle w:val="KodeHTML"/>
                <w:color w:val="1F2937"/>
              </w:rPr>
              <w:t>page</w:t>
            </w:r>
            <w:proofErr w:type="spellEnd"/>
            <w:r>
              <w:rPr>
                <w:rFonts w:ascii="Calibri" w:eastAsia="Times New Roman" w:hAnsi="Calibri" w:cs="Calibri"/>
                <w:color w:val="1F2937"/>
                <w:sz w:val="18"/>
                <w:szCs w:val="18"/>
              </w:rPr>
              <w:t xml:space="preserve">, </w:t>
            </w:r>
            <w:r>
              <w:rPr>
                <w:rStyle w:val="KodeHTML"/>
                <w:color w:val="1F2937"/>
              </w:rPr>
              <w:t>limit</w:t>
            </w:r>
            <w:r>
              <w:rPr>
                <w:rFonts w:ascii="Calibri" w:eastAsia="Times New Roman" w:hAnsi="Calibri" w:cs="Calibri"/>
                <w:color w:val="1F2937"/>
                <w:sz w:val="18"/>
                <w:szCs w:val="18"/>
              </w:rPr>
              <w:t xml:space="preserve">, </w:t>
            </w:r>
            <w:proofErr w:type="spellStart"/>
            <w:r>
              <w:rPr>
                <w:rStyle w:val="KodeHTML"/>
                <w:color w:val="1F2937"/>
              </w:rPr>
              <w:t>month</w:t>
            </w:r>
            <w:proofErr w:type="spellEnd"/>
            <w:r>
              <w:rPr>
                <w:rFonts w:ascii="Calibri" w:eastAsia="Times New Roman" w:hAnsi="Calibri" w:cs="Calibri"/>
                <w:color w:val="1F2937"/>
                <w:sz w:val="18"/>
                <w:szCs w:val="18"/>
              </w:rPr>
              <w:t xml:space="preserve">, </w:t>
            </w:r>
            <w:proofErr w:type="spellStart"/>
            <w:r>
              <w:rPr>
                <w:rStyle w:val="KodeHTML"/>
                <w:color w:val="1F2937"/>
              </w:rPr>
              <w:t>category_id</w:t>
            </w:r>
            <w:proofErr w:type="spellEnd"/>
            <w:r>
              <w:rPr>
                <w:rFonts w:ascii="Calibri" w:eastAsia="Times New Roman" w:hAnsi="Calibri" w:cs="Calibri"/>
                <w:color w:val="1F2937"/>
                <w:sz w:val="18"/>
                <w:szCs w:val="18"/>
              </w:rPr>
              <w:t xml:space="preserve">, </w:t>
            </w:r>
            <w:proofErr w:type="spellStart"/>
            <w:r>
              <w:rPr>
                <w:rStyle w:val="KodeHTML"/>
                <w:color w:val="1F2937"/>
              </w:rPr>
              <w:t>type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EB27C2B" w14:textId="77777777" w:rsidR="00BC46F0" w:rsidRDefault="00BC46F0">
            <w:pPr>
              <w:spacing w:before="120" w:after="120"/>
              <w:rPr>
                <w:rFonts w:ascii="Calibri" w:eastAsia="Times New Roman" w:hAnsi="Calibri" w:cs="Calibri"/>
                <w:color w:val="1F2937"/>
                <w:sz w:val="18"/>
                <w:szCs w:val="18"/>
              </w:rPr>
            </w:pPr>
            <w:r>
              <w:rPr>
                <w:rStyle w:val="KodeHTML"/>
                <w:color w:val="1F2937"/>
              </w:rPr>
              <w:t>200</w:t>
            </w:r>
            <w:r>
              <w:rPr>
                <w:rFonts w:ascii="Calibri" w:eastAsia="Times New Roman" w:hAnsi="Calibri" w:cs="Calibri"/>
                <w:color w:val="1F2937"/>
                <w:sz w:val="18"/>
                <w:szCs w:val="18"/>
              </w:rPr>
              <w:t xml:space="preserve"> </w:t>
            </w:r>
            <w:r>
              <w:rPr>
                <w:rStyle w:val="KodeHTML"/>
                <w:color w:val="1F2937"/>
              </w:rPr>
              <w:t>{"data":[...],"total":45}</w:t>
            </w:r>
            <w:r>
              <w:rPr>
                <w:rFonts w:ascii="Calibri" w:eastAsia="Times New Roman" w:hAnsi="Calibri" w:cs="Calibri"/>
                <w:color w:val="1F2937"/>
                <w:sz w:val="18"/>
                <w:szCs w:val="18"/>
              </w:rPr>
              <w:t>.</w:t>
            </w:r>
          </w:p>
        </w:tc>
      </w:tr>
      <w:tr w:rsidR="00A2085B" w14:paraId="6735815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73BFEC8" w14:textId="77777777" w:rsidR="00BC46F0" w:rsidRDefault="00BC46F0">
            <w:pPr>
              <w:spacing w:before="120" w:after="120"/>
              <w:rPr>
                <w:rFonts w:ascii="Calibri" w:eastAsia="Times New Roman" w:hAnsi="Calibri" w:cs="Calibri"/>
                <w:color w:val="1F2937"/>
                <w:sz w:val="18"/>
                <w:szCs w:val="18"/>
              </w:rPr>
            </w:pPr>
            <w:r>
              <w:rPr>
                <w:rStyle w:val="KodeHTML"/>
                <w:color w:val="1F2937"/>
              </w:rPr>
              <w:t>POST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3A9E8C5"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transactions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853843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Catat transaksi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7030F3C"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type</w:t>
            </w:r>
            <w:proofErr w:type="spellEnd"/>
            <w:r>
              <w:rPr>
                <w:rFonts w:ascii="Calibri" w:eastAsia="Times New Roman" w:hAnsi="Calibri" w:cs="Calibri"/>
                <w:color w:val="1F2937"/>
                <w:sz w:val="18"/>
                <w:szCs w:val="18"/>
              </w:rPr>
              <w:t xml:space="preserve">, </w:t>
            </w:r>
            <w:proofErr w:type="spellStart"/>
            <w:r>
              <w:rPr>
                <w:rStyle w:val="KodeHTML"/>
                <w:color w:val="1F2937"/>
              </w:rPr>
              <w:t>amount</w:t>
            </w:r>
            <w:proofErr w:type="spellEnd"/>
            <w:r>
              <w:rPr>
                <w:rFonts w:ascii="Calibri" w:eastAsia="Times New Roman" w:hAnsi="Calibri" w:cs="Calibri"/>
                <w:color w:val="1F2937"/>
                <w:sz w:val="18"/>
                <w:szCs w:val="18"/>
              </w:rPr>
              <w:t xml:space="preserve">, </w:t>
            </w:r>
            <w:proofErr w:type="spellStart"/>
            <w:r>
              <w:rPr>
                <w:rStyle w:val="KodeHTML"/>
                <w:color w:val="1F2937"/>
              </w:rPr>
              <w:t>category_id</w:t>
            </w:r>
            <w:proofErr w:type="spellEnd"/>
            <w:r>
              <w:rPr>
                <w:rFonts w:ascii="Calibri" w:eastAsia="Times New Roman" w:hAnsi="Calibri" w:cs="Calibri"/>
                <w:color w:val="1F2937"/>
                <w:sz w:val="18"/>
                <w:szCs w:val="18"/>
              </w:rPr>
              <w:t xml:space="preserve">, </w:t>
            </w:r>
            <w:proofErr w:type="spellStart"/>
            <w:r>
              <w:rPr>
                <w:rStyle w:val="KodeHTML"/>
                <w:color w:val="1F2937"/>
              </w:rPr>
              <w:t>date</w:t>
            </w:r>
            <w:proofErr w:type="spellEnd"/>
            <w:r>
              <w:rPr>
                <w:rFonts w:ascii="Calibri" w:eastAsia="Times New Roman" w:hAnsi="Calibri" w:cs="Calibri"/>
                <w:color w:val="1F2937"/>
                <w:sz w:val="18"/>
                <w:szCs w:val="18"/>
              </w:rPr>
              <w:t xml:space="preserve">, </w:t>
            </w:r>
            <w:r>
              <w:rPr>
                <w:rStyle w:val="KodeHTML"/>
                <w:color w:val="1F2937"/>
              </w:rPr>
              <w:t>notes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B6C5CEB" w14:textId="77777777" w:rsidR="00BC46F0" w:rsidRDefault="00BC46F0">
            <w:pPr>
              <w:spacing w:before="120" w:after="120"/>
              <w:rPr>
                <w:rFonts w:ascii="Calibri" w:eastAsia="Times New Roman" w:hAnsi="Calibri" w:cs="Calibri"/>
                <w:color w:val="1F2937"/>
                <w:sz w:val="18"/>
                <w:szCs w:val="18"/>
              </w:rPr>
            </w:pPr>
            <w:r>
              <w:rPr>
                <w:rStyle w:val="KodeHTML"/>
                <w:color w:val="1F2937"/>
              </w:rPr>
              <w:t>201</w:t>
            </w:r>
            <w:r>
              <w:rPr>
                <w:rFonts w:ascii="Calibri" w:eastAsia="Times New Roman" w:hAnsi="Calibri" w:cs="Calibri"/>
                <w:color w:val="1F2937"/>
                <w:sz w:val="18"/>
                <w:szCs w:val="18"/>
              </w:rPr>
              <w:t xml:space="preserve"> (BR-TRX-01..04);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recompute</w:t>
            </w:r>
            <w:proofErr w:type="spellEnd"/>
            <w:r>
              <w:rPr>
                <w:rFonts w:ascii="Calibri" w:eastAsia="Times New Roman" w:hAnsi="Calibri" w:cs="Calibri"/>
                <w:color w:val="1F2937"/>
                <w:sz w:val="18"/>
                <w:szCs w:val="18"/>
              </w:rPr>
              <w:t xml:space="preserve"> (BR-BUD-08).</w:t>
            </w:r>
          </w:p>
        </w:tc>
      </w:tr>
      <w:tr w:rsidR="00A2085B" w14:paraId="3C4B6B0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AAF6B2E" w14:textId="77777777" w:rsidR="00BC46F0" w:rsidRDefault="00BC46F0">
            <w:pPr>
              <w:spacing w:before="120" w:after="120"/>
              <w:rPr>
                <w:rFonts w:ascii="Calibri" w:eastAsia="Times New Roman" w:hAnsi="Calibri" w:cs="Calibri"/>
                <w:color w:val="1F2937"/>
                <w:sz w:val="18"/>
                <w:szCs w:val="18"/>
              </w:rPr>
            </w:pPr>
            <w:r>
              <w:rPr>
                <w:rStyle w:val="KodeHTML"/>
                <w:color w:val="1F2937"/>
              </w:rPr>
              <w:t>PUT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6AF7A43"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transactions</w:t>
            </w:r>
            <w:proofErr w:type="spellEnd"/>
            <w:r>
              <w:rPr>
                <w:rStyle w:val="KodeHTML"/>
                <w:color w:val="1F2937"/>
              </w:rPr>
              <w:t>/:</w:t>
            </w:r>
            <w:proofErr w:type="spellStart"/>
            <w:r>
              <w:rPr>
                <w:rStyle w:val="KodeHTML"/>
                <w:color w:val="1F2937"/>
              </w:rPr>
              <w:t>id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4F218C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Ubah transaksi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6AE871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sama di atas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080E7DB" w14:textId="77777777" w:rsidR="00BC46F0" w:rsidRDefault="00BC46F0">
            <w:pPr>
              <w:spacing w:before="120" w:after="120"/>
              <w:rPr>
                <w:rFonts w:ascii="Calibri" w:eastAsia="Times New Roman" w:hAnsi="Calibri" w:cs="Calibri"/>
                <w:color w:val="1F2937"/>
                <w:sz w:val="18"/>
                <w:szCs w:val="18"/>
              </w:rPr>
            </w:pPr>
            <w:r>
              <w:rPr>
                <w:rStyle w:val="KodeHTML"/>
                <w:color w:val="1F2937"/>
              </w:rPr>
              <w:t>200</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recompute</w:t>
            </w:r>
            <w:proofErr w:type="spellEnd"/>
            <w:r>
              <w:rPr>
                <w:rFonts w:ascii="Calibri" w:eastAsia="Times New Roman" w:hAnsi="Calibri" w:cs="Calibri"/>
                <w:color w:val="1F2937"/>
                <w:sz w:val="18"/>
                <w:szCs w:val="18"/>
              </w:rPr>
              <w:t xml:space="preserve"> (BR-BUD-08).</w:t>
            </w:r>
          </w:p>
        </w:tc>
      </w:tr>
      <w:tr w:rsidR="00A2085B" w14:paraId="0476FEC8"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455439B" w14:textId="77777777" w:rsidR="00BC46F0" w:rsidRDefault="00BC46F0">
            <w:pPr>
              <w:spacing w:before="120" w:after="120"/>
              <w:rPr>
                <w:rFonts w:ascii="Calibri" w:eastAsia="Times New Roman" w:hAnsi="Calibri" w:cs="Calibri"/>
                <w:color w:val="1F2937"/>
                <w:sz w:val="18"/>
                <w:szCs w:val="18"/>
              </w:rPr>
            </w:pPr>
            <w:r>
              <w:rPr>
                <w:rStyle w:val="KodeHTML"/>
                <w:color w:val="1F2937"/>
              </w:rPr>
              <w:t>DELETE</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60F7244"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transactions</w:t>
            </w:r>
            <w:proofErr w:type="spellEnd"/>
            <w:r>
              <w:rPr>
                <w:rStyle w:val="KodeHTML"/>
                <w:color w:val="1F2937"/>
              </w:rPr>
              <w:t>/:</w:t>
            </w:r>
            <w:proofErr w:type="spellStart"/>
            <w:r>
              <w:rPr>
                <w:rStyle w:val="KodeHTML"/>
                <w:color w:val="1F2937"/>
              </w:rPr>
              <w:t>id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99F763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Hapus transaksi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586075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1D3C69C" w14:textId="77777777" w:rsidR="00BC46F0" w:rsidRDefault="00BC46F0">
            <w:pPr>
              <w:spacing w:before="120" w:after="120"/>
              <w:rPr>
                <w:rFonts w:ascii="Calibri" w:eastAsia="Times New Roman" w:hAnsi="Calibri" w:cs="Calibri"/>
                <w:color w:val="1F2937"/>
                <w:sz w:val="18"/>
                <w:szCs w:val="18"/>
              </w:rPr>
            </w:pPr>
            <w:r>
              <w:rPr>
                <w:rStyle w:val="KodeHTML"/>
                <w:color w:val="1F2937"/>
              </w:rPr>
              <w:t>200</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dashboard</w:t>
            </w:r>
            <w:proofErr w:type="spellEnd"/>
            <w:r>
              <w:rPr>
                <w:rFonts w:ascii="Calibri" w:eastAsia="Times New Roman" w:hAnsi="Calibri" w:cs="Calibri"/>
                <w:color w:val="1F2937"/>
                <w:sz w:val="18"/>
                <w:szCs w:val="18"/>
              </w:rPr>
              <w:t xml:space="preserve"> &amp;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dihitung ulang (BR-TRX-06).</w:t>
            </w:r>
          </w:p>
        </w:tc>
      </w:tr>
      <w:tr w:rsidR="00A2085B" w14:paraId="10495702"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418E34B" w14:textId="77777777" w:rsidR="00BC46F0" w:rsidRDefault="00BC46F0">
            <w:pPr>
              <w:spacing w:before="120" w:after="120"/>
              <w:rPr>
                <w:rFonts w:ascii="Calibri" w:eastAsia="Times New Roman" w:hAnsi="Calibri" w:cs="Calibri"/>
                <w:color w:val="1F2937"/>
                <w:sz w:val="18"/>
                <w:szCs w:val="18"/>
              </w:rPr>
            </w:pPr>
            <w:r>
              <w:rPr>
                <w:rStyle w:val="KodeHTML"/>
                <w:color w:val="1F2937"/>
              </w:rPr>
              <w:t>GET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9D4ADA2"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budgets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F15DD37"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per bulan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4D47E1D"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Query</w:t>
            </w:r>
            <w:proofErr w:type="spellEnd"/>
            <w:r>
              <w:rPr>
                <w:rFonts w:ascii="Calibri" w:eastAsia="Times New Roman" w:hAnsi="Calibri" w:cs="Calibri"/>
                <w:color w:val="1F2937"/>
                <w:sz w:val="18"/>
                <w:szCs w:val="18"/>
              </w:rPr>
              <w:t xml:space="preserve"> </w:t>
            </w:r>
            <w:proofErr w:type="spellStart"/>
            <w:r>
              <w:rPr>
                <w:rStyle w:val="KodeHTML"/>
                <w:color w:val="1F2937"/>
              </w:rPr>
              <w:t>month</w:t>
            </w:r>
            <w:proofErr w:type="spellEnd"/>
            <w:r>
              <w:rPr>
                <w:rStyle w:val="KodeHTML"/>
                <w:color w:val="1F2937"/>
              </w:rPr>
              <w:t>=YYYY-MM</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6F71765" w14:textId="77777777" w:rsidR="00BC46F0" w:rsidRDefault="00BC46F0">
            <w:pPr>
              <w:spacing w:before="120" w:after="120"/>
              <w:rPr>
                <w:rFonts w:ascii="Calibri" w:eastAsia="Times New Roman" w:hAnsi="Calibri" w:cs="Calibri"/>
                <w:color w:val="1F2937"/>
                <w:sz w:val="18"/>
                <w:szCs w:val="18"/>
              </w:rPr>
            </w:pPr>
            <w:r>
              <w:rPr>
                <w:rStyle w:val="KodeHTML"/>
                <w:color w:val="1F2937"/>
              </w:rPr>
              <w:t>200</w:t>
            </w:r>
            <w:r>
              <w:rPr>
                <w:rFonts w:ascii="Calibri" w:eastAsia="Times New Roman" w:hAnsi="Calibri" w:cs="Calibri"/>
                <w:color w:val="1F2937"/>
                <w:sz w:val="18"/>
                <w:szCs w:val="18"/>
              </w:rPr>
              <w:t xml:space="preserve"> </w:t>
            </w:r>
            <w:r>
              <w:rPr>
                <w:rStyle w:val="KodeHTML"/>
                <w:color w:val="1F2937"/>
              </w:rPr>
              <w:t>{"data":[{...,</w:t>
            </w:r>
            <w:proofErr w:type="spellStart"/>
            <w:r>
              <w:rPr>
                <w:rStyle w:val="KodeHTML"/>
                <w:color w:val="1F2937"/>
              </w:rPr>
              <w:t>usage_percentage,status</w:t>
            </w:r>
            <w:proofErr w:type="spellEnd"/>
            <w:r>
              <w:rPr>
                <w:rStyle w:val="KodeHTML"/>
                <w:color w:val="1F2937"/>
              </w:rPr>
              <w:t>}]}</w:t>
            </w:r>
            <w:r>
              <w:rPr>
                <w:rFonts w:ascii="Calibri" w:eastAsia="Times New Roman" w:hAnsi="Calibri" w:cs="Calibri"/>
                <w:color w:val="1F2937"/>
                <w:sz w:val="18"/>
                <w:szCs w:val="18"/>
              </w:rPr>
              <w:t xml:space="preserve"> (BR-BUD-05..07).</w:t>
            </w:r>
          </w:p>
        </w:tc>
      </w:tr>
      <w:tr w:rsidR="00A2085B" w14:paraId="5631D372"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89BAEFB" w14:textId="77777777" w:rsidR="00BC46F0" w:rsidRDefault="00BC46F0">
            <w:pPr>
              <w:spacing w:before="120" w:after="120"/>
              <w:rPr>
                <w:rFonts w:ascii="Calibri" w:eastAsia="Times New Roman" w:hAnsi="Calibri" w:cs="Calibri"/>
                <w:color w:val="1F2937"/>
                <w:sz w:val="18"/>
                <w:szCs w:val="18"/>
              </w:rPr>
            </w:pPr>
            <w:r>
              <w:rPr>
                <w:rStyle w:val="KodeHTML"/>
                <w:color w:val="1F2937"/>
              </w:rPr>
              <w:t>POST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794C96C"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budgets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1FFFFD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Set </w:t>
            </w:r>
            <w:proofErr w:type="spellStart"/>
            <w:r>
              <w:rPr>
                <w:rFonts w:ascii="Calibri" w:eastAsia="Times New Roman" w:hAnsi="Calibri" w:cs="Calibri"/>
                <w:color w:val="1F2937"/>
                <w:sz w:val="18"/>
                <w:szCs w:val="18"/>
              </w:rPr>
              <w:t>budget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5069926"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category_id</w:t>
            </w:r>
            <w:proofErr w:type="spellEnd"/>
            <w:r>
              <w:rPr>
                <w:rFonts w:ascii="Calibri" w:eastAsia="Times New Roman" w:hAnsi="Calibri" w:cs="Calibri"/>
                <w:color w:val="1F2937"/>
                <w:sz w:val="18"/>
                <w:szCs w:val="18"/>
              </w:rPr>
              <w:t xml:space="preserve">, </w:t>
            </w:r>
            <w:proofErr w:type="spellStart"/>
            <w:r>
              <w:rPr>
                <w:rStyle w:val="KodeHTML"/>
                <w:color w:val="1F2937"/>
              </w:rPr>
              <w:t>amount_limit</w:t>
            </w:r>
            <w:proofErr w:type="spellEnd"/>
            <w:r>
              <w:rPr>
                <w:rFonts w:ascii="Calibri" w:eastAsia="Times New Roman" w:hAnsi="Calibri" w:cs="Calibri"/>
                <w:color w:val="1F2937"/>
                <w:sz w:val="18"/>
                <w:szCs w:val="18"/>
              </w:rPr>
              <w:t xml:space="preserve">, </w:t>
            </w:r>
            <w:proofErr w:type="spellStart"/>
            <w:r>
              <w:rPr>
                <w:rStyle w:val="KodeHTML"/>
                <w:color w:val="1F2937"/>
              </w:rPr>
              <w:t>month_year</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92E0991" w14:textId="77777777" w:rsidR="00BC46F0" w:rsidRDefault="00BC46F0">
            <w:pPr>
              <w:spacing w:before="120" w:after="120"/>
              <w:rPr>
                <w:rFonts w:ascii="Calibri" w:eastAsia="Times New Roman" w:hAnsi="Calibri" w:cs="Calibri"/>
                <w:color w:val="1F2937"/>
                <w:sz w:val="18"/>
                <w:szCs w:val="18"/>
              </w:rPr>
            </w:pPr>
            <w:r>
              <w:rPr>
                <w:rStyle w:val="KodeHTML"/>
                <w:color w:val="1F2937"/>
              </w:rPr>
              <w:t>201</w:t>
            </w:r>
            <w:r>
              <w:rPr>
                <w:rFonts w:ascii="Calibri" w:eastAsia="Times New Roman" w:hAnsi="Calibri" w:cs="Calibri"/>
                <w:color w:val="1F2937"/>
                <w:sz w:val="18"/>
                <w:szCs w:val="18"/>
              </w:rPr>
              <w:t xml:space="preserve"> (BR-BUD-01..04).</w:t>
            </w:r>
          </w:p>
        </w:tc>
      </w:tr>
      <w:tr w:rsidR="00A2085B" w14:paraId="576FB9A0"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089991A" w14:textId="77777777" w:rsidR="00BC46F0" w:rsidRDefault="00BC46F0">
            <w:pPr>
              <w:spacing w:before="120" w:after="120"/>
              <w:rPr>
                <w:rFonts w:ascii="Calibri" w:eastAsia="Times New Roman" w:hAnsi="Calibri" w:cs="Calibri"/>
                <w:color w:val="1F2937"/>
                <w:sz w:val="18"/>
                <w:szCs w:val="18"/>
              </w:rPr>
            </w:pPr>
            <w:r>
              <w:rPr>
                <w:rStyle w:val="KodeHTML"/>
                <w:color w:val="1F2937"/>
              </w:rPr>
              <w:t>PUT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9C3485F"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budgets</w:t>
            </w:r>
            <w:proofErr w:type="spellEnd"/>
            <w:r>
              <w:rPr>
                <w:rStyle w:val="KodeHTML"/>
                <w:color w:val="1F2937"/>
              </w:rPr>
              <w:t>/:</w:t>
            </w:r>
            <w:proofErr w:type="spellStart"/>
            <w:r>
              <w:rPr>
                <w:rStyle w:val="KodeHTML"/>
                <w:color w:val="1F2937"/>
              </w:rPr>
              <w:t>id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3BC3AC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Ubah </w:t>
            </w:r>
            <w:proofErr w:type="spellStart"/>
            <w:r>
              <w:rPr>
                <w:rFonts w:ascii="Calibri" w:eastAsia="Times New Roman" w:hAnsi="Calibri" w:cs="Calibri"/>
                <w:color w:val="1F2937"/>
                <w:sz w:val="18"/>
                <w:szCs w:val="18"/>
              </w:rPr>
              <w:t>budget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726DA93"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amount_limit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89C18C9" w14:textId="77777777" w:rsidR="00BC46F0" w:rsidRDefault="00BC46F0">
            <w:pPr>
              <w:spacing w:before="120" w:after="120"/>
              <w:rPr>
                <w:rFonts w:ascii="Calibri" w:eastAsia="Times New Roman" w:hAnsi="Calibri" w:cs="Calibri"/>
                <w:color w:val="1F2937"/>
                <w:sz w:val="18"/>
                <w:szCs w:val="18"/>
              </w:rPr>
            </w:pPr>
            <w:r>
              <w:rPr>
                <w:rStyle w:val="KodeHTML"/>
                <w:color w:val="1F2937"/>
              </w:rPr>
              <w:t>200</w:t>
            </w:r>
            <w:r>
              <w:rPr>
                <w:rFonts w:ascii="Calibri" w:eastAsia="Times New Roman" w:hAnsi="Calibri" w:cs="Calibri"/>
                <w:color w:val="1F2937"/>
                <w:sz w:val="18"/>
                <w:szCs w:val="18"/>
              </w:rPr>
              <w:t>.</w:t>
            </w:r>
          </w:p>
        </w:tc>
      </w:tr>
      <w:tr w:rsidR="00A2085B" w14:paraId="6ECE803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4310A76" w14:textId="77777777" w:rsidR="00BC46F0" w:rsidRDefault="00BC46F0">
            <w:pPr>
              <w:spacing w:before="120" w:after="120"/>
              <w:rPr>
                <w:rFonts w:ascii="Calibri" w:eastAsia="Times New Roman" w:hAnsi="Calibri" w:cs="Calibri"/>
                <w:color w:val="1F2937"/>
                <w:sz w:val="18"/>
                <w:szCs w:val="18"/>
              </w:rPr>
            </w:pPr>
            <w:r>
              <w:rPr>
                <w:rStyle w:val="KodeHTML"/>
                <w:color w:val="1F2937"/>
              </w:rPr>
              <w:t>DELETE</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86B3AD2"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budgets</w:t>
            </w:r>
            <w:proofErr w:type="spellEnd"/>
            <w:r>
              <w:rPr>
                <w:rStyle w:val="KodeHTML"/>
                <w:color w:val="1F2937"/>
              </w:rPr>
              <w:t>/:</w:t>
            </w:r>
            <w:proofErr w:type="spellStart"/>
            <w:r>
              <w:rPr>
                <w:rStyle w:val="KodeHTML"/>
                <w:color w:val="1F2937"/>
              </w:rPr>
              <w:t>id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4BC37C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Hapus </w:t>
            </w:r>
            <w:proofErr w:type="spellStart"/>
            <w:r>
              <w:rPr>
                <w:rFonts w:ascii="Calibri" w:eastAsia="Times New Roman" w:hAnsi="Calibri" w:cs="Calibri"/>
                <w:color w:val="1F2937"/>
                <w:sz w:val="18"/>
                <w:szCs w:val="18"/>
              </w:rPr>
              <w:t>budget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3B4643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A75A883" w14:textId="77777777" w:rsidR="00BC46F0" w:rsidRDefault="00BC46F0">
            <w:pPr>
              <w:spacing w:before="120" w:after="120"/>
              <w:rPr>
                <w:rFonts w:ascii="Calibri" w:eastAsia="Times New Roman" w:hAnsi="Calibri" w:cs="Calibri"/>
                <w:color w:val="1F2937"/>
                <w:sz w:val="18"/>
                <w:szCs w:val="18"/>
              </w:rPr>
            </w:pPr>
            <w:r>
              <w:rPr>
                <w:rStyle w:val="KodeHTML"/>
                <w:color w:val="1F2937"/>
              </w:rPr>
              <w:t>204</w:t>
            </w:r>
            <w:r>
              <w:rPr>
                <w:rFonts w:ascii="Calibri" w:eastAsia="Times New Roman" w:hAnsi="Calibri" w:cs="Calibri"/>
                <w:color w:val="1F2937"/>
                <w:sz w:val="18"/>
                <w:szCs w:val="18"/>
              </w:rPr>
              <w:t>.</w:t>
            </w:r>
          </w:p>
        </w:tc>
      </w:tr>
      <w:tr w:rsidR="00A2085B" w14:paraId="3FC9350A"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3194A33" w14:textId="77777777" w:rsidR="00BC46F0" w:rsidRDefault="00BC46F0">
            <w:pPr>
              <w:spacing w:before="120" w:after="120"/>
              <w:rPr>
                <w:rFonts w:ascii="Calibri" w:eastAsia="Times New Roman" w:hAnsi="Calibri" w:cs="Calibri"/>
                <w:color w:val="1F2937"/>
                <w:sz w:val="18"/>
                <w:szCs w:val="18"/>
              </w:rPr>
            </w:pPr>
            <w:r>
              <w:rPr>
                <w:rStyle w:val="KodeHTML"/>
                <w:color w:val="1F2937"/>
              </w:rPr>
              <w:lastRenderedPageBreak/>
              <w:t>GET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C402B04"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todos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4BF23E7"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List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to-do</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3D1319A"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Query</w:t>
            </w:r>
            <w:proofErr w:type="spellEnd"/>
            <w:r>
              <w:rPr>
                <w:rFonts w:ascii="Calibri" w:eastAsia="Times New Roman" w:hAnsi="Calibri" w:cs="Calibri"/>
                <w:color w:val="1F2937"/>
                <w:sz w:val="18"/>
                <w:szCs w:val="18"/>
              </w:rPr>
              <w:t xml:space="preserve"> </w:t>
            </w:r>
            <w:r>
              <w:rPr>
                <w:rStyle w:val="KodeHTML"/>
                <w:color w:val="1F2937"/>
              </w:rPr>
              <w:t>status=</w:t>
            </w:r>
            <w:proofErr w:type="spellStart"/>
            <w:r>
              <w:rPr>
                <w:rStyle w:val="KodeHTML"/>
                <w:color w:val="1F2937"/>
              </w:rPr>
              <w:t>active|completed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B68D53C" w14:textId="77777777" w:rsidR="00BC46F0" w:rsidRDefault="00BC46F0">
            <w:pPr>
              <w:spacing w:before="120" w:after="120"/>
              <w:rPr>
                <w:rFonts w:ascii="Calibri" w:eastAsia="Times New Roman" w:hAnsi="Calibri" w:cs="Calibri"/>
                <w:color w:val="1F2937"/>
                <w:sz w:val="18"/>
                <w:szCs w:val="18"/>
              </w:rPr>
            </w:pPr>
            <w:r>
              <w:rPr>
                <w:rStyle w:val="KodeHTML"/>
                <w:color w:val="1F2937"/>
              </w:rPr>
              <w:t>200</w:t>
            </w:r>
            <w:r>
              <w:rPr>
                <w:rFonts w:ascii="Calibri" w:eastAsia="Times New Roman" w:hAnsi="Calibri" w:cs="Calibri"/>
                <w:color w:val="1F2937"/>
                <w:sz w:val="18"/>
                <w:szCs w:val="18"/>
              </w:rPr>
              <w:t xml:space="preserve"> </w:t>
            </w:r>
            <w:r>
              <w:rPr>
                <w:rStyle w:val="KodeHTML"/>
                <w:color w:val="1F2937"/>
              </w:rPr>
              <w:t>{"data":[...]}</w:t>
            </w:r>
            <w:r>
              <w:rPr>
                <w:rFonts w:ascii="Calibri" w:eastAsia="Times New Roman" w:hAnsi="Calibri" w:cs="Calibri"/>
                <w:color w:val="1F2937"/>
                <w:sz w:val="18"/>
                <w:szCs w:val="18"/>
              </w:rPr>
              <w:t>.</w:t>
            </w:r>
          </w:p>
        </w:tc>
      </w:tr>
      <w:tr w:rsidR="00A2085B" w14:paraId="214BD89F"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5049D19" w14:textId="77777777" w:rsidR="00BC46F0" w:rsidRDefault="00BC46F0">
            <w:pPr>
              <w:spacing w:before="120" w:after="120"/>
              <w:rPr>
                <w:rFonts w:ascii="Calibri" w:eastAsia="Times New Roman" w:hAnsi="Calibri" w:cs="Calibri"/>
                <w:color w:val="1F2937"/>
                <w:sz w:val="18"/>
                <w:szCs w:val="18"/>
              </w:rPr>
            </w:pPr>
            <w:r>
              <w:rPr>
                <w:rStyle w:val="KodeHTML"/>
                <w:color w:val="1F2937"/>
              </w:rPr>
              <w:t>POST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D0B811A"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todos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D64A50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Buat </w:t>
            </w:r>
            <w:proofErr w:type="spellStart"/>
            <w:r>
              <w:rPr>
                <w:rFonts w:ascii="Calibri" w:eastAsia="Times New Roman" w:hAnsi="Calibri" w:cs="Calibri"/>
                <w:color w:val="1F2937"/>
                <w:sz w:val="18"/>
                <w:szCs w:val="18"/>
              </w:rPr>
              <w:t>to-do</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91CBF10"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title</w:t>
            </w:r>
            <w:proofErr w:type="spellEnd"/>
            <w:r>
              <w:rPr>
                <w:rFonts w:ascii="Calibri" w:eastAsia="Times New Roman" w:hAnsi="Calibri" w:cs="Calibri"/>
                <w:color w:val="1F2937"/>
                <w:sz w:val="18"/>
                <w:szCs w:val="18"/>
              </w:rPr>
              <w:t xml:space="preserve">, </w:t>
            </w:r>
            <w:proofErr w:type="spellStart"/>
            <w:r>
              <w:rPr>
                <w:rStyle w:val="KodeHTML"/>
                <w:color w:val="1F2937"/>
              </w:rPr>
              <w:t>amount</w:t>
            </w:r>
            <w:proofErr w:type="spellEnd"/>
            <w:r>
              <w:rPr>
                <w:rFonts w:ascii="Calibri" w:eastAsia="Times New Roman" w:hAnsi="Calibri" w:cs="Calibri"/>
                <w:color w:val="1F2937"/>
                <w:sz w:val="18"/>
                <w:szCs w:val="18"/>
              </w:rPr>
              <w:t xml:space="preserve">, </w:t>
            </w:r>
            <w:proofErr w:type="spellStart"/>
            <w:r>
              <w:rPr>
                <w:rStyle w:val="KodeHTML"/>
                <w:color w:val="1F2937"/>
              </w:rPr>
              <w:t>due_date</w:t>
            </w:r>
            <w:proofErr w:type="spellEnd"/>
            <w:r>
              <w:rPr>
                <w:rFonts w:ascii="Calibri" w:eastAsia="Times New Roman" w:hAnsi="Calibri" w:cs="Calibri"/>
                <w:color w:val="1F2937"/>
                <w:sz w:val="18"/>
                <w:szCs w:val="18"/>
              </w:rPr>
              <w:t xml:space="preserve">, </w:t>
            </w:r>
            <w:proofErr w:type="spellStart"/>
            <w:r>
              <w:rPr>
                <w:rStyle w:val="KodeHTML"/>
                <w:color w:val="1F2937"/>
              </w:rPr>
              <w:t>auto_expense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EDA8C78" w14:textId="77777777" w:rsidR="00BC46F0" w:rsidRDefault="00BC46F0">
            <w:pPr>
              <w:spacing w:before="120" w:after="120"/>
              <w:rPr>
                <w:rFonts w:ascii="Calibri" w:eastAsia="Times New Roman" w:hAnsi="Calibri" w:cs="Calibri"/>
                <w:color w:val="1F2937"/>
                <w:sz w:val="18"/>
                <w:szCs w:val="18"/>
              </w:rPr>
            </w:pPr>
            <w:r>
              <w:rPr>
                <w:rStyle w:val="KodeHTML"/>
                <w:color w:val="1F2937"/>
              </w:rPr>
              <w:t>201</w:t>
            </w:r>
            <w:r>
              <w:rPr>
                <w:rFonts w:ascii="Calibri" w:eastAsia="Times New Roman" w:hAnsi="Calibri" w:cs="Calibri"/>
                <w:color w:val="1F2937"/>
                <w:sz w:val="18"/>
                <w:szCs w:val="18"/>
              </w:rPr>
              <w:t xml:space="preserve"> (BR-TODO-01..03).</w:t>
            </w:r>
          </w:p>
        </w:tc>
      </w:tr>
      <w:tr w:rsidR="00A2085B" w14:paraId="19D64316"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5C21D81" w14:textId="77777777" w:rsidR="00BC46F0" w:rsidRDefault="00BC46F0">
            <w:pPr>
              <w:spacing w:before="120" w:after="120"/>
              <w:rPr>
                <w:rFonts w:ascii="Calibri" w:eastAsia="Times New Roman" w:hAnsi="Calibri" w:cs="Calibri"/>
                <w:color w:val="1F2937"/>
                <w:sz w:val="18"/>
                <w:szCs w:val="18"/>
              </w:rPr>
            </w:pPr>
            <w:r>
              <w:rPr>
                <w:rStyle w:val="KodeHTML"/>
                <w:color w:val="1F2937"/>
              </w:rPr>
              <w:t>PUT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2F2E496"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todos</w:t>
            </w:r>
            <w:proofErr w:type="spellEnd"/>
            <w:r>
              <w:rPr>
                <w:rStyle w:val="KodeHTML"/>
                <w:color w:val="1F2937"/>
              </w:rPr>
              <w:t>/:</w:t>
            </w:r>
            <w:proofErr w:type="spellStart"/>
            <w:r>
              <w:rPr>
                <w:rStyle w:val="KodeHTML"/>
                <w:color w:val="1F2937"/>
              </w:rPr>
              <w:t>id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B3818B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Ubah </w:t>
            </w:r>
            <w:proofErr w:type="spellStart"/>
            <w:r>
              <w:rPr>
                <w:rFonts w:ascii="Calibri" w:eastAsia="Times New Roman" w:hAnsi="Calibri" w:cs="Calibri"/>
                <w:color w:val="1F2937"/>
                <w:sz w:val="18"/>
                <w:szCs w:val="18"/>
              </w:rPr>
              <w:t>to-do</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21A3174"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sama di atas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1E7EF5A" w14:textId="77777777" w:rsidR="00BC46F0" w:rsidRDefault="00BC46F0">
            <w:pPr>
              <w:spacing w:before="120" w:after="120"/>
              <w:rPr>
                <w:rFonts w:ascii="Calibri" w:eastAsia="Times New Roman" w:hAnsi="Calibri" w:cs="Calibri"/>
                <w:color w:val="1F2937"/>
                <w:sz w:val="18"/>
                <w:szCs w:val="18"/>
              </w:rPr>
            </w:pPr>
            <w:r>
              <w:rPr>
                <w:rStyle w:val="KodeHTML"/>
                <w:color w:val="1F2937"/>
              </w:rPr>
              <w:t>200</w:t>
            </w:r>
            <w:r>
              <w:rPr>
                <w:rFonts w:ascii="Calibri" w:eastAsia="Times New Roman" w:hAnsi="Calibri" w:cs="Calibri"/>
                <w:color w:val="1F2937"/>
                <w:sz w:val="18"/>
                <w:szCs w:val="18"/>
              </w:rPr>
              <w:t>.</w:t>
            </w:r>
          </w:p>
        </w:tc>
      </w:tr>
      <w:tr w:rsidR="00A2085B" w14:paraId="664D5B4B"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BD87257" w14:textId="77777777" w:rsidR="00BC46F0" w:rsidRDefault="00BC46F0">
            <w:pPr>
              <w:spacing w:before="120" w:after="120"/>
              <w:rPr>
                <w:rFonts w:ascii="Calibri" w:eastAsia="Times New Roman" w:hAnsi="Calibri" w:cs="Calibri"/>
                <w:color w:val="1F2937"/>
                <w:sz w:val="18"/>
                <w:szCs w:val="18"/>
              </w:rPr>
            </w:pPr>
            <w:r>
              <w:rPr>
                <w:rStyle w:val="KodeHTML"/>
                <w:color w:val="1F2937"/>
              </w:rPr>
              <w:t>PATCH</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9A75B28"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todos</w:t>
            </w:r>
            <w:proofErr w:type="spellEnd"/>
            <w:r>
              <w:rPr>
                <w:rStyle w:val="KodeHTML"/>
                <w:color w:val="1F2937"/>
              </w:rPr>
              <w:t>/:</w:t>
            </w:r>
            <w:proofErr w:type="spellStart"/>
            <w:r>
              <w:rPr>
                <w:rStyle w:val="KodeHTML"/>
                <w:color w:val="1F2937"/>
              </w:rPr>
              <w:t>id</w:t>
            </w:r>
            <w:proofErr w:type="spellEnd"/>
            <w:r>
              <w:rPr>
                <w:rStyle w:val="KodeHTML"/>
                <w:color w:val="1F2937"/>
              </w:rPr>
              <w:t>/</w:t>
            </w:r>
            <w:proofErr w:type="spellStart"/>
            <w:r>
              <w:rPr>
                <w:rStyle w:val="KodeHTML"/>
                <w:color w:val="1F2937"/>
              </w:rPr>
              <w:t>complete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460E86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Selesaikan </w:t>
            </w:r>
            <w:proofErr w:type="spellStart"/>
            <w:r>
              <w:rPr>
                <w:rFonts w:ascii="Calibri" w:eastAsia="Times New Roman" w:hAnsi="Calibri" w:cs="Calibri"/>
                <w:color w:val="1F2937"/>
                <w:sz w:val="18"/>
                <w:szCs w:val="18"/>
              </w:rPr>
              <w:t>to-do</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4C1376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37623F0" w14:textId="77777777" w:rsidR="00BC46F0" w:rsidRDefault="00BC46F0">
            <w:pPr>
              <w:spacing w:before="120" w:after="120"/>
              <w:rPr>
                <w:rFonts w:ascii="Calibri" w:eastAsia="Times New Roman" w:hAnsi="Calibri" w:cs="Calibri"/>
                <w:color w:val="1F2937"/>
                <w:sz w:val="18"/>
                <w:szCs w:val="18"/>
              </w:rPr>
            </w:pPr>
            <w:r>
              <w:rPr>
                <w:rStyle w:val="KodeHTML"/>
                <w:color w:val="1F2937"/>
              </w:rPr>
              <w:t>200</w:t>
            </w:r>
            <w:r>
              <w:rPr>
                <w:rFonts w:ascii="Calibri" w:eastAsia="Times New Roman" w:hAnsi="Calibri" w:cs="Calibri"/>
                <w:color w:val="1F2937"/>
                <w:sz w:val="18"/>
                <w:szCs w:val="18"/>
              </w:rPr>
              <w:t xml:space="preserve">; jika </w:t>
            </w:r>
            <w:proofErr w:type="spellStart"/>
            <w:r>
              <w:rPr>
                <w:rStyle w:val="KodeHTML"/>
                <w:color w:val="1F2937"/>
              </w:rPr>
              <w:t>auto_expense</w:t>
            </w:r>
            <w:proofErr w:type="spellEnd"/>
            <w:r>
              <w:rPr>
                <w:rStyle w:val="KodeHTML"/>
                <w:color w:val="1F2937"/>
              </w:rPr>
              <w:t>=</w:t>
            </w:r>
            <w:proofErr w:type="spellStart"/>
            <w:r>
              <w:rPr>
                <w:rStyle w:val="KodeHTML"/>
                <w:color w:val="1F2937"/>
              </w:rPr>
              <w:t>true</w:t>
            </w:r>
            <w:proofErr w:type="spellEnd"/>
            <w:r>
              <w:rPr>
                <w:rFonts w:ascii="Calibri" w:eastAsia="Times New Roman" w:hAnsi="Calibri" w:cs="Calibri"/>
                <w:color w:val="1F2937"/>
                <w:sz w:val="18"/>
                <w:szCs w:val="18"/>
              </w:rPr>
              <w:t xml:space="preserve"> &amp; </w:t>
            </w:r>
            <w:proofErr w:type="spellStart"/>
            <w:r>
              <w:rPr>
                <w:rStyle w:val="KodeHTML"/>
                <w:color w:val="1F2937"/>
              </w:rPr>
              <w:t>amount</w:t>
            </w:r>
            <w:proofErr w:type="spellEnd"/>
            <w:r>
              <w:rPr>
                <w:rStyle w:val="KodeHTML"/>
                <w:color w:val="1F2937"/>
              </w:rPr>
              <w:t>&gt;0</w:t>
            </w:r>
            <w:r>
              <w:rPr>
                <w:rFonts w:ascii="Calibri" w:eastAsia="Times New Roman" w:hAnsi="Calibri" w:cs="Calibri"/>
                <w:color w:val="1F2937"/>
                <w:sz w:val="18"/>
                <w:szCs w:val="18"/>
              </w:rPr>
              <w:t xml:space="preserve"> → auto </w:t>
            </w:r>
            <w:proofErr w:type="spellStart"/>
            <w:r>
              <w:rPr>
                <w:rFonts w:ascii="Calibri" w:eastAsia="Times New Roman" w:hAnsi="Calibri" w:cs="Calibri"/>
                <w:color w:val="1F2937"/>
                <w:sz w:val="18"/>
                <w:szCs w:val="18"/>
              </w:rPr>
              <w:t>expense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atomik</w:t>
            </w:r>
            <w:proofErr w:type="spellEnd"/>
            <w:r>
              <w:rPr>
                <w:rFonts w:ascii="Calibri" w:eastAsia="Times New Roman" w:hAnsi="Calibri" w:cs="Calibri"/>
                <w:color w:val="1F2937"/>
                <w:sz w:val="18"/>
                <w:szCs w:val="18"/>
              </w:rPr>
              <w:t xml:space="preserve"> (BR-AUTO-01..04).</w:t>
            </w:r>
          </w:p>
        </w:tc>
      </w:tr>
      <w:tr w:rsidR="00A2085B" w14:paraId="6029E4B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0B4336C" w14:textId="77777777" w:rsidR="00BC46F0" w:rsidRDefault="00BC46F0">
            <w:pPr>
              <w:spacing w:before="120" w:after="120"/>
              <w:rPr>
                <w:rFonts w:ascii="Calibri" w:eastAsia="Times New Roman" w:hAnsi="Calibri" w:cs="Calibri"/>
                <w:color w:val="1F2937"/>
                <w:sz w:val="18"/>
                <w:szCs w:val="18"/>
              </w:rPr>
            </w:pPr>
            <w:r>
              <w:rPr>
                <w:rStyle w:val="KodeHTML"/>
                <w:color w:val="1F2937"/>
              </w:rPr>
              <w:t>DELETE</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C2594A5"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todos</w:t>
            </w:r>
            <w:proofErr w:type="spellEnd"/>
            <w:r>
              <w:rPr>
                <w:rStyle w:val="KodeHTML"/>
                <w:color w:val="1F2937"/>
              </w:rPr>
              <w:t>/:</w:t>
            </w:r>
            <w:proofErr w:type="spellStart"/>
            <w:r>
              <w:rPr>
                <w:rStyle w:val="KodeHTML"/>
                <w:color w:val="1F2937"/>
              </w:rPr>
              <w:t>id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8C452B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Hapus </w:t>
            </w:r>
            <w:proofErr w:type="spellStart"/>
            <w:r>
              <w:rPr>
                <w:rFonts w:ascii="Calibri" w:eastAsia="Times New Roman" w:hAnsi="Calibri" w:cs="Calibri"/>
                <w:color w:val="1F2937"/>
                <w:sz w:val="18"/>
                <w:szCs w:val="18"/>
              </w:rPr>
              <w:t>to-do</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EA4EE2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8500056" w14:textId="77777777" w:rsidR="00BC46F0" w:rsidRDefault="00BC46F0">
            <w:pPr>
              <w:spacing w:before="120" w:after="120"/>
              <w:rPr>
                <w:rFonts w:ascii="Calibri" w:eastAsia="Times New Roman" w:hAnsi="Calibri" w:cs="Calibri"/>
                <w:color w:val="1F2937"/>
                <w:sz w:val="18"/>
                <w:szCs w:val="18"/>
              </w:rPr>
            </w:pPr>
            <w:r>
              <w:rPr>
                <w:rStyle w:val="KodeHTML"/>
                <w:color w:val="1F2937"/>
              </w:rPr>
              <w:t>204</w:t>
            </w:r>
            <w:r>
              <w:rPr>
                <w:rFonts w:ascii="Calibri" w:eastAsia="Times New Roman" w:hAnsi="Calibri" w:cs="Calibri"/>
                <w:color w:val="1F2937"/>
                <w:sz w:val="18"/>
                <w:szCs w:val="18"/>
              </w:rPr>
              <w:t>.</w:t>
            </w:r>
          </w:p>
        </w:tc>
      </w:tr>
      <w:tr w:rsidR="00A2085B" w14:paraId="4AC6F92C"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2383BE3" w14:textId="77777777" w:rsidR="00BC46F0" w:rsidRDefault="00BC46F0">
            <w:pPr>
              <w:spacing w:before="120" w:after="120"/>
              <w:rPr>
                <w:rFonts w:ascii="Calibri" w:eastAsia="Times New Roman" w:hAnsi="Calibri" w:cs="Calibri"/>
                <w:color w:val="1F2937"/>
                <w:sz w:val="18"/>
                <w:szCs w:val="18"/>
              </w:rPr>
            </w:pPr>
            <w:r>
              <w:rPr>
                <w:rStyle w:val="KodeHTML"/>
                <w:color w:val="1F2937"/>
              </w:rPr>
              <w:t>GET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25E5387"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dashboard</w:t>
            </w:r>
            <w:proofErr w:type="spellEnd"/>
            <w:r>
              <w:rPr>
                <w:rStyle w:val="KodeHTML"/>
                <w:color w:val="1F2937"/>
              </w:rPr>
              <w:t>/</w:t>
            </w:r>
            <w:proofErr w:type="spellStart"/>
            <w:r>
              <w:rPr>
                <w:rStyle w:val="KodeHTML"/>
                <w:color w:val="1F2937"/>
              </w:rPr>
              <w:t>summary</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7B7104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Ringkasan </w:t>
            </w:r>
            <w:proofErr w:type="spellStart"/>
            <w:r>
              <w:rPr>
                <w:rFonts w:ascii="Calibri" w:eastAsia="Times New Roman" w:hAnsi="Calibri" w:cs="Calibri"/>
                <w:color w:val="1F2937"/>
                <w:sz w:val="18"/>
                <w:szCs w:val="18"/>
              </w:rPr>
              <w:t>dashboard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4F82A0B"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Query</w:t>
            </w:r>
            <w:proofErr w:type="spellEnd"/>
            <w:r>
              <w:rPr>
                <w:rFonts w:ascii="Calibri" w:eastAsia="Times New Roman" w:hAnsi="Calibri" w:cs="Calibri"/>
                <w:color w:val="1F2937"/>
                <w:sz w:val="18"/>
                <w:szCs w:val="18"/>
              </w:rPr>
              <w:t xml:space="preserve"> </w:t>
            </w:r>
            <w:proofErr w:type="spellStart"/>
            <w:r>
              <w:rPr>
                <w:rStyle w:val="KodeHTML"/>
                <w:color w:val="1F2937"/>
              </w:rPr>
              <w:t>month</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F71C607" w14:textId="77777777" w:rsidR="00BC46F0" w:rsidRDefault="00BC46F0">
            <w:pPr>
              <w:spacing w:before="120" w:after="120"/>
              <w:rPr>
                <w:rFonts w:ascii="Calibri" w:eastAsia="Times New Roman" w:hAnsi="Calibri" w:cs="Calibri"/>
                <w:color w:val="1F2937"/>
                <w:sz w:val="18"/>
                <w:szCs w:val="18"/>
              </w:rPr>
            </w:pPr>
            <w:r>
              <w:rPr>
                <w:rStyle w:val="KodeHTML"/>
                <w:color w:val="1F2937"/>
              </w:rPr>
              <w:t>200</w:t>
            </w:r>
            <w:r>
              <w:rPr>
                <w:rFonts w:ascii="Calibri" w:eastAsia="Times New Roman" w:hAnsi="Calibri" w:cs="Calibri"/>
                <w:color w:val="1F2937"/>
                <w:sz w:val="18"/>
                <w:szCs w:val="18"/>
              </w:rPr>
              <w:t xml:space="preserve"> </w:t>
            </w:r>
            <w:r>
              <w:rPr>
                <w:rStyle w:val="KodeHTML"/>
                <w:color w:val="1F2937"/>
              </w:rPr>
              <w:t>{"</w:t>
            </w:r>
            <w:proofErr w:type="spellStart"/>
            <w:r>
              <w:rPr>
                <w:rStyle w:val="KodeHTML"/>
                <w:color w:val="1F2937"/>
              </w:rPr>
              <w:t>balance</w:t>
            </w:r>
            <w:proofErr w:type="spellEnd"/>
            <w:r>
              <w:rPr>
                <w:rStyle w:val="KodeHTML"/>
                <w:color w:val="1F2937"/>
              </w:rPr>
              <w:t>","total_</w:t>
            </w:r>
            <w:proofErr w:type="spellStart"/>
            <w:r>
              <w:rPr>
                <w:rStyle w:val="KodeHTML"/>
                <w:color w:val="1F2937"/>
              </w:rPr>
              <w:t>income</w:t>
            </w:r>
            <w:proofErr w:type="spellEnd"/>
            <w:r>
              <w:rPr>
                <w:rStyle w:val="KodeHTML"/>
                <w:color w:val="1F2937"/>
              </w:rPr>
              <w:t>","total_</w:t>
            </w:r>
            <w:proofErr w:type="spellStart"/>
            <w:r>
              <w:rPr>
                <w:rStyle w:val="KodeHTML"/>
                <w:color w:val="1F2937"/>
              </w:rPr>
              <w:t>expense</w:t>
            </w:r>
            <w:proofErr w:type="spellEnd"/>
            <w:r>
              <w:rPr>
                <w:rStyle w:val="KodeHTML"/>
                <w:color w:val="1F2937"/>
              </w:rPr>
              <w:t>","</w:t>
            </w:r>
            <w:proofErr w:type="spellStart"/>
            <w:r>
              <w:rPr>
                <w:rStyle w:val="KodeHTML"/>
                <w:color w:val="1F2937"/>
              </w:rPr>
              <w:t>budgets</w:t>
            </w:r>
            <w:proofErr w:type="spellEnd"/>
            <w:r>
              <w:rPr>
                <w:rStyle w:val="KodeHTML"/>
                <w:color w:val="1F2937"/>
              </w:rPr>
              <w:t>":[...]}</w:t>
            </w:r>
            <w:r>
              <w:rPr>
                <w:rFonts w:ascii="Calibri" w:eastAsia="Times New Roman" w:hAnsi="Calibri" w:cs="Calibri"/>
                <w:color w:val="1F2937"/>
                <w:sz w:val="18"/>
                <w:szCs w:val="18"/>
              </w:rPr>
              <w:t xml:space="preserve"> (Bagian 5 &amp; 6 PRD lama → rumus di Bagian 35 &amp; 34).</w:t>
            </w:r>
          </w:p>
        </w:tc>
      </w:tr>
      <w:tr w:rsidR="00A2085B" w14:paraId="16507778"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E51E5EC" w14:textId="77777777" w:rsidR="00BC46F0" w:rsidRDefault="00BC46F0">
            <w:pPr>
              <w:spacing w:before="120" w:after="120"/>
              <w:rPr>
                <w:rFonts w:ascii="Calibri" w:eastAsia="Times New Roman" w:hAnsi="Calibri" w:cs="Calibri"/>
                <w:color w:val="1F2937"/>
                <w:sz w:val="18"/>
                <w:szCs w:val="18"/>
              </w:rPr>
            </w:pPr>
            <w:r>
              <w:rPr>
                <w:rStyle w:val="KodeHTML"/>
                <w:color w:val="1F2937"/>
              </w:rPr>
              <w:t>POST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6EE7FE1"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transactions</w:t>
            </w:r>
            <w:proofErr w:type="spellEnd"/>
            <w:r>
              <w:rPr>
                <w:rStyle w:val="KodeHTML"/>
                <w:color w:val="1F2937"/>
              </w:rPr>
              <w:t>/</w:t>
            </w:r>
            <w:proofErr w:type="spellStart"/>
            <w:r>
              <w:rPr>
                <w:rStyle w:val="KodeHTML"/>
                <w:color w:val="1F2937"/>
              </w:rPr>
              <w:t>import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6AC98DA"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Import</w:t>
            </w:r>
            <w:proofErr w:type="spellEnd"/>
            <w:r>
              <w:rPr>
                <w:rFonts w:ascii="Calibri" w:eastAsia="Times New Roman" w:hAnsi="Calibri" w:cs="Calibri"/>
                <w:color w:val="1F2937"/>
                <w:sz w:val="18"/>
                <w:szCs w:val="18"/>
              </w:rPr>
              <w:t xml:space="preserve"> CSV (Tahap 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670D349"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File</w:t>
            </w:r>
            <w:proofErr w:type="spellEnd"/>
            <w:r>
              <w:rPr>
                <w:rFonts w:ascii="Calibri" w:eastAsia="Times New Roman" w:hAnsi="Calibri" w:cs="Calibri"/>
                <w:color w:val="1F2937"/>
                <w:sz w:val="18"/>
                <w:szCs w:val="18"/>
              </w:rPr>
              <w:t xml:space="preserve"> </w:t>
            </w:r>
            <w:r>
              <w:rPr>
                <w:rStyle w:val="KodeHTML"/>
                <w:color w:val="1F2937"/>
              </w:rPr>
              <w:t>.</w:t>
            </w:r>
            <w:proofErr w:type="spellStart"/>
            <w:r>
              <w:rPr>
                <w:rStyle w:val="KodeHTML"/>
                <w:color w:val="1F2937"/>
              </w:rPr>
              <w:t>csv</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maks</w:t>
            </w:r>
            <w:proofErr w:type="spellEnd"/>
            <w:r>
              <w:rPr>
                <w:rFonts w:ascii="Calibri" w:eastAsia="Times New Roman" w:hAnsi="Calibri" w:cs="Calibri"/>
                <w:color w:val="1F2937"/>
                <w:sz w:val="18"/>
                <w:szCs w:val="18"/>
              </w:rPr>
              <w:t xml:space="preserve"> 5MB</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1668D88" w14:textId="77777777" w:rsidR="00BC46F0" w:rsidRDefault="00BC46F0">
            <w:pPr>
              <w:spacing w:before="120" w:after="120"/>
              <w:rPr>
                <w:rFonts w:ascii="Calibri" w:eastAsia="Times New Roman" w:hAnsi="Calibri" w:cs="Calibri"/>
                <w:color w:val="1F2937"/>
                <w:sz w:val="18"/>
                <w:szCs w:val="18"/>
              </w:rPr>
            </w:pPr>
            <w:r>
              <w:rPr>
                <w:rStyle w:val="KodeHTML"/>
                <w:color w:val="1F2937"/>
              </w:rPr>
              <w:t>200</w:t>
            </w:r>
            <w:r>
              <w:rPr>
                <w:rFonts w:ascii="Calibri" w:eastAsia="Times New Roman" w:hAnsi="Calibri" w:cs="Calibri"/>
                <w:color w:val="1F2937"/>
                <w:sz w:val="18"/>
                <w:szCs w:val="18"/>
              </w:rPr>
              <w:t xml:space="preserve"> </w:t>
            </w:r>
            <w:r>
              <w:rPr>
                <w:rStyle w:val="KodeHTML"/>
                <w:color w:val="1F2937"/>
              </w:rPr>
              <w:t>{"imported":950,"failed":50}</w:t>
            </w:r>
            <w:r>
              <w:rPr>
                <w:rFonts w:ascii="Calibri" w:eastAsia="Times New Roman" w:hAnsi="Calibri" w:cs="Calibri"/>
                <w:color w:val="1F2937"/>
                <w:sz w:val="18"/>
                <w:szCs w:val="18"/>
              </w:rPr>
              <w:t xml:space="preserve"> + laporan </w:t>
            </w:r>
            <w:proofErr w:type="spellStart"/>
            <w:r>
              <w:rPr>
                <w:rFonts w:ascii="Calibri" w:eastAsia="Times New Roman" w:hAnsi="Calibri" w:cs="Calibri"/>
                <w:color w:val="1F2937"/>
                <w:sz w:val="18"/>
                <w:szCs w:val="18"/>
              </w:rPr>
              <w:t>error</w:t>
            </w:r>
            <w:proofErr w:type="spellEnd"/>
            <w:r>
              <w:rPr>
                <w:rFonts w:ascii="Calibri" w:eastAsia="Times New Roman" w:hAnsi="Calibri" w:cs="Calibri"/>
                <w:color w:val="1F2937"/>
                <w:sz w:val="18"/>
                <w:szCs w:val="18"/>
              </w:rPr>
              <w:t xml:space="preserve"> (Bagian 10.2).</w:t>
            </w:r>
          </w:p>
        </w:tc>
      </w:tr>
      <w:tr w:rsidR="00A2085B" w14:paraId="7D5E98C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8040100" w14:textId="77777777" w:rsidR="00BC46F0" w:rsidRDefault="00BC46F0">
            <w:pPr>
              <w:spacing w:before="120" w:after="120"/>
              <w:rPr>
                <w:rFonts w:ascii="Calibri" w:eastAsia="Times New Roman" w:hAnsi="Calibri" w:cs="Calibri"/>
                <w:color w:val="1F2937"/>
                <w:sz w:val="18"/>
                <w:szCs w:val="18"/>
              </w:rPr>
            </w:pPr>
            <w:r>
              <w:rPr>
                <w:rStyle w:val="KodeHTML"/>
                <w:color w:val="1F2937"/>
              </w:rPr>
              <w:t>GET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CA71EA3" w14:textId="77777777" w:rsidR="00BC46F0" w:rsidRDefault="00BC46F0">
            <w:pPr>
              <w:spacing w:before="120" w:after="120"/>
              <w:rPr>
                <w:rFonts w:ascii="Calibri" w:eastAsia="Times New Roman" w:hAnsi="Calibri" w:cs="Calibri"/>
                <w:color w:val="1F2937"/>
                <w:sz w:val="18"/>
                <w:szCs w:val="18"/>
              </w:rPr>
            </w:pPr>
            <w:r>
              <w:rPr>
                <w:rStyle w:val="KodeHTML"/>
                <w:color w:val="1F2937"/>
              </w:rPr>
              <w:t>/api/v1/</w:t>
            </w:r>
            <w:proofErr w:type="spellStart"/>
            <w:r>
              <w:rPr>
                <w:rStyle w:val="KodeHTML"/>
                <w:color w:val="1F2937"/>
              </w:rPr>
              <w:t>export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24F318C"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Export</w:t>
            </w:r>
            <w:proofErr w:type="spellEnd"/>
            <w:r>
              <w:rPr>
                <w:rFonts w:ascii="Calibri" w:eastAsia="Times New Roman" w:hAnsi="Calibri" w:cs="Calibri"/>
                <w:color w:val="1F2937"/>
                <w:sz w:val="18"/>
                <w:szCs w:val="18"/>
              </w:rPr>
              <w:t xml:space="preserve"> Excel/PDF (Tahap 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32CBBFF"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Query</w:t>
            </w:r>
            <w:proofErr w:type="spellEnd"/>
            <w:r>
              <w:rPr>
                <w:rFonts w:ascii="Calibri" w:eastAsia="Times New Roman" w:hAnsi="Calibri" w:cs="Calibri"/>
                <w:color w:val="1F2937"/>
                <w:sz w:val="18"/>
                <w:szCs w:val="18"/>
              </w:rPr>
              <w:t xml:space="preserve"> </w:t>
            </w:r>
            <w:proofErr w:type="spellStart"/>
            <w:r>
              <w:rPr>
                <w:rStyle w:val="KodeHTML"/>
                <w:color w:val="1F2937"/>
              </w:rPr>
              <w:t>month</w:t>
            </w:r>
            <w:proofErr w:type="spellEnd"/>
            <w:r>
              <w:rPr>
                <w:rFonts w:ascii="Calibri" w:eastAsia="Times New Roman" w:hAnsi="Calibri" w:cs="Calibri"/>
                <w:color w:val="1F2937"/>
                <w:sz w:val="18"/>
                <w:szCs w:val="18"/>
              </w:rPr>
              <w:t xml:space="preserve">, </w:t>
            </w:r>
            <w:r>
              <w:rPr>
                <w:rStyle w:val="KodeHTML"/>
                <w:color w:val="1F2937"/>
              </w:rPr>
              <w:t>format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6351475"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File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download</w:t>
            </w:r>
            <w:proofErr w:type="spellEnd"/>
            <w:r>
              <w:rPr>
                <w:rFonts w:ascii="Calibri" w:eastAsia="Times New Roman" w:hAnsi="Calibri" w:cs="Calibri"/>
                <w:color w:val="1F2937"/>
                <w:sz w:val="18"/>
                <w:szCs w:val="18"/>
              </w:rPr>
              <w:t xml:space="preserve"> </w:t>
            </w:r>
            <w:r>
              <w:rPr>
                <w:rStyle w:val="KodeHTML"/>
                <w:color w:val="1F2937"/>
              </w:rPr>
              <w:t>.</w:t>
            </w:r>
            <w:proofErr w:type="spellStart"/>
            <w:r>
              <w:rPr>
                <w:rStyle w:val="KodeHTML"/>
                <w:color w:val="1F2937"/>
              </w:rPr>
              <w:t>xlsx</w:t>
            </w:r>
            <w:proofErr w:type="spellEnd"/>
            <w:r>
              <w:rPr>
                <w:rFonts w:ascii="Calibri" w:eastAsia="Times New Roman" w:hAnsi="Calibri" w:cs="Calibri"/>
                <w:color w:val="1F2937"/>
                <w:sz w:val="18"/>
                <w:szCs w:val="18"/>
              </w:rPr>
              <w:t xml:space="preserve"> / </w:t>
            </w:r>
            <w:r>
              <w:rPr>
                <w:rStyle w:val="KodeHTML"/>
                <w:color w:val="1F2937"/>
              </w:rPr>
              <w:t>.</w:t>
            </w:r>
            <w:proofErr w:type="spellStart"/>
            <w:r>
              <w:rPr>
                <w:rStyle w:val="KodeHTML"/>
                <w:color w:val="1F2937"/>
              </w:rPr>
              <w:t>pdf</w:t>
            </w:r>
            <w:proofErr w:type="spellEnd"/>
            <w:r>
              <w:rPr>
                <w:rFonts w:ascii="Calibri" w:eastAsia="Times New Roman" w:hAnsi="Calibri" w:cs="Calibri"/>
                <w:color w:val="1F2937"/>
                <w:sz w:val="18"/>
                <w:szCs w:val="18"/>
              </w:rPr>
              <w:t>.</w:t>
            </w:r>
          </w:p>
        </w:tc>
      </w:tr>
    </w:tbl>
    <w:p w14:paraId="3118070D" w14:textId="77777777" w:rsidR="00BC46F0" w:rsidRDefault="00BC46F0">
      <w:pPr>
        <w:pStyle w:val="Judul3"/>
        <w:rPr>
          <w:rFonts w:ascii="Calibri" w:eastAsia="Times New Roman" w:hAnsi="Calibri" w:cs="Calibri"/>
        </w:rPr>
      </w:pPr>
      <w:r>
        <w:rPr>
          <w:rFonts w:ascii="Calibri" w:eastAsia="Times New Roman" w:hAnsi="Calibri" w:cs="Calibri"/>
        </w:rPr>
        <w:t xml:space="preserve">Rate </w:t>
      </w:r>
      <w:proofErr w:type="spellStart"/>
      <w:r>
        <w:rPr>
          <w:rFonts w:ascii="Calibri" w:eastAsia="Times New Roman" w:hAnsi="Calibri" w:cs="Calibri"/>
        </w:rPr>
        <w:t>Limiting</w:t>
      </w:r>
      <w:proofErr w:type="spellEnd"/>
      <w:r>
        <w:rPr>
          <w:rFonts w:ascii="Calibri" w:eastAsia="Times New Roman" w:hAnsi="Calibri" w:cs="Calibri"/>
        </w:rPr>
        <w:t xml:space="preserve"> &amp; </w:t>
      </w:r>
      <w:proofErr w:type="spellStart"/>
      <w:r>
        <w:rPr>
          <w:rFonts w:ascii="Calibri" w:eastAsia="Times New Roman" w:hAnsi="Calibri" w:cs="Calibri"/>
        </w:rPr>
        <w:t>Abuse</w:t>
      </w:r>
      <w:proofErr w:type="spellEnd"/>
      <w:r>
        <w:rPr>
          <w:rFonts w:ascii="Calibri" w:eastAsia="Times New Roman" w:hAnsi="Calibri" w:cs="Calibri"/>
        </w:rPr>
        <w:t xml:space="preserve"> </w:t>
      </w:r>
      <w:proofErr w:type="spellStart"/>
      <w:r>
        <w:rPr>
          <w:rFonts w:ascii="Calibri" w:eastAsia="Times New Roman" w:hAnsi="Calibri" w:cs="Calibri"/>
        </w:rPr>
        <w:t>Prevention</w:t>
      </w:r>
      <w:proofErr w:type="spellEnd"/>
      <w:r>
        <w:rPr>
          <w:rFonts w:ascii="Calibri" w:eastAsia="Times New Roman" w:hAnsi="Calibri" w:cs="Calibri"/>
        </w:rPr>
        <w:t xml:space="preserve"> (Sederhana)</w:t>
      </w:r>
    </w:p>
    <w:p w14:paraId="01D341D6"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Untuk skala tugas, proteksi </w:t>
      </w:r>
      <w:proofErr w:type="spellStart"/>
      <w:r>
        <w:rPr>
          <w:rFonts w:ascii="Calibri" w:hAnsi="Calibri" w:cs="Calibri"/>
          <w:color w:val="1F2937"/>
          <w:sz w:val="21"/>
          <w:szCs w:val="21"/>
        </w:rPr>
        <w:t>abuse</w:t>
      </w:r>
      <w:proofErr w:type="spellEnd"/>
      <w:r>
        <w:rPr>
          <w:rFonts w:ascii="Calibri" w:hAnsi="Calibri" w:cs="Calibri"/>
          <w:color w:val="1F2937"/>
          <w:sz w:val="21"/>
          <w:szCs w:val="21"/>
        </w:rPr>
        <w:t xml:space="preserve"> cukup dengan langkah ringan tanpa </w:t>
      </w:r>
      <w:proofErr w:type="spellStart"/>
      <w:r>
        <w:rPr>
          <w:rFonts w:ascii="Calibri" w:hAnsi="Calibri" w:cs="Calibri"/>
          <w:color w:val="1F2937"/>
          <w:sz w:val="21"/>
          <w:szCs w:val="21"/>
        </w:rPr>
        <w:t>service</w:t>
      </w:r>
      <w:proofErr w:type="spellEnd"/>
      <w:r>
        <w:rPr>
          <w:rFonts w:ascii="Calibri" w:hAnsi="Calibri" w:cs="Calibri"/>
          <w:color w:val="1F2937"/>
          <w:sz w:val="21"/>
          <w:szCs w:val="21"/>
        </w:rPr>
        <w:t xml:space="preserve"> tambahan:</w:t>
      </w:r>
    </w:p>
    <w:p w14:paraId="2091667E" w14:textId="77777777" w:rsidR="00BC46F0" w:rsidRDefault="00BC46F0">
      <w:pPr>
        <w:numPr>
          <w:ilvl w:val="0"/>
          <w:numId w:val="16"/>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Login</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maksimal 5 kegagalan berturut-turut per akun → akun dikunci 15 menit (status </w:t>
      </w:r>
      <w:proofErr w:type="spellStart"/>
      <w:r>
        <w:rPr>
          <w:rFonts w:ascii="Calibri" w:eastAsia="Times New Roman" w:hAnsi="Calibri" w:cs="Calibri"/>
          <w:color w:val="1F2937"/>
          <w:sz w:val="21"/>
          <w:szCs w:val="21"/>
        </w:rPr>
        <w:t>lock</w:t>
      </w:r>
      <w:proofErr w:type="spellEnd"/>
      <w:r>
        <w:rPr>
          <w:rFonts w:ascii="Calibri" w:eastAsia="Times New Roman" w:hAnsi="Calibri" w:cs="Calibri"/>
          <w:color w:val="1F2937"/>
          <w:sz w:val="21"/>
          <w:szCs w:val="21"/>
        </w:rPr>
        <w:t xml:space="preserve"> dikelola di layer aplikasi/server, tanpa menambah kolom/tabel di skema final).</w:t>
      </w:r>
    </w:p>
    <w:p w14:paraId="0515A8A6" w14:textId="77777777" w:rsidR="00BC46F0" w:rsidRDefault="00BC46F0">
      <w:pPr>
        <w:numPr>
          <w:ilvl w:val="0"/>
          <w:numId w:val="16"/>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Validasi server-</w:t>
      </w:r>
      <w:proofErr w:type="spellStart"/>
      <w:r>
        <w:rPr>
          <w:rStyle w:val="Kuat"/>
          <w:rFonts w:ascii="Calibri" w:eastAsia="Times New Roman" w:hAnsi="Calibri" w:cs="Calibri"/>
          <w:color w:val="1F2937"/>
          <w:sz w:val="21"/>
          <w:szCs w:val="21"/>
        </w:rPr>
        <w:t>side</w:t>
      </w:r>
      <w:proofErr w:type="spellEnd"/>
      <w:r>
        <w:rPr>
          <w:rStyle w:val="Kuat"/>
          <w:rFonts w:ascii="Calibri" w:eastAsia="Times New Roman" w:hAnsi="Calibri" w:cs="Calibri"/>
          <w:color w:val="1F2937"/>
          <w:sz w:val="21"/>
          <w:szCs w:val="21"/>
        </w:rPr>
        <w:t xml:space="preserve"> di semua </w:t>
      </w:r>
      <w:proofErr w:type="spellStart"/>
      <w:r>
        <w:rPr>
          <w:rStyle w:val="Kuat"/>
          <w:rFonts w:ascii="Calibri" w:eastAsia="Times New Roman" w:hAnsi="Calibri" w:cs="Calibri"/>
          <w:color w:val="1F2937"/>
          <w:sz w:val="21"/>
          <w:szCs w:val="21"/>
        </w:rPr>
        <w:t>endpoint</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nominal &gt; 0, format tanggal, panjang </w:t>
      </w:r>
      <w:proofErr w:type="spellStart"/>
      <w:r>
        <w:rPr>
          <w:rFonts w:ascii="Calibri" w:eastAsia="Times New Roman" w:hAnsi="Calibri" w:cs="Calibri"/>
          <w:color w:val="1F2937"/>
          <w:sz w:val="21"/>
          <w:szCs w:val="21"/>
        </w:rPr>
        <w:t>input</w:t>
      </w:r>
      <w:proofErr w:type="spellEnd"/>
      <w:r>
        <w:rPr>
          <w:rFonts w:ascii="Calibri" w:eastAsia="Times New Roman" w:hAnsi="Calibri" w:cs="Calibri"/>
          <w:color w:val="1F2937"/>
          <w:sz w:val="21"/>
          <w:szCs w:val="21"/>
        </w:rPr>
        <w:t xml:space="preserve"> — </w:t>
      </w:r>
      <w:proofErr w:type="spellStart"/>
      <w:r>
        <w:rPr>
          <w:rFonts w:ascii="Calibri" w:eastAsia="Times New Roman" w:hAnsi="Calibri" w:cs="Calibri"/>
          <w:color w:val="1F2937"/>
          <w:sz w:val="21"/>
          <w:szCs w:val="21"/>
        </w:rPr>
        <w:t>request</w:t>
      </w:r>
      <w:proofErr w:type="spellEnd"/>
      <w:r>
        <w:rPr>
          <w:rFonts w:ascii="Calibri" w:eastAsia="Times New Roman" w:hAnsi="Calibri" w:cs="Calibri"/>
          <w:color w:val="1F2937"/>
          <w:sz w:val="21"/>
          <w:szCs w:val="21"/>
        </w:rPr>
        <w:t xml:space="preserve"> tidak valid ditolak </w:t>
      </w:r>
      <w:r>
        <w:rPr>
          <w:rStyle w:val="KodeHTML"/>
          <w:color w:val="1F2937"/>
        </w:rPr>
        <w:t>400</w:t>
      </w:r>
      <w:r>
        <w:rPr>
          <w:rFonts w:ascii="Calibri" w:eastAsia="Times New Roman" w:hAnsi="Calibri" w:cs="Calibri"/>
          <w:color w:val="1F2937"/>
          <w:sz w:val="21"/>
          <w:szCs w:val="21"/>
        </w:rPr>
        <w:t xml:space="preserve"> dengan kode BR terkait.</w:t>
      </w:r>
    </w:p>
    <w:p w14:paraId="2AF3AD9D" w14:textId="77777777" w:rsidR="00BC46F0" w:rsidRDefault="00BC46F0">
      <w:pPr>
        <w:numPr>
          <w:ilvl w:val="0"/>
          <w:numId w:val="16"/>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Upload</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file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maks</w:t>
      </w:r>
      <w:proofErr w:type="spellEnd"/>
      <w:r>
        <w:rPr>
          <w:rFonts w:ascii="Calibri" w:eastAsia="Times New Roman" w:hAnsi="Calibri" w:cs="Calibri"/>
          <w:color w:val="1F2937"/>
          <w:sz w:val="21"/>
          <w:szCs w:val="21"/>
        </w:rPr>
        <w:t xml:space="preserve"> 5MB, hanya ekstensi </w:t>
      </w:r>
      <w:r>
        <w:rPr>
          <w:rStyle w:val="KodeHTML"/>
          <w:color w:val="1F2937"/>
        </w:rPr>
        <w:t>.</w:t>
      </w:r>
      <w:proofErr w:type="spellStart"/>
      <w:r>
        <w:rPr>
          <w:rStyle w:val="KodeHTML"/>
          <w:color w:val="1F2937"/>
        </w:rPr>
        <w:t>csv</w:t>
      </w:r>
      <w:proofErr w:type="spellEnd"/>
      <w:r>
        <w:rPr>
          <w:rFonts w:ascii="Calibri" w:eastAsia="Times New Roman" w:hAnsi="Calibri" w:cs="Calibri"/>
          <w:color w:val="1F2937"/>
          <w:sz w:val="21"/>
          <w:szCs w:val="21"/>
        </w:rPr>
        <w:t>.</w:t>
      </w:r>
    </w:p>
    <w:p w14:paraId="61583A8C" w14:textId="77777777" w:rsidR="00BC46F0" w:rsidRDefault="00BC46F0">
      <w:pPr>
        <w:numPr>
          <w:ilvl w:val="0"/>
          <w:numId w:val="16"/>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Pembatasan </w:t>
      </w:r>
      <w:proofErr w:type="spellStart"/>
      <w:r>
        <w:rPr>
          <w:rFonts w:ascii="Calibri" w:eastAsia="Times New Roman" w:hAnsi="Calibri" w:cs="Calibri"/>
          <w:color w:val="1F2937"/>
          <w:sz w:val="21"/>
          <w:szCs w:val="21"/>
        </w:rPr>
        <w:t>trafik</w:t>
      </w:r>
      <w:proofErr w:type="spellEnd"/>
      <w:r>
        <w:rPr>
          <w:rFonts w:ascii="Calibri" w:eastAsia="Times New Roman" w:hAnsi="Calibri" w:cs="Calibri"/>
          <w:color w:val="1F2937"/>
          <w:sz w:val="21"/>
          <w:szCs w:val="21"/>
        </w:rPr>
        <w:t xml:space="preserve"> lanjutan (</w:t>
      </w:r>
      <w:proofErr w:type="spellStart"/>
      <w:r>
        <w:rPr>
          <w:rFonts w:ascii="Calibri" w:eastAsia="Times New Roman" w:hAnsi="Calibri" w:cs="Calibri"/>
          <w:color w:val="1F2937"/>
          <w:sz w:val="21"/>
          <w:szCs w:val="21"/>
        </w:rPr>
        <w:t>rate</w:t>
      </w:r>
      <w:proofErr w:type="spellEnd"/>
      <w:r>
        <w:rPr>
          <w:rFonts w:ascii="Calibri" w:eastAsia="Times New Roman" w:hAnsi="Calibri" w:cs="Calibri"/>
          <w:color w:val="1F2937"/>
          <w:sz w:val="21"/>
          <w:szCs w:val="21"/>
        </w:rPr>
        <w:t xml:space="preserve"> limit per IP) diserahkan ke proteksi bawaan </w:t>
      </w:r>
      <w:proofErr w:type="spellStart"/>
      <w:r>
        <w:rPr>
          <w:rFonts w:ascii="Calibri" w:eastAsia="Times New Roman" w:hAnsi="Calibri" w:cs="Calibri"/>
          <w:color w:val="1F2937"/>
          <w:sz w:val="21"/>
          <w:szCs w:val="21"/>
        </w:rPr>
        <w:t>hosting</w:t>
      </w:r>
      <w:proofErr w:type="spellEnd"/>
      <w:r>
        <w:rPr>
          <w:rFonts w:ascii="Calibri" w:eastAsia="Times New Roman" w:hAnsi="Calibri" w:cs="Calibri"/>
          <w:color w:val="1F2937"/>
          <w:sz w:val="21"/>
          <w:szCs w:val="21"/>
        </w:rPr>
        <w:t>/</w:t>
      </w:r>
      <w:proofErr w:type="spellStart"/>
      <w:r>
        <w:rPr>
          <w:rFonts w:ascii="Calibri" w:eastAsia="Times New Roman" w:hAnsi="Calibri" w:cs="Calibri"/>
          <w:color w:val="1F2937"/>
          <w:sz w:val="21"/>
          <w:szCs w:val="21"/>
        </w:rPr>
        <w:t>reverse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proxy</w:t>
      </w:r>
      <w:proofErr w:type="spellEnd"/>
      <w:r>
        <w:rPr>
          <w:rFonts w:ascii="Calibri" w:eastAsia="Times New Roman" w:hAnsi="Calibri" w:cs="Calibri"/>
          <w:color w:val="1F2937"/>
          <w:sz w:val="21"/>
          <w:szCs w:val="21"/>
        </w:rPr>
        <w:t>.</w:t>
      </w:r>
    </w:p>
    <w:p w14:paraId="10CAF6E3"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13B0B2AA">
          <v:rect id="_x0000_i1052" style="width:0;height:1.5pt" o:hralign="center" o:hrstd="t" o:hr="t" fillcolor="#a0a0a0" stroked="f"/>
        </w:pict>
      </w:r>
    </w:p>
    <w:p w14:paraId="556E16C4" w14:textId="77777777" w:rsidR="00BC46F0" w:rsidRDefault="00BC46F0">
      <w:pPr>
        <w:pStyle w:val="Judul2"/>
        <w:rPr>
          <w:rFonts w:ascii="Calibri" w:eastAsia="Times New Roman" w:hAnsi="Calibri" w:cs="Calibri"/>
        </w:rPr>
      </w:pPr>
      <w:r>
        <w:rPr>
          <w:rFonts w:ascii="Calibri" w:eastAsia="Times New Roman" w:hAnsi="Calibri" w:cs="Calibri"/>
        </w:rPr>
        <w:t>12. Arsitektur Sistem</w:t>
      </w:r>
    </w:p>
    <w:p w14:paraId="7B6C2ECC"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lastRenderedPageBreak/>
        <w:t xml:space="preserve">Arsitektur </w:t>
      </w:r>
      <w:proofErr w:type="spellStart"/>
      <w:r>
        <w:rPr>
          <w:rFonts w:ascii="Calibri" w:hAnsi="Calibri" w:cs="Calibri"/>
          <w:color w:val="1F2937"/>
          <w:sz w:val="21"/>
          <w:szCs w:val="21"/>
        </w:rPr>
        <w:t>baseline</w:t>
      </w:r>
      <w:proofErr w:type="spellEnd"/>
      <w:r>
        <w:rPr>
          <w:rFonts w:ascii="Calibri" w:hAnsi="Calibri" w:cs="Calibri"/>
          <w:color w:val="1F2937"/>
          <w:sz w:val="21"/>
          <w:szCs w:val="21"/>
        </w:rPr>
        <w:t xml:space="preserve"> final (dikunci untuk </w:t>
      </w:r>
      <w:proofErr w:type="spellStart"/>
      <w:r>
        <w:rPr>
          <w:rFonts w:ascii="Calibri" w:hAnsi="Calibri" w:cs="Calibri"/>
          <w:color w:val="1F2937"/>
          <w:sz w:val="21"/>
          <w:szCs w:val="21"/>
        </w:rPr>
        <w:t>Capstone</w:t>
      </w:r>
      <w:proofErr w:type="spellEnd"/>
      <w:r>
        <w:rPr>
          <w:rFonts w:ascii="Calibri" w:hAnsi="Calibri" w:cs="Calibri"/>
          <w:color w:val="1F2937"/>
          <w:sz w:val="21"/>
          <w:szCs w:val="21"/>
        </w:rPr>
        <w:t xml:space="preserve">) — seminimal mungkin, tanpa </w:t>
      </w:r>
      <w:proofErr w:type="spellStart"/>
      <w:r>
        <w:rPr>
          <w:rFonts w:ascii="Calibri" w:hAnsi="Calibri" w:cs="Calibri"/>
          <w:color w:val="1F2937"/>
          <w:sz w:val="21"/>
          <w:szCs w:val="21"/>
        </w:rPr>
        <w:t>service</w:t>
      </w:r>
      <w:proofErr w:type="spellEnd"/>
      <w:r>
        <w:rPr>
          <w:rFonts w:ascii="Calibri" w:hAnsi="Calibri" w:cs="Calibri"/>
          <w:color w:val="1F2937"/>
          <w:sz w:val="21"/>
          <w:szCs w:val="21"/>
        </w:rPr>
        <w:t xml:space="preserve"> tambahan:</w:t>
      </w:r>
    </w:p>
    <w:p w14:paraId="004C40E6" w14:textId="77777777" w:rsidR="00BC46F0" w:rsidRDefault="00BC46F0">
      <w:pPr>
        <w:pStyle w:val="HTMLSudahDiformat"/>
        <w:rPr>
          <w:color w:val="1F2937"/>
          <w:shd w:val="clear" w:color="auto" w:fill="F3F4F6"/>
        </w:rPr>
      </w:pPr>
      <w:r>
        <w:rPr>
          <w:color w:val="1F2937"/>
          <w:shd w:val="clear" w:color="auto" w:fill="F3F4F6"/>
        </w:rPr>
        <w:t>┌───────────────────────────────┐</w:t>
      </w:r>
    </w:p>
    <w:p w14:paraId="0862638B" w14:textId="77777777" w:rsidR="00BC46F0" w:rsidRDefault="00BC46F0">
      <w:pPr>
        <w:pStyle w:val="HTMLSudahDiformat"/>
        <w:rPr>
          <w:color w:val="1F2937"/>
          <w:shd w:val="clear" w:color="auto" w:fill="F3F4F6"/>
        </w:rPr>
      </w:pPr>
      <w:r>
        <w:rPr>
          <w:color w:val="1F2937"/>
          <w:shd w:val="clear" w:color="auto" w:fill="F3F4F6"/>
        </w:rPr>
        <w:t>│           USER                │</w:t>
      </w:r>
    </w:p>
    <w:p w14:paraId="41917083" w14:textId="77777777" w:rsidR="00BC46F0" w:rsidRDefault="00BC46F0">
      <w:pPr>
        <w:pStyle w:val="HTMLSudahDiformat"/>
        <w:rPr>
          <w:color w:val="1F2937"/>
          <w:shd w:val="clear" w:color="auto" w:fill="F3F4F6"/>
        </w:rPr>
      </w:pPr>
      <w:r>
        <w:rPr>
          <w:color w:val="1F2937"/>
          <w:shd w:val="clear" w:color="auto" w:fill="F3F4F6"/>
        </w:rPr>
        <w:t xml:space="preserve">│ Desktop / Tablet / </w:t>
      </w:r>
      <w:proofErr w:type="spellStart"/>
      <w:r>
        <w:rPr>
          <w:color w:val="1F2937"/>
          <w:shd w:val="clear" w:color="auto" w:fill="F3F4F6"/>
        </w:rPr>
        <w:t>Smartphone</w:t>
      </w:r>
      <w:proofErr w:type="spellEnd"/>
      <w:r>
        <w:rPr>
          <w:color w:val="1F2937"/>
          <w:shd w:val="clear" w:color="auto" w:fill="F3F4F6"/>
        </w:rPr>
        <w:t xml:space="preserve"> │</w:t>
      </w:r>
    </w:p>
    <w:p w14:paraId="03962F78" w14:textId="77777777" w:rsidR="00BC46F0" w:rsidRDefault="00BC46F0">
      <w:pPr>
        <w:pStyle w:val="HTMLSudahDiformat"/>
        <w:rPr>
          <w:color w:val="1F2937"/>
          <w:shd w:val="clear" w:color="auto" w:fill="F3F4F6"/>
        </w:rPr>
      </w:pPr>
      <w:r>
        <w:rPr>
          <w:color w:val="1F2937"/>
          <w:shd w:val="clear" w:color="auto" w:fill="F3F4F6"/>
        </w:rPr>
        <w:t>└───────────────┬───────────────┘</w:t>
      </w:r>
    </w:p>
    <w:p w14:paraId="33A7C9A3" w14:textId="77777777" w:rsidR="00BC46F0" w:rsidRDefault="00BC46F0">
      <w:pPr>
        <w:pStyle w:val="HTMLSudahDiformat"/>
        <w:rPr>
          <w:color w:val="1F2937"/>
          <w:shd w:val="clear" w:color="auto" w:fill="F3F4F6"/>
        </w:rPr>
      </w:pPr>
      <w:r>
        <w:rPr>
          <w:color w:val="1F2937"/>
          <w:shd w:val="clear" w:color="auto" w:fill="F3F4F6"/>
        </w:rPr>
        <w:t xml:space="preserve">                │</w:t>
      </w:r>
    </w:p>
    <w:p w14:paraId="46EF5126" w14:textId="77777777" w:rsidR="00BC46F0" w:rsidRDefault="00BC46F0">
      <w:pPr>
        <w:pStyle w:val="HTMLSudahDiformat"/>
        <w:rPr>
          <w:color w:val="1F2937"/>
          <w:shd w:val="clear" w:color="auto" w:fill="F3F4F6"/>
        </w:rPr>
      </w:pPr>
      <w:r>
        <w:rPr>
          <w:color w:val="1F2937"/>
          <w:shd w:val="clear" w:color="auto" w:fill="F3F4F6"/>
        </w:rPr>
        <w:t xml:space="preserve">                ▼</w:t>
      </w:r>
    </w:p>
    <w:p w14:paraId="6608FDF6" w14:textId="77777777" w:rsidR="00BC46F0" w:rsidRDefault="00BC46F0">
      <w:pPr>
        <w:pStyle w:val="HTMLSudahDiformat"/>
        <w:rPr>
          <w:color w:val="1F2937"/>
          <w:shd w:val="clear" w:color="auto" w:fill="F3F4F6"/>
        </w:rPr>
      </w:pPr>
      <w:r>
        <w:rPr>
          <w:color w:val="1F2937"/>
          <w:shd w:val="clear" w:color="auto" w:fill="F3F4F6"/>
        </w:rPr>
        <w:t>┌───────────────────────────────┐</w:t>
      </w:r>
    </w:p>
    <w:p w14:paraId="0203BA6F" w14:textId="77777777" w:rsidR="00BC46F0" w:rsidRDefault="00BC46F0">
      <w:pPr>
        <w:pStyle w:val="HTMLSudahDiformat"/>
        <w:rPr>
          <w:color w:val="1F2937"/>
          <w:shd w:val="clear" w:color="auto" w:fill="F3F4F6"/>
        </w:rPr>
      </w:pPr>
      <w:r>
        <w:rPr>
          <w:color w:val="1F2937"/>
          <w:shd w:val="clear" w:color="auto" w:fill="F3F4F6"/>
        </w:rPr>
        <w:t>│       FRONTEND WEB            │</w:t>
      </w:r>
    </w:p>
    <w:p w14:paraId="6413F5A9" w14:textId="77777777" w:rsidR="00BC46F0" w:rsidRDefault="00BC46F0">
      <w:pPr>
        <w:pStyle w:val="HTMLSudahDiformat"/>
        <w:rPr>
          <w:color w:val="1F2937"/>
          <w:shd w:val="clear" w:color="auto" w:fill="F3F4F6"/>
        </w:rPr>
      </w:pPr>
      <w:r>
        <w:rPr>
          <w:color w:val="1F2937"/>
          <w:shd w:val="clear" w:color="auto" w:fill="F3F4F6"/>
        </w:rPr>
        <w:t xml:space="preserve">│ React.js + </w:t>
      </w:r>
      <w:proofErr w:type="spellStart"/>
      <w:r>
        <w:rPr>
          <w:color w:val="1F2937"/>
          <w:shd w:val="clear" w:color="auto" w:fill="F3F4F6"/>
        </w:rPr>
        <w:t>Tailwind</w:t>
      </w:r>
      <w:proofErr w:type="spellEnd"/>
      <w:r>
        <w:rPr>
          <w:color w:val="1F2937"/>
          <w:shd w:val="clear" w:color="auto" w:fill="F3F4F6"/>
        </w:rPr>
        <w:t xml:space="preserve"> CSS       │</w:t>
      </w:r>
    </w:p>
    <w:p w14:paraId="6CC43D38" w14:textId="77777777" w:rsidR="00BC46F0" w:rsidRDefault="00BC46F0">
      <w:pPr>
        <w:pStyle w:val="HTMLSudahDiformat"/>
        <w:rPr>
          <w:color w:val="1F2937"/>
          <w:shd w:val="clear" w:color="auto" w:fill="F3F4F6"/>
        </w:rPr>
      </w:pPr>
      <w:r>
        <w:rPr>
          <w:color w:val="1F2937"/>
          <w:shd w:val="clear" w:color="auto" w:fill="F3F4F6"/>
        </w:rPr>
        <w:t>└───────────────┬───────────────┘</w:t>
      </w:r>
    </w:p>
    <w:p w14:paraId="3F6D829B" w14:textId="77777777" w:rsidR="00BC46F0" w:rsidRDefault="00BC46F0">
      <w:pPr>
        <w:pStyle w:val="HTMLSudahDiformat"/>
        <w:rPr>
          <w:color w:val="1F2937"/>
          <w:shd w:val="clear" w:color="auto" w:fill="F3F4F6"/>
        </w:rPr>
      </w:pPr>
      <w:r>
        <w:rPr>
          <w:color w:val="1F2937"/>
          <w:shd w:val="clear" w:color="auto" w:fill="F3F4F6"/>
        </w:rPr>
        <w:t xml:space="preserve">                │ HTTPS / REST API</w:t>
      </w:r>
    </w:p>
    <w:p w14:paraId="6738587C" w14:textId="77777777" w:rsidR="00BC46F0" w:rsidRDefault="00BC46F0">
      <w:pPr>
        <w:pStyle w:val="HTMLSudahDiformat"/>
        <w:rPr>
          <w:color w:val="1F2937"/>
          <w:shd w:val="clear" w:color="auto" w:fill="F3F4F6"/>
        </w:rPr>
      </w:pPr>
      <w:r>
        <w:rPr>
          <w:color w:val="1F2937"/>
          <w:shd w:val="clear" w:color="auto" w:fill="F3F4F6"/>
        </w:rPr>
        <w:t xml:space="preserve">                ▼</w:t>
      </w:r>
    </w:p>
    <w:p w14:paraId="77A787A0" w14:textId="77777777" w:rsidR="00BC46F0" w:rsidRDefault="00BC46F0">
      <w:pPr>
        <w:pStyle w:val="HTMLSudahDiformat"/>
        <w:rPr>
          <w:color w:val="1F2937"/>
          <w:shd w:val="clear" w:color="auto" w:fill="F3F4F6"/>
        </w:rPr>
      </w:pPr>
      <w:r>
        <w:rPr>
          <w:color w:val="1F2937"/>
          <w:shd w:val="clear" w:color="auto" w:fill="F3F4F6"/>
        </w:rPr>
        <w:t>┌───────────────────────────────┐</w:t>
      </w:r>
    </w:p>
    <w:p w14:paraId="710B0B9E" w14:textId="77777777" w:rsidR="00BC46F0" w:rsidRDefault="00BC46F0">
      <w:pPr>
        <w:pStyle w:val="HTMLSudahDiformat"/>
        <w:rPr>
          <w:color w:val="1F2937"/>
          <w:shd w:val="clear" w:color="auto" w:fill="F3F4F6"/>
        </w:rPr>
      </w:pPr>
      <w:r>
        <w:rPr>
          <w:color w:val="1F2937"/>
          <w:shd w:val="clear" w:color="auto" w:fill="F3F4F6"/>
        </w:rPr>
        <w:t>│       BACKEND API             │</w:t>
      </w:r>
    </w:p>
    <w:p w14:paraId="4FC9AE66" w14:textId="77777777" w:rsidR="00BC46F0" w:rsidRDefault="00BC46F0">
      <w:pPr>
        <w:pStyle w:val="HTMLSudahDiformat"/>
        <w:rPr>
          <w:color w:val="1F2937"/>
          <w:shd w:val="clear" w:color="auto" w:fill="F3F4F6"/>
        </w:rPr>
      </w:pPr>
      <w:r>
        <w:rPr>
          <w:color w:val="1F2937"/>
          <w:shd w:val="clear" w:color="auto" w:fill="F3F4F6"/>
        </w:rPr>
        <w:t>│ Node.js + Express             │</w:t>
      </w:r>
    </w:p>
    <w:p w14:paraId="07345E98" w14:textId="77777777" w:rsidR="00BC46F0" w:rsidRDefault="00BC46F0">
      <w:pPr>
        <w:pStyle w:val="HTMLSudahDiformat"/>
        <w:rPr>
          <w:color w:val="1F2937"/>
          <w:shd w:val="clear" w:color="auto" w:fill="F3F4F6"/>
        </w:rPr>
      </w:pPr>
      <w:r>
        <w:rPr>
          <w:color w:val="1F2937"/>
          <w:shd w:val="clear" w:color="auto" w:fill="F3F4F6"/>
        </w:rPr>
        <w:t>│                               │</w:t>
      </w:r>
    </w:p>
    <w:p w14:paraId="7F1D9108"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Auth</w:t>
      </w:r>
      <w:proofErr w:type="spellEnd"/>
      <w:r>
        <w:rPr>
          <w:color w:val="1F2937"/>
          <w:shd w:val="clear" w:color="auto" w:fill="F3F4F6"/>
        </w:rPr>
        <w:t xml:space="preserve">                          │</w:t>
      </w:r>
    </w:p>
    <w:p w14:paraId="2C51D95E"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Transaction</w:t>
      </w:r>
      <w:proofErr w:type="spellEnd"/>
      <w:r>
        <w:rPr>
          <w:color w:val="1F2937"/>
          <w:shd w:val="clear" w:color="auto" w:fill="F3F4F6"/>
        </w:rPr>
        <w:t xml:space="preserve">                   │</w:t>
      </w:r>
    </w:p>
    <w:p w14:paraId="5B0CAF8F"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Category</w:t>
      </w:r>
      <w:proofErr w:type="spellEnd"/>
      <w:r>
        <w:rPr>
          <w:color w:val="1F2937"/>
          <w:shd w:val="clear" w:color="auto" w:fill="F3F4F6"/>
        </w:rPr>
        <w:t xml:space="preserve">                      │</w:t>
      </w:r>
    </w:p>
    <w:p w14:paraId="10B7D493"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Budget</w:t>
      </w:r>
      <w:proofErr w:type="spellEnd"/>
      <w:r>
        <w:rPr>
          <w:color w:val="1F2937"/>
          <w:shd w:val="clear" w:color="auto" w:fill="F3F4F6"/>
        </w:rPr>
        <w:t xml:space="preserve">                        │</w:t>
      </w:r>
    </w:p>
    <w:p w14:paraId="7762B3C9" w14:textId="77777777" w:rsidR="00BC46F0" w:rsidRDefault="00BC46F0">
      <w:pPr>
        <w:pStyle w:val="HTMLSudahDiformat"/>
        <w:rPr>
          <w:color w:val="1F2937"/>
          <w:shd w:val="clear" w:color="auto" w:fill="F3F4F6"/>
        </w:rPr>
      </w:pPr>
      <w:r>
        <w:rPr>
          <w:color w:val="1F2937"/>
          <w:shd w:val="clear" w:color="auto" w:fill="F3F4F6"/>
        </w:rPr>
        <w:t>│ Financial To-Do               │</w:t>
      </w:r>
    </w:p>
    <w:p w14:paraId="2098228D"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Dashboard</w:t>
      </w:r>
      <w:proofErr w:type="spellEnd"/>
      <w:r>
        <w:rPr>
          <w:color w:val="1F2937"/>
          <w:shd w:val="clear" w:color="auto" w:fill="F3F4F6"/>
        </w:rPr>
        <w:t xml:space="preserve">                     │</w:t>
      </w:r>
    </w:p>
    <w:p w14:paraId="077250DF" w14:textId="77777777" w:rsidR="00BC46F0" w:rsidRDefault="00BC46F0">
      <w:pPr>
        <w:pStyle w:val="HTMLSudahDiformat"/>
        <w:rPr>
          <w:color w:val="1F2937"/>
          <w:shd w:val="clear" w:color="auto" w:fill="F3F4F6"/>
        </w:rPr>
      </w:pPr>
      <w:r>
        <w:rPr>
          <w:color w:val="1F2937"/>
          <w:shd w:val="clear" w:color="auto" w:fill="F3F4F6"/>
        </w:rPr>
        <w:t>└───────────────┬───────────────┘</w:t>
      </w:r>
    </w:p>
    <w:p w14:paraId="47951FBA" w14:textId="77777777" w:rsidR="00BC46F0" w:rsidRDefault="00BC46F0">
      <w:pPr>
        <w:pStyle w:val="HTMLSudahDiformat"/>
        <w:rPr>
          <w:color w:val="1F2937"/>
          <w:shd w:val="clear" w:color="auto" w:fill="F3F4F6"/>
        </w:rPr>
      </w:pPr>
      <w:r>
        <w:rPr>
          <w:color w:val="1F2937"/>
          <w:shd w:val="clear" w:color="auto" w:fill="F3F4F6"/>
        </w:rPr>
        <w:t xml:space="preserve">                │</w:t>
      </w:r>
    </w:p>
    <w:p w14:paraId="3EEEFC8F" w14:textId="77777777" w:rsidR="00BC46F0" w:rsidRDefault="00BC46F0">
      <w:pPr>
        <w:pStyle w:val="HTMLSudahDiformat"/>
        <w:rPr>
          <w:color w:val="1F2937"/>
          <w:shd w:val="clear" w:color="auto" w:fill="F3F4F6"/>
        </w:rPr>
      </w:pPr>
      <w:r>
        <w:rPr>
          <w:color w:val="1F2937"/>
          <w:shd w:val="clear" w:color="auto" w:fill="F3F4F6"/>
        </w:rPr>
        <w:t xml:space="preserve">                ▼</w:t>
      </w:r>
    </w:p>
    <w:p w14:paraId="715BD98E" w14:textId="77777777" w:rsidR="00BC46F0" w:rsidRDefault="00BC46F0">
      <w:pPr>
        <w:pStyle w:val="HTMLSudahDiformat"/>
        <w:rPr>
          <w:color w:val="1F2937"/>
          <w:shd w:val="clear" w:color="auto" w:fill="F3F4F6"/>
        </w:rPr>
      </w:pPr>
      <w:r>
        <w:rPr>
          <w:color w:val="1F2937"/>
          <w:shd w:val="clear" w:color="auto" w:fill="F3F4F6"/>
        </w:rPr>
        <w:t>┌───────────────────────────────┐</w:t>
      </w:r>
    </w:p>
    <w:p w14:paraId="6BB61418"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MySQL</w:t>
      </w:r>
      <w:proofErr w:type="spellEnd"/>
      <w:r>
        <w:rPr>
          <w:color w:val="1F2937"/>
          <w:shd w:val="clear" w:color="auto" w:fill="F3F4F6"/>
        </w:rPr>
        <w:t xml:space="preserve"> / </w:t>
      </w:r>
      <w:proofErr w:type="spellStart"/>
      <w:r>
        <w:rPr>
          <w:color w:val="1F2937"/>
          <w:shd w:val="clear" w:color="auto" w:fill="F3F4F6"/>
        </w:rPr>
        <w:t>MariaDB</w:t>
      </w:r>
      <w:proofErr w:type="spellEnd"/>
      <w:r>
        <w:rPr>
          <w:color w:val="1F2937"/>
          <w:shd w:val="clear" w:color="auto" w:fill="F3F4F6"/>
        </w:rPr>
        <w:t xml:space="preserve">     │</w:t>
      </w:r>
    </w:p>
    <w:p w14:paraId="432DD222" w14:textId="77777777" w:rsidR="00BC46F0" w:rsidRDefault="00BC46F0">
      <w:pPr>
        <w:pStyle w:val="HTMLSudahDiformat"/>
        <w:rPr>
          <w:color w:val="1F2937"/>
          <w:shd w:val="clear" w:color="auto" w:fill="F3F4F6"/>
        </w:rPr>
      </w:pPr>
      <w:r>
        <w:rPr>
          <w:color w:val="1F2937"/>
          <w:shd w:val="clear" w:color="auto" w:fill="F3F4F6"/>
        </w:rPr>
        <w:t>│                               │</w:t>
      </w:r>
    </w:p>
    <w:p w14:paraId="4FE32E1A"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users</w:t>
      </w:r>
      <w:proofErr w:type="spellEnd"/>
      <w:r>
        <w:rPr>
          <w:color w:val="1F2937"/>
          <w:shd w:val="clear" w:color="auto" w:fill="F3F4F6"/>
        </w:rPr>
        <w:t xml:space="preserve">                         │</w:t>
      </w:r>
    </w:p>
    <w:p w14:paraId="596C8DC9"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categories</w:t>
      </w:r>
      <w:proofErr w:type="spellEnd"/>
      <w:r>
        <w:rPr>
          <w:color w:val="1F2937"/>
          <w:shd w:val="clear" w:color="auto" w:fill="F3F4F6"/>
        </w:rPr>
        <w:t xml:space="preserve">                    │</w:t>
      </w:r>
    </w:p>
    <w:p w14:paraId="348838E7"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transactions</w:t>
      </w:r>
      <w:proofErr w:type="spellEnd"/>
      <w:r>
        <w:rPr>
          <w:color w:val="1F2937"/>
          <w:shd w:val="clear" w:color="auto" w:fill="F3F4F6"/>
        </w:rPr>
        <w:t xml:space="preserve">                  │</w:t>
      </w:r>
    </w:p>
    <w:p w14:paraId="68FBCA6F"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budgets</w:t>
      </w:r>
      <w:proofErr w:type="spellEnd"/>
      <w:r>
        <w:rPr>
          <w:color w:val="1F2937"/>
          <w:shd w:val="clear" w:color="auto" w:fill="F3F4F6"/>
        </w:rPr>
        <w:t xml:space="preserve">                       │</w:t>
      </w:r>
    </w:p>
    <w:p w14:paraId="1E920055"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financial_todos</w:t>
      </w:r>
      <w:proofErr w:type="spellEnd"/>
      <w:r>
        <w:rPr>
          <w:color w:val="1F2937"/>
          <w:shd w:val="clear" w:color="auto" w:fill="F3F4F6"/>
        </w:rPr>
        <w:t xml:space="preserve">               │</w:t>
      </w:r>
    </w:p>
    <w:p w14:paraId="622387F5" w14:textId="77777777" w:rsidR="00BC46F0" w:rsidRDefault="00BC46F0">
      <w:pPr>
        <w:pStyle w:val="HTMLSudahDiformat"/>
        <w:rPr>
          <w:color w:val="1F2937"/>
          <w:shd w:val="clear" w:color="auto" w:fill="F3F4F6"/>
        </w:rPr>
      </w:pPr>
      <w:r>
        <w:rPr>
          <w:color w:val="1F2937"/>
          <w:shd w:val="clear" w:color="auto" w:fill="F3F4F6"/>
        </w:rPr>
        <w:t>└───────────────────────────────┘</w:t>
      </w:r>
    </w:p>
    <w:p w14:paraId="08239BFF"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Tidak perlu </w:t>
      </w:r>
      <w:proofErr w:type="spellStart"/>
      <w:r>
        <w:rPr>
          <w:rFonts w:ascii="Calibri" w:hAnsi="Calibri" w:cs="Calibri"/>
          <w:color w:val="1F2937"/>
          <w:sz w:val="21"/>
          <w:szCs w:val="21"/>
        </w:rPr>
        <w:t>Redis</w:t>
      </w:r>
      <w:proofErr w:type="spellEnd"/>
      <w:r>
        <w:rPr>
          <w:rFonts w:ascii="Calibri" w:hAnsi="Calibri" w:cs="Calibri"/>
          <w:color w:val="1F2937"/>
          <w:sz w:val="21"/>
          <w:szCs w:val="21"/>
        </w:rPr>
        <w:t xml:space="preserve"> untuk </w:t>
      </w:r>
      <w:proofErr w:type="spellStart"/>
      <w:r>
        <w:rPr>
          <w:rFonts w:ascii="Calibri" w:hAnsi="Calibri" w:cs="Calibri"/>
          <w:color w:val="1F2937"/>
          <w:sz w:val="21"/>
          <w:szCs w:val="21"/>
        </w:rPr>
        <w:t>Capstone</w:t>
      </w:r>
      <w:proofErr w:type="spellEnd"/>
      <w:r>
        <w:rPr>
          <w:rFonts w:ascii="Calibri" w:hAnsi="Calibri" w:cs="Calibri"/>
          <w:color w:val="1F2937"/>
          <w:sz w:val="21"/>
          <w:szCs w:val="21"/>
        </w:rPr>
        <w:t xml:space="preserve">. Cukup 1 proses Node.js + 1 </w:t>
      </w:r>
      <w:proofErr w:type="spellStart"/>
      <w:r>
        <w:rPr>
          <w:rFonts w:ascii="Calibri" w:hAnsi="Calibri" w:cs="Calibri"/>
          <w:color w:val="1F2937"/>
          <w:sz w:val="21"/>
          <w:szCs w:val="21"/>
        </w:rPr>
        <w:t>database</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MySQL</w:t>
      </w:r>
      <w:proofErr w:type="spellEnd"/>
      <w:r>
        <w:rPr>
          <w:rFonts w:ascii="Calibri" w:hAnsi="Calibri" w:cs="Calibri"/>
          <w:color w:val="1F2937"/>
          <w:sz w:val="21"/>
          <w:szCs w:val="21"/>
        </w:rPr>
        <w:t>/</w:t>
      </w:r>
      <w:proofErr w:type="spellStart"/>
      <w:r>
        <w:rPr>
          <w:rFonts w:ascii="Calibri" w:hAnsi="Calibri" w:cs="Calibri"/>
          <w:color w:val="1F2937"/>
          <w:sz w:val="21"/>
          <w:szCs w:val="21"/>
        </w:rPr>
        <w:t>MariaDB</w:t>
      </w:r>
      <w:proofErr w:type="spellEnd"/>
      <w:r>
        <w:rPr>
          <w:rFonts w:ascii="Calibri" w:hAnsi="Calibri" w:cs="Calibri"/>
          <w:color w:val="1F2937"/>
          <w:sz w:val="21"/>
          <w:szCs w:val="21"/>
        </w:rPr>
        <w:t>.</w:t>
      </w:r>
    </w:p>
    <w:p w14:paraId="59243EE1" w14:textId="77777777" w:rsidR="00BC46F0" w:rsidRDefault="00BC46F0">
      <w:pPr>
        <w:pStyle w:val="Judul3"/>
        <w:rPr>
          <w:rFonts w:ascii="Calibri" w:eastAsia="Times New Roman" w:hAnsi="Calibri" w:cs="Calibri"/>
        </w:rPr>
      </w:pPr>
      <w:r>
        <w:rPr>
          <w:rFonts w:ascii="Calibri" w:eastAsia="Times New Roman" w:hAnsi="Calibri" w:cs="Calibri"/>
        </w:rPr>
        <w:t>Pilihan Teknologi</w:t>
      </w:r>
    </w:p>
    <w:p w14:paraId="5E8D353F" w14:textId="77777777" w:rsidR="00BC46F0" w:rsidRDefault="00BC46F0">
      <w:pPr>
        <w:numPr>
          <w:ilvl w:val="0"/>
          <w:numId w:val="17"/>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Backend</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Node.js 20 LTS + Express (REST API JSON, </w:t>
      </w:r>
      <w:proofErr w:type="spellStart"/>
      <w:r>
        <w:rPr>
          <w:rFonts w:ascii="Calibri" w:eastAsia="Times New Roman" w:hAnsi="Calibri" w:cs="Calibri"/>
          <w:color w:val="1F2937"/>
          <w:sz w:val="21"/>
          <w:szCs w:val="21"/>
        </w:rPr>
        <w:t>query</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parameterized</w:t>
      </w:r>
      <w:proofErr w:type="spellEnd"/>
      <w:r>
        <w:rPr>
          <w:rFonts w:ascii="Calibri" w:eastAsia="Times New Roman" w:hAnsi="Calibri" w:cs="Calibri"/>
          <w:color w:val="1F2937"/>
          <w:sz w:val="21"/>
          <w:szCs w:val="21"/>
        </w:rPr>
        <w:t xml:space="preserve"> via </w:t>
      </w:r>
      <w:r>
        <w:rPr>
          <w:rStyle w:val="KodeHTML"/>
          <w:color w:val="1F2937"/>
        </w:rPr>
        <w:t>mysql2</w:t>
      </w:r>
      <w:r>
        <w:rPr>
          <w:rFonts w:ascii="Calibri" w:eastAsia="Times New Roman" w:hAnsi="Calibri" w:cs="Calibri"/>
          <w:color w:val="1F2937"/>
          <w:sz w:val="21"/>
          <w:szCs w:val="21"/>
        </w:rPr>
        <w:t>).</w:t>
      </w:r>
    </w:p>
    <w:p w14:paraId="6A40A739" w14:textId="77777777" w:rsidR="00BC46F0" w:rsidRDefault="00BC46F0">
      <w:pPr>
        <w:numPr>
          <w:ilvl w:val="0"/>
          <w:numId w:val="17"/>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Database</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MariaDB</w:t>
      </w:r>
      <w:proofErr w:type="spellEnd"/>
      <w:r>
        <w:rPr>
          <w:rFonts w:ascii="Calibri" w:eastAsia="Times New Roman" w:hAnsi="Calibri" w:cs="Calibri"/>
          <w:color w:val="1F2937"/>
          <w:sz w:val="21"/>
          <w:szCs w:val="21"/>
        </w:rPr>
        <w:t xml:space="preserve"> 11+ / </w:t>
      </w:r>
      <w:proofErr w:type="spellStart"/>
      <w:r>
        <w:rPr>
          <w:rFonts w:ascii="Calibri" w:eastAsia="Times New Roman" w:hAnsi="Calibri" w:cs="Calibri"/>
          <w:color w:val="1F2937"/>
          <w:sz w:val="21"/>
          <w:szCs w:val="21"/>
        </w:rPr>
        <w:t>MySQL</w:t>
      </w:r>
      <w:proofErr w:type="spellEnd"/>
      <w:r>
        <w:rPr>
          <w:rFonts w:ascii="Calibri" w:eastAsia="Times New Roman" w:hAnsi="Calibri" w:cs="Calibri"/>
          <w:color w:val="1F2937"/>
          <w:sz w:val="21"/>
          <w:szCs w:val="21"/>
        </w:rPr>
        <w:t xml:space="preserve"> 8+ (skema final: Bagian 34), berjalan di </w:t>
      </w:r>
      <w:proofErr w:type="spellStart"/>
      <w:r>
        <w:rPr>
          <w:rFonts w:ascii="Calibri" w:eastAsia="Times New Roman" w:hAnsi="Calibri" w:cs="Calibri"/>
          <w:color w:val="1F2937"/>
          <w:sz w:val="21"/>
          <w:szCs w:val="21"/>
        </w:rPr>
        <w:t>stack</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EnvKit</w:t>
      </w:r>
      <w:proofErr w:type="spellEnd"/>
      <w:r>
        <w:rPr>
          <w:rFonts w:ascii="Calibri" w:eastAsia="Times New Roman" w:hAnsi="Calibri" w:cs="Calibri"/>
          <w:color w:val="1F2937"/>
          <w:sz w:val="21"/>
          <w:szCs w:val="21"/>
        </w:rPr>
        <w:t xml:space="preserve">; dikelola via </w:t>
      </w:r>
      <w:proofErr w:type="spellStart"/>
      <w:r>
        <w:rPr>
          <w:rFonts w:ascii="Calibri" w:eastAsia="Times New Roman" w:hAnsi="Calibri" w:cs="Calibri"/>
          <w:color w:val="1F2937"/>
          <w:sz w:val="21"/>
          <w:szCs w:val="21"/>
        </w:rPr>
        <w:t>phpMyAdmin</w:t>
      </w:r>
      <w:proofErr w:type="spellEnd"/>
      <w:r>
        <w:rPr>
          <w:rFonts w:ascii="Calibri" w:eastAsia="Times New Roman" w:hAnsi="Calibri" w:cs="Calibri"/>
          <w:color w:val="1F2937"/>
          <w:sz w:val="21"/>
          <w:szCs w:val="21"/>
        </w:rPr>
        <w:t>.</w:t>
      </w:r>
    </w:p>
    <w:p w14:paraId="4D5C20C7" w14:textId="77777777" w:rsidR="00BC46F0" w:rsidRDefault="00BC46F0">
      <w:pPr>
        <w:numPr>
          <w:ilvl w:val="0"/>
          <w:numId w:val="17"/>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Frontend</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React</w:t>
      </w:r>
      <w:proofErr w:type="spellEnd"/>
      <w:r>
        <w:rPr>
          <w:rFonts w:ascii="Calibri" w:eastAsia="Times New Roman" w:hAnsi="Calibri" w:cs="Calibri"/>
          <w:color w:val="1F2937"/>
          <w:sz w:val="21"/>
          <w:szCs w:val="21"/>
        </w:rPr>
        <w:t xml:space="preserve"> 18 + </w:t>
      </w:r>
      <w:proofErr w:type="spellStart"/>
      <w:r>
        <w:rPr>
          <w:rFonts w:ascii="Calibri" w:eastAsia="Times New Roman" w:hAnsi="Calibri" w:cs="Calibri"/>
          <w:color w:val="1F2937"/>
          <w:sz w:val="21"/>
          <w:szCs w:val="21"/>
        </w:rPr>
        <w:t>Tailwind</w:t>
      </w:r>
      <w:proofErr w:type="spellEnd"/>
      <w:r>
        <w:rPr>
          <w:rFonts w:ascii="Calibri" w:eastAsia="Times New Roman" w:hAnsi="Calibri" w:cs="Calibri"/>
          <w:color w:val="1F2937"/>
          <w:sz w:val="21"/>
          <w:szCs w:val="21"/>
        </w:rPr>
        <w:t xml:space="preserve"> CSS (SPA), </w:t>
      </w:r>
      <w:proofErr w:type="spellStart"/>
      <w:r>
        <w:rPr>
          <w:rStyle w:val="KodeHTML"/>
          <w:color w:val="1F2937"/>
        </w:rPr>
        <w:t>fetch</w:t>
      </w:r>
      <w:proofErr w:type="spellEnd"/>
      <w:r>
        <w:rPr>
          <w:rFonts w:ascii="Calibri" w:eastAsia="Times New Roman" w:hAnsi="Calibri" w:cs="Calibri"/>
          <w:color w:val="1F2937"/>
          <w:sz w:val="21"/>
          <w:szCs w:val="21"/>
        </w:rPr>
        <w:t>/</w:t>
      </w:r>
      <w:proofErr w:type="spellStart"/>
      <w:r>
        <w:rPr>
          <w:rFonts w:ascii="Calibri" w:eastAsia="Times New Roman" w:hAnsi="Calibri" w:cs="Calibri"/>
          <w:color w:val="1F2937"/>
          <w:sz w:val="21"/>
          <w:szCs w:val="21"/>
        </w:rPr>
        <w:t>Axios</w:t>
      </w:r>
      <w:proofErr w:type="spellEnd"/>
      <w:r>
        <w:rPr>
          <w:rFonts w:ascii="Calibri" w:eastAsia="Times New Roman" w:hAnsi="Calibri" w:cs="Calibri"/>
          <w:color w:val="1F2937"/>
          <w:sz w:val="21"/>
          <w:szCs w:val="21"/>
        </w:rPr>
        <w:t xml:space="preserve"> untuk konsumsi REST API.</w:t>
      </w:r>
    </w:p>
    <w:p w14:paraId="626261C9" w14:textId="77777777" w:rsidR="00BC46F0" w:rsidRDefault="00BC46F0">
      <w:pPr>
        <w:numPr>
          <w:ilvl w:val="0"/>
          <w:numId w:val="17"/>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Grafik:</w:t>
      </w:r>
      <w:r>
        <w:rPr>
          <w:rFonts w:ascii="Calibri" w:eastAsia="Times New Roman" w:hAnsi="Calibri" w:cs="Calibri"/>
          <w:color w:val="1F2937"/>
          <w:sz w:val="21"/>
          <w:szCs w:val="21"/>
        </w:rPr>
        <w:t xml:space="preserve"> Chart.js untuk </w:t>
      </w:r>
      <w:proofErr w:type="spellStart"/>
      <w:r>
        <w:rPr>
          <w:rFonts w:ascii="Calibri" w:eastAsia="Times New Roman" w:hAnsi="Calibri" w:cs="Calibri"/>
          <w:color w:val="1F2937"/>
          <w:sz w:val="21"/>
          <w:szCs w:val="21"/>
        </w:rPr>
        <w:t>dashboard</w:t>
      </w:r>
      <w:proofErr w:type="spellEnd"/>
      <w:r>
        <w:rPr>
          <w:rFonts w:ascii="Calibri" w:eastAsia="Times New Roman" w:hAnsi="Calibri" w:cs="Calibri"/>
          <w:color w:val="1F2937"/>
          <w:sz w:val="21"/>
          <w:szCs w:val="21"/>
        </w:rPr>
        <w:t xml:space="preserve"> ringkasan.</w:t>
      </w:r>
    </w:p>
    <w:p w14:paraId="734E40A5" w14:textId="77777777" w:rsidR="00BC46F0" w:rsidRDefault="00BC46F0">
      <w:pPr>
        <w:numPr>
          <w:ilvl w:val="0"/>
          <w:numId w:val="17"/>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Auth</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bcrypt</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hash</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password</w:t>
      </w:r>
      <w:proofErr w:type="spellEnd"/>
      <w:r>
        <w:rPr>
          <w:rFonts w:ascii="Calibri" w:eastAsia="Times New Roman" w:hAnsi="Calibri" w:cs="Calibri"/>
          <w:color w:val="1F2937"/>
          <w:sz w:val="21"/>
          <w:szCs w:val="21"/>
        </w:rPr>
        <w:t xml:space="preserve">) + JWT dalam </w:t>
      </w:r>
      <w:proofErr w:type="spellStart"/>
      <w:r>
        <w:rPr>
          <w:rFonts w:ascii="Calibri" w:eastAsia="Times New Roman" w:hAnsi="Calibri" w:cs="Calibri"/>
          <w:color w:val="1F2937"/>
          <w:sz w:val="21"/>
          <w:szCs w:val="21"/>
        </w:rPr>
        <w:t>cookie</w:t>
      </w:r>
      <w:proofErr w:type="spellEnd"/>
      <w:r>
        <w:rPr>
          <w:rFonts w:ascii="Calibri" w:eastAsia="Times New Roman" w:hAnsi="Calibri" w:cs="Calibri"/>
          <w:color w:val="1F2937"/>
          <w:sz w:val="21"/>
          <w:szCs w:val="21"/>
        </w:rPr>
        <w:t xml:space="preserve"> </w:t>
      </w:r>
      <w:proofErr w:type="spellStart"/>
      <w:r>
        <w:rPr>
          <w:rStyle w:val="KodeHTML"/>
          <w:color w:val="1F2937"/>
        </w:rPr>
        <w:t>HttpOnly</w:t>
      </w:r>
      <w:proofErr w:type="spellEnd"/>
      <w:r>
        <w:rPr>
          <w:rFonts w:ascii="Calibri" w:eastAsia="Times New Roman" w:hAnsi="Calibri" w:cs="Calibri"/>
          <w:color w:val="1F2937"/>
          <w:sz w:val="21"/>
          <w:szCs w:val="21"/>
        </w:rPr>
        <w:t xml:space="preserve">, </w:t>
      </w:r>
      <w:proofErr w:type="spellStart"/>
      <w:r>
        <w:rPr>
          <w:rStyle w:val="KodeHTML"/>
          <w:color w:val="1F2937"/>
        </w:rPr>
        <w:t>SameSite</w:t>
      </w:r>
      <w:proofErr w:type="spellEnd"/>
      <w:r>
        <w:rPr>
          <w:rStyle w:val="KodeHTML"/>
          <w:color w:val="1F2937"/>
        </w:rPr>
        <w:t>=</w:t>
      </w:r>
      <w:proofErr w:type="spellStart"/>
      <w:r>
        <w:rPr>
          <w:rStyle w:val="KodeHTML"/>
          <w:color w:val="1F2937"/>
        </w:rPr>
        <w:t>Lax</w:t>
      </w:r>
      <w:proofErr w:type="spellEnd"/>
      <w:r>
        <w:rPr>
          <w:rFonts w:ascii="Calibri" w:eastAsia="Times New Roman" w:hAnsi="Calibri" w:cs="Calibri"/>
          <w:color w:val="1F2937"/>
          <w:sz w:val="21"/>
          <w:szCs w:val="21"/>
        </w:rPr>
        <w:t>.</w:t>
      </w:r>
    </w:p>
    <w:p w14:paraId="1C12F7F9" w14:textId="77777777" w:rsidR="00BC46F0" w:rsidRDefault="00BC46F0">
      <w:pPr>
        <w:numPr>
          <w:ilvl w:val="0"/>
          <w:numId w:val="17"/>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Hosting</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platform </w:t>
      </w:r>
      <w:proofErr w:type="spellStart"/>
      <w:r>
        <w:rPr>
          <w:rFonts w:ascii="Calibri" w:eastAsia="Times New Roman" w:hAnsi="Calibri" w:cs="Calibri"/>
          <w:color w:val="1F2937"/>
          <w:sz w:val="21"/>
          <w:szCs w:val="21"/>
        </w:rPr>
        <w:t>hosting</w:t>
      </w:r>
      <w:proofErr w:type="spellEnd"/>
      <w:r>
        <w:rPr>
          <w:rFonts w:ascii="Calibri" w:eastAsia="Times New Roman" w:hAnsi="Calibri" w:cs="Calibri"/>
          <w:color w:val="1F2937"/>
          <w:sz w:val="21"/>
          <w:szCs w:val="21"/>
        </w:rPr>
        <w:t xml:space="preserve"> Node.js / VPS; </w:t>
      </w:r>
      <w:proofErr w:type="spellStart"/>
      <w:r>
        <w:rPr>
          <w:rFonts w:ascii="Calibri" w:eastAsia="Times New Roman" w:hAnsi="Calibri" w:cs="Calibri"/>
          <w:color w:val="1F2937"/>
          <w:sz w:val="21"/>
          <w:szCs w:val="21"/>
        </w:rPr>
        <w:t>database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MySQL</w:t>
      </w:r>
      <w:proofErr w:type="spellEnd"/>
      <w:r>
        <w:rPr>
          <w:rFonts w:ascii="Calibri" w:eastAsia="Times New Roman" w:hAnsi="Calibri" w:cs="Calibri"/>
          <w:color w:val="1F2937"/>
          <w:sz w:val="21"/>
          <w:szCs w:val="21"/>
        </w:rPr>
        <w:t>/</w:t>
      </w:r>
      <w:proofErr w:type="spellStart"/>
      <w:r>
        <w:rPr>
          <w:rFonts w:ascii="Calibri" w:eastAsia="Times New Roman" w:hAnsi="Calibri" w:cs="Calibri"/>
          <w:color w:val="1F2937"/>
          <w:sz w:val="21"/>
          <w:szCs w:val="21"/>
        </w:rPr>
        <w:t>MariaDB</w:t>
      </w:r>
      <w:proofErr w:type="spellEnd"/>
      <w:r>
        <w:rPr>
          <w:rFonts w:ascii="Calibri" w:eastAsia="Times New Roman" w:hAnsi="Calibri" w:cs="Calibri"/>
          <w:color w:val="1F2937"/>
          <w:sz w:val="21"/>
          <w:szCs w:val="21"/>
        </w:rPr>
        <w:t xml:space="preserve"> lokal (</w:t>
      </w:r>
      <w:proofErr w:type="spellStart"/>
      <w:r>
        <w:rPr>
          <w:rFonts w:ascii="Calibri" w:eastAsia="Times New Roman" w:hAnsi="Calibri" w:cs="Calibri"/>
          <w:color w:val="1F2937"/>
          <w:sz w:val="21"/>
          <w:szCs w:val="21"/>
        </w:rPr>
        <w:t>dev</w:t>
      </w:r>
      <w:proofErr w:type="spellEnd"/>
      <w:r>
        <w:rPr>
          <w:rFonts w:ascii="Calibri" w:eastAsia="Times New Roman" w:hAnsi="Calibri" w:cs="Calibri"/>
          <w:color w:val="1F2937"/>
          <w:sz w:val="21"/>
          <w:szCs w:val="21"/>
        </w:rPr>
        <w:t xml:space="preserve">, via </w:t>
      </w:r>
      <w:proofErr w:type="spellStart"/>
      <w:r>
        <w:rPr>
          <w:rFonts w:ascii="Calibri" w:eastAsia="Times New Roman" w:hAnsi="Calibri" w:cs="Calibri"/>
          <w:color w:val="1F2937"/>
          <w:sz w:val="21"/>
          <w:szCs w:val="21"/>
        </w:rPr>
        <w:t>EnvKit</w:t>
      </w:r>
      <w:proofErr w:type="spellEnd"/>
      <w:r>
        <w:rPr>
          <w:rFonts w:ascii="Calibri" w:eastAsia="Times New Roman" w:hAnsi="Calibri" w:cs="Calibri"/>
          <w:color w:val="1F2937"/>
          <w:sz w:val="21"/>
          <w:szCs w:val="21"/>
        </w:rPr>
        <w:t>) atau terkelola (demo).</w:t>
      </w:r>
    </w:p>
    <w:p w14:paraId="1EBFD304" w14:textId="77777777" w:rsidR="00BC46F0" w:rsidRDefault="00BC46F0">
      <w:pPr>
        <w:pStyle w:val="Judul3"/>
        <w:rPr>
          <w:rFonts w:ascii="Calibri" w:eastAsia="Times New Roman" w:hAnsi="Calibri" w:cs="Calibri"/>
        </w:rPr>
      </w:pPr>
      <w:r>
        <w:rPr>
          <w:rFonts w:ascii="Calibri" w:eastAsia="Times New Roman" w:hAnsi="Calibri" w:cs="Calibri"/>
        </w:rPr>
        <w:t xml:space="preserve">Opsi </w:t>
      </w:r>
      <w:proofErr w:type="spellStart"/>
      <w:r>
        <w:rPr>
          <w:rFonts w:ascii="Calibri" w:eastAsia="Times New Roman" w:hAnsi="Calibri" w:cs="Calibri"/>
        </w:rPr>
        <w:t>Deployment</w:t>
      </w:r>
      <w:proofErr w:type="spellEnd"/>
      <w:r>
        <w:rPr>
          <w:rFonts w:ascii="Calibri" w:eastAsia="Times New Roman" w:hAnsi="Calibri" w:cs="Calibri"/>
        </w:rPr>
        <w:t xml:space="preserve"> (</w:t>
      </w:r>
      <w:proofErr w:type="spellStart"/>
      <w:r>
        <w:rPr>
          <w:rFonts w:ascii="Calibri" w:eastAsia="Times New Roman" w:hAnsi="Calibri" w:cs="Calibri"/>
        </w:rPr>
        <w:t>Rumahweb</w:t>
      </w:r>
      <w:proofErr w:type="spellEnd"/>
      <w:r>
        <w:rPr>
          <w:rFonts w:ascii="Calibri" w:eastAsia="Times New Roman" w:hAnsi="Calibri" w:cs="Calibri"/>
        </w:rPr>
        <w:t xml:space="preserve"> &amp; sejenisnya)</w:t>
      </w:r>
    </w:p>
    <w:tbl>
      <w:tblPr>
        <w:tblW w:w="5000" w:type="pct"/>
        <w:tblCellMar>
          <w:top w:w="15" w:type="dxa"/>
          <w:left w:w="15" w:type="dxa"/>
          <w:bottom w:w="15" w:type="dxa"/>
          <w:right w:w="15" w:type="dxa"/>
        </w:tblCellMar>
        <w:tblLook w:val="04A0" w:firstRow="1" w:lastRow="0" w:firstColumn="1" w:lastColumn="0" w:noHBand="0" w:noVBand="1"/>
      </w:tblPr>
      <w:tblGrid>
        <w:gridCol w:w="2258"/>
        <w:gridCol w:w="3489"/>
        <w:gridCol w:w="3263"/>
      </w:tblGrid>
      <w:tr w:rsidR="00A2085B" w14:paraId="0E72CFB7"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00F05D6"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Opsi</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1B5FC43A"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Cara</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3F7A49C"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Catatan</w:t>
            </w:r>
          </w:p>
        </w:tc>
      </w:tr>
      <w:tr w:rsidR="00A2085B" w14:paraId="6113128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5974731"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t>Shared</w:t>
            </w:r>
            <w:proofErr w:type="spellEnd"/>
            <w:r>
              <w:rPr>
                <w:rStyle w:val="Kuat"/>
                <w:rFonts w:ascii="Calibri" w:eastAsia="Times New Roman" w:hAnsi="Calibri" w:cs="Calibri"/>
                <w:color w:val="1F2937"/>
                <w:sz w:val="18"/>
                <w:szCs w:val="18"/>
              </w:rPr>
              <w:t>/</w:t>
            </w:r>
            <w:proofErr w:type="spellStart"/>
            <w:r>
              <w:rPr>
                <w:rStyle w:val="Kuat"/>
                <w:rFonts w:ascii="Calibri" w:eastAsia="Times New Roman" w:hAnsi="Calibri" w:cs="Calibri"/>
                <w:color w:val="1F2937"/>
                <w:sz w:val="18"/>
                <w:szCs w:val="18"/>
              </w:rPr>
              <w:t>cPanel</w:t>
            </w:r>
            <w:proofErr w:type="spellEnd"/>
            <w:r>
              <w:rPr>
                <w:rStyle w:val="Kuat"/>
                <w:rFonts w:ascii="Calibri" w:eastAsia="Times New Roman" w:hAnsi="Calibri" w:cs="Calibri"/>
                <w:color w:val="1F2937"/>
                <w:sz w:val="18"/>
                <w:szCs w:val="18"/>
              </w:rPr>
              <w:t xml:space="preserve"> </w:t>
            </w:r>
            <w:proofErr w:type="spellStart"/>
            <w:r>
              <w:rPr>
                <w:rStyle w:val="Kuat"/>
                <w:rFonts w:ascii="Calibri" w:eastAsia="Times New Roman" w:hAnsi="Calibri" w:cs="Calibri"/>
                <w:color w:val="1F2937"/>
                <w:sz w:val="18"/>
                <w:szCs w:val="18"/>
              </w:rPr>
              <w:t>hosting</w:t>
            </w:r>
            <w:proofErr w:type="spellEnd"/>
            <w:r>
              <w:rPr>
                <w:rStyle w:val="Kuat"/>
                <w:rFonts w:ascii="Calibri" w:eastAsia="Times New Roman" w:hAnsi="Calibri" w:cs="Calibri"/>
                <w:color w:val="1F2937"/>
                <w:sz w:val="18"/>
                <w:szCs w:val="18"/>
              </w:rPr>
              <w:t xml:space="preserve"> dengan Node.js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79306FA"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Frontend</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build</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React</w:t>
            </w:r>
            <w:proofErr w:type="spellEnd"/>
            <w:r>
              <w:rPr>
                <w:rFonts w:ascii="Calibri" w:eastAsia="Times New Roman" w:hAnsi="Calibri" w:cs="Calibri"/>
                <w:color w:val="1F2937"/>
                <w:sz w:val="18"/>
                <w:szCs w:val="18"/>
              </w:rPr>
              <w:t xml:space="preserve"> (</w:t>
            </w:r>
            <w:proofErr w:type="spellStart"/>
            <w:r>
              <w:rPr>
                <w:rStyle w:val="KodeHTML"/>
                <w:color w:val="1F2937"/>
              </w:rPr>
              <w:t>dist</w:t>
            </w:r>
            <w:proofErr w:type="spellEnd"/>
            <w:r>
              <w:rPr>
                <w:rStyle w:val="KodeHTML"/>
                <w:color w:val="1F2937"/>
              </w:rPr>
              <w:t>/</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di-upload</w:t>
            </w:r>
            <w:proofErr w:type="spellEnd"/>
            <w:r>
              <w:rPr>
                <w:rFonts w:ascii="Calibri" w:eastAsia="Times New Roman" w:hAnsi="Calibri" w:cs="Calibri"/>
                <w:color w:val="1F2937"/>
                <w:sz w:val="18"/>
                <w:szCs w:val="18"/>
              </w:rPr>
              <w:t xml:space="preserve"> ke </w:t>
            </w:r>
            <w:proofErr w:type="spellStart"/>
            <w:r>
              <w:rPr>
                <w:rStyle w:val="KodeHTML"/>
                <w:color w:val="1F2937"/>
              </w:rPr>
              <w:t>public_html</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Backend</w:t>
            </w:r>
            <w:proofErr w:type="spellEnd"/>
            <w:r>
              <w:rPr>
                <w:rFonts w:ascii="Calibri" w:eastAsia="Times New Roman" w:hAnsi="Calibri" w:cs="Calibri"/>
                <w:color w:val="1F2937"/>
                <w:sz w:val="18"/>
                <w:szCs w:val="18"/>
              </w:rPr>
              <w:t xml:space="preserve">: fitur </w:t>
            </w:r>
            <w:proofErr w:type="spellStart"/>
            <w:r>
              <w:rPr>
                <w:rFonts w:ascii="Calibri" w:eastAsia="Times New Roman" w:hAnsi="Calibri" w:cs="Calibri"/>
                <w:color w:val="1F2937"/>
                <w:sz w:val="18"/>
                <w:szCs w:val="18"/>
              </w:rPr>
              <w:t>cPanel</w:t>
            </w:r>
            <w:proofErr w:type="spellEnd"/>
            <w:r>
              <w:rPr>
                <w:rFonts w:ascii="Calibri" w:eastAsia="Times New Roman" w:hAnsi="Calibri" w:cs="Calibri"/>
                <w:color w:val="1F2937"/>
                <w:sz w:val="18"/>
                <w:szCs w:val="18"/>
              </w:rPr>
              <w:t xml:space="preserve"> </w:t>
            </w:r>
            <w:r>
              <w:rPr>
                <w:rStyle w:val="Kuat"/>
                <w:rFonts w:ascii="Calibri" w:eastAsia="Times New Roman" w:hAnsi="Calibri" w:cs="Calibri"/>
                <w:color w:val="1F2937"/>
                <w:sz w:val="18"/>
                <w:szCs w:val="18"/>
              </w:rPr>
              <w:t xml:space="preserve">Setup Node.js </w:t>
            </w:r>
            <w:proofErr w:type="spellStart"/>
            <w:r>
              <w:rPr>
                <w:rStyle w:val="Kuat"/>
                <w:rFonts w:ascii="Calibri" w:eastAsia="Times New Roman" w:hAnsi="Calibri" w:cs="Calibri"/>
                <w:color w:val="1F2937"/>
                <w:sz w:val="18"/>
                <w:szCs w:val="18"/>
              </w:rPr>
              <w:t>App</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Passenger</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startup</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file</w:t>
            </w:r>
            <w:proofErr w:type="spellEnd"/>
            <w:r>
              <w:rPr>
                <w:rFonts w:ascii="Calibri" w:eastAsia="Times New Roman" w:hAnsi="Calibri" w:cs="Calibri"/>
                <w:color w:val="1F2937"/>
                <w:sz w:val="18"/>
                <w:szCs w:val="18"/>
              </w:rPr>
              <w:t xml:space="preserve"> </w:t>
            </w:r>
            <w:proofErr w:type="spellStart"/>
            <w:r>
              <w:rPr>
                <w:rStyle w:val="KodeHTML"/>
                <w:color w:val="1F2937"/>
              </w:rPr>
              <w:t>src</w:t>
            </w:r>
            <w:proofErr w:type="spellEnd"/>
            <w:r>
              <w:rPr>
                <w:rStyle w:val="KodeHTML"/>
                <w:color w:val="1F2937"/>
              </w:rPr>
              <w:t>/server.js</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env</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var</w:t>
            </w:r>
            <w:proofErr w:type="spellEnd"/>
            <w:r>
              <w:rPr>
                <w:rFonts w:ascii="Calibri" w:eastAsia="Times New Roman" w:hAnsi="Calibri" w:cs="Calibri"/>
                <w:color w:val="1F2937"/>
                <w:sz w:val="18"/>
                <w:szCs w:val="18"/>
              </w:rPr>
              <w:t xml:space="preserve"> diisi di panel (PORT, DB_*, JWT_SECRET, CORS_ORIGIN).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E7F9F67"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Rumahweb</w:t>
            </w:r>
            <w:proofErr w:type="spellEnd"/>
            <w:r>
              <w:rPr>
                <w:rFonts w:ascii="Calibri" w:eastAsia="Times New Roman" w:hAnsi="Calibri" w:cs="Calibri"/>
                <w:color w:val="1F2937"/>
                <w:sz w:val="18"/>
                <w:szCs w:val="18"/>
              </w:rPr>
              <w:t xml:space="preserve"> punya panduan resmi </w:t>
            </w:r>
            <w:r>
              <w:rPr>
                <w:rStyle w:val="Penekanan"/>
                <w:rFonts w:ascii="Calibri" w:eastAsia="Times New Roman" w:hAnsi="Calibri" w:cs="Calibri"/>
                <w:color w:val="1F2937"/>
                <w:sz w:val="18"/>
                <w:szCs w:val="18"/>
              </w:rPr>
              <w:t xml:space="preserve">"Cara </w:t>
            </w:r>
            <w:proofErr w:type="spellStart"/>
            <w:r>
              <w:rPr>
                <w:rStyle w:val="Penekanan"/>
                <w:rFonts w:ascii="Calibri" w:eastAsia="Times New Roman" w:hAnsi="Calibri" w:cs="Calibri"/>
                <w:color w:val="1F2937"/>
                <w:sz w:val="18"/>
                <w:szCs w:val="18"/>
              </w:rPr>
              <w:t>Install</w:t>
            </w:r>
            <w:proofErr w:type="spellEnd"/>
            <w:r>
              <w:rPr>
                <w:rStyle w:val="Penekanan"/>
                <w:rFonts w:ascii="Calibri" w:eastAsia="Times New Roman" w:hAnsi="Calibri" w:cs="Calibri"/>
                <w:color w:val="1F2937"/>
                <w:sz w:val="18"/>
                <w:szCs w:val="18"/>
              </w:rPr>
              <w:t xml:space="preserve"> </w:t>
            </w:r>
            <w:proofErr w:type="spellStart"/>
            <w:r>
              <w:rPr>
                <w:rStyle w:val="Penekanan"/>
                <w:rFonts w:ascii="Calibri" w:eastAsia="Times New Roman" w:hAnsi="Calibri" w:cs="Calibri"/>
                <w:color w:val="1F2937"/>
                <w:sz w:val="18"/>
                <w:szCs w:val="18"/>
              </w:rPr>
              <w:t>NodeJS</w:t>
            </w:r>
            <w:proofErr w:type="spellEnd"/>
            <w:r>
              <w:rPr>
                <w:rStyle w:val="Penekanan"/>
                <w:rFonts w:ascii="Calibri" w:eastAsia="Times New Roman" w:hAnsi="Calibri" w:cs="Calibri"/>
                <w:color w:val="1F2937"/>
                <w:sz w:val="18"/>
                <w:szCs w:val="18"/>
              </w:rPr>
              <w:t xml:space="preserve"> di </w:t>
            </w:r>
            <w:proofErr w:type="spellStart"/>
            <w:r>
              <w:rPr>
                <w:rStyle w:val="Penekanan"/>
                <w:rFonts w:ascii="Calibri" w:eastAsia="Times New Roman" w:hAnsi="Calibri" w:cs="Calibri"/>
                <w:color w:val="1F2937"/>
                <w:sz w:val="18"/>
                <w:szCs w:val="18"/>
              </w:rPr>
              <w:t>cPanel</w:t>
            </w:r>
            <w:proofErr w:type="spellEnd"/>
            <w:r>
              <w:rPr>
                <w:rStyle w:val="Penekanan"/>
                <w:rFonts w:ascii="Calibri" w:eastAsia="Times New Roman" w:hAnsi="Calibri" w:cs="Calibri"/>
                <w:color w:val="1F2937"/>
                <w:sz w:val="18"/>
                <w:szCs w:val="18"/>
              </w:rPr>
              <w:t xml:space="preserve"> </w:t>
            </w:r>
            <w:proofErr w:type="spellStart"/>
            <w:r>
              <w:rPr>
                <w:rStyle w:val="Penekanan"/>
                <w:rFonts w:ascii="Calibri" w:eastAsia="Times New Roman" w:hAnsi="Calibri" w:cs="Calibri"/>
                <w:color w:val="1F2937"/>
                <w:sz w:val="18"/>
                <w:szCs w:val="18"/>
              </w:rPr>
              <w:t>Hosting</w:t>
            </w:r>
            <w:proofErr w:type="spellEnd"/>
            <w:r>
              <w:rPr>
                <w:rStyle w:val="Penekanan"/>
                <w:rFonts w:ascii="Calibri" w:eastAsia="Times New Roman" w:hAnsi="Calibri" w:cs="Calibri"/>
                <w:color w:val="1F2937"/>
                <w:sz w:val="18"/>
                <w:szCs w:val="18"/>
              </w:rPr>
              <w:t>"</w:t>
            </w:r>
            <w:r>
              <w:rPr>
                <w:rFonts w:ascii="Calibri" w:eastAsia="Times New Roman" w:hAnsi="Calibri" w:cs="Calibri"/>
                <w:color w:val="1F2937"/>
                <w:sz w:val="18"/>
                <w:szCs w:val="18"/>
              </w:rPr>
              <w:t xml:space="preserve">. </w:t>
            </w:r>
            <w:r>
              <w:rPr>
                <w:rStyle w:val="Kuat"/>
                <w:rFonts w:ascii="Calibri" w:eastAsia="Times New Roman" w:hAnsi="Calibri" w:cs="Calibri"/>
                <w:color w:val="1F2937"/>
                <w:sz w:val="18"/>
                <w:szCs w:val="18"/>
              </w:rPr>
              <w:t xml:space="preserve">Wajib konfirmasi ke </w:t>
            </w:r>
            <w:proofErr w:type="spellStart"/>
            <w:r>
              <w:rPr>
                <w:rStyle w:val="Kuat"/>
                <w:rFonts w:ascii="Calibri" w:eastAsia="Times New Roman" w:hAnsi="Calibri" w:cs="Calibri"/>
                <w:color w:val="1F2937"/>
                <w:sz w:val="18"/>
                <w:szCs w:val="18"/>
              </w:rPr>
              <w:t>support</w:t>
            </w:r>
            <w:proofErr w:type="spellEnd"/>
            <w:r>
              <w:rPr>
                <w:rStyle w:val="Kuat"/>
                <w:rFonts w:ascii="Calibri" w:eastAsia="Times New Roman" w:hAnsi="Calibri" w:cs="Calibri"/>
                <w:color w:val="1F2937"/>
                <w:sz w:val="18"/>
                <w:szCs w:val="18"/>
              </w:rPr>
              <w:t xml:space="preserve"> bahwa paket memuat fitur Setup Node.js </w:t>
            </w:r>
            <w:proofErr w:type="spellStart"/>
            <w:r>
              <w:rPr>
                <w:rStyle w:val="Kuat"/>
                <w:rFonts w:ascii="Calibri" w:eastAsia="Times New Roman" w:hAnsi="Calibri" w:cs="Calibri"/>
                <w:color w:val="1F2937"/>
                <w:sz w:val="18"/>
                <w:szCs w:val="18"/>
              </w:rPr>
              <w:t>App</w:t>
            </w:r>
            <w:proofErr w:type="spellEnd"/>
            <w:r>
              <w:rPr>
                <w:rStyle w:val="Kuat"/>
                <w:rFonts w:ascii="Calibri" w:eastAsia="Times New Roman" w:hAnsi="Calibri" w:cs="Calibri"/>
                <w:color w:val="1F2937"/>
                <w:sz w:val="18"/>
                <w:szCs w:val="18"/>
              </w:rPr>
              <w:t>.</w:t>
            </w:r>
            <w:r>
              <w:rPr>
                <w:rFonts w:ascii="Calibri" w:eastAsia="Times New Roman" w:hAnsi="Calibri" w:cs="Calibri"/>
                <w:color w:val="1F2937"/>
                <w:sz w:val="18"/>
                <w:szCs w:val="18"/>
              </w:rPr>
              <w:t xml:space="preserve"> Cukup untuk demo </w:t>
            </w:r>
            <w:proofErr w:type="spellStart"/>
            <w:r>
              <w:rPr>
                <w:rFonts w:ascii="Calibri" w:eastAsia="Times New Roman" w:hAnsi="Calibri" w:cs="Calibri"/>
                <w:color w:val="1F2937"/>
                <w:sz w:val="18"/>
                <w:szCs w:val="18"/>
              </w:rPr>
              <w:t>Capstone</w:t>
            </w:r>
            <w:proofErr w:type="spellEnd"/>
            <w:r>
              <w:rPr>
                <w:rFonts w:ascii="Calibri" w:eastAsia="Times New Roman" w:hAnsi="Calibri" w:cs="Calibri"/>
                <w:color w:val="1F2937"/>
                <w:sz w:val="18"/>
                <w:szCs w:val="18"/>
              </w:rPr>
              <w:t xml:space="preserve"> (limit CPU/RAM/</w:t>
            </w:r>
            <w:proofErr w:type="spellStart"/>
            <w:r>
              <w:rPr>
                <w:rFonts w:ascii="Calibri" w:eastAsia="Times New Roman" w:hAnsi="Calibri" w:cs="Calibri"/>
                <w:color w:val="1F2937"/>
                <w:sz w:val="18"/>
                <w:szCs w:val="18"/>
              </w:rPr>
              <w:t>idle</w:t>
            </w:r>
            <w:proofErr w:type="spellEnd"/>
            <w:r>
              <w:rPr>
                <w:rFonts w:ascii="Calibri" w:eastAsia="Times New Roman" w:hAnsi="Calibri" w:cs="Calibri"/>
                <w:color w:val="1F2937"/>
                <w:sz w:val="18"/>
                <w:szCs w:val="18"/>
              </w:rPr>
              <w:t xml:space="preserve"> normal).</w:t>
            </w:r>
          </w:p>
        </w:tc>
      </w:tr>
      <w:tr w:rsidR="00A2085B" w14:paraId="10D6899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3BB86C9"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lastRenderedPageBreak/>
              <w:t>VPS</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Rumahweb</w:t>
            </w:r>
            <w:proofErr w:type="spellEnd"/>
            <w:r>
              <w:rPr>
                <w:rFonts w:ascii="Calibri" w:eastAsia="Times New Roman" w:hAnsi="Calibri" w:cs="Calibri"/>
                <w:color w:val="1F2937"/>
                <w:sz w:val="18"/>
                <w:szCs w:val="18"/>
              </w:rPr>
              <w:t xml:space="preserve"> mulai ±Rp50rb/</w:t>
            </w:r>
            <w:proofErr w:type="spellStart"/>
            <w:r>
              <w:rPr>
                <w:rFonts w:ascii="Calibri" w:eastAsia="Times New Roman" w:hAnsi="Calibri" w:cs="Calibri"/>
                <w:color w:val="1F2937"/>
                <w:sz w:val="18"/>
                <w:szCs w:val="18"/>
              </w:rPr>
              <w:t>bln</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C2EA58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Node.js + PM2 + </w:t>
            </w:r>
            <w:proofErr w:type="spellStart"/>
            <w:r>
              <w:rPr>
                <w:rFonts w:ascii="Calibri" w:eastAsia="Times New Roman" w:hAnsi="Calibri" w:cs="Calibri"/>
                <w:color w:val="1F2937"/>
                <w:sz w:val="18"/>
                <w:szCs w:val="18"/>
              </w:rPr>
              <w:t>Nginx</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reverse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proxy</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MySQL</w:t>
            </w:r>
            <w:proofErr w:type="spellEnd"/>
            <w:r>
              <w:rPr>
                <w:rFonts w:ascii="Calibri" w:eastAsia="Times New Roman" w:hAnsi="Calibri" w:cs="Calibri"/>
                <w:color w:val="1F2937"/>
                <w:sz w:val="18"/>
                <w:szCs w:val="18"/>
              </w:rPr>
              <w:t xml:space="preserve"> di VPS Ubuntu.</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49059E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Kontrol penuh, paling mulus; ada panduan resmi </w:t>
            </w:r>
            <w:proofErr w:type="spellStart"/>
            <w:r>
              <w:rPr>
                <w:rFonts w:ascii="Calibri" w:eastAsia="Times New Roman" w:hAnsi="Calibri" w:cs="Calibri"/>
                <w:color w:val="1F2937"/>
                <w:sz w:val="18"/>
                <w:szCs w:val="18"/>
              </w:rPr>
              <w:t>Rumahweb</w:t>
            </w:r>
            <w:proofErr w:type="spellEnd"/>
            <w:r>
              <w:rPr>
                <w:rFonts w:ascii="Calibri" w:eastAsia="Times New Roman" w:hAnsi="Calibri" w:cs="Calibri"/>
                <w:color w:val="1F2937"/>
                <w:sz w:val="18"/>
                <w:szCs w:val="18"/>
              </w:rPr>
              <w:t xml:space="preserve"> </w:t>
            </w:r>
            <w:r>
              <w:rPr>
                <w:rStyle w:val="Penekanan"/>
                <w:rFonts w:ascii="Calibri" w:eastAsia="Times New Roman" w:hAnsi="Calibri" w:cs="Calibri"/>
                <w:color w:val="1F2937"/>
                <w:sz w:val="18"/>
                <w:szCs w:val="18"/>
              </w:rPr>
              <w:t>"</w:t>
            </w:r>
            <w:proofErr w:type="spellStart"/>
            <w:r>
              <w:rPr>
                <w:rStyle w:val="Penekanan"/>
                <w:rFonts w:ascii="Calibri" w:eastAsia="Times New Roman" w:hAnsi="Calibri" w:cs="Calibri"/>
                <w:color w:val="1F2937"/>
                <w:sz w:val="18"/>
                <w:szCs w:val="18"/>
              </w:rPr>
              <w:t>Install</w:t>
            </w:r>
            <w:proofErr w:type="spellEnd"/>
            <w:r>
              <w:rPr>
                <w:rStyle w:val="Penekanan"/>
                <w:rFonts w:ascii="Calibri" w:eastAsia="Times New Roman" w:hAnsi="Calibri" w:cs="Calibri"/>
                <w:color w:val="1F2937"/>
                <w:sz w:val="18"/>
                <w:szCs w:val="18"/>
              </w:rPr>
              <w:t xml:space="preserve"> Node.js dan PM2 di Ubuntu"</w:t>
            </w:r>
            <w:r>
              <w:rPr>
                <w:rFonts w:ascii="Calibri" w:eastAsia="Times New Roman" w:hAnsi="Calibri" w:cs="Calibri"/>
                <w:color w:val="1F2937"/>
                <w:sz w:val="18"/>
                <w:szCs w:val="18"/>
              </w:rPr>
              <w:t>.</w:t>
            </w:r>
          </w:p>
        </w:tc>
      </w:tr>
      <w:tr w:rsidR="00A2085B" w14:paraId="4CCA90F3"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168BA40"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t>PaaS</w:t>
            </w:r>
            <w:proofErr w:type="spellEnd"/>
            <w:r>
              <w:rPr>
                <w:rStyle w:val="Kuat"/>
                <w:rFonts w:ascii="Calibri" w:eastAsia="Times New Roman" w:hAnsi="Calibri" w:cs="Calibri"/>
                <w:color w:val="1F2937"/>
                <w:sz w:val="18"/>
                <w:szCs w:val="18"/>
              </w:rPr>
              <w:t xml:space="preserve"> gratis</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Render</w:t>
            </w:r>
            <w:proofErr w:type="spellEnd"/>
            <w:r>
              <w:rPr>
                <w:rFonts w:ascii="Calibri" w:eastAsia="Times New Roman" w:hAnsi="Calibri" w:cs="Calibri"/>
                <w:color w:val="1F2937"/>
                <w:sz w:val="18"/>
                <w:szCs w:val="18"/>
              </w:rPr>
              <w:t>/</w:t>
            </w:r>
            <w:proofErr w:type="spellStart"/>
            <w:r>
              <w:rPr>
                <w:rFonts w:ascii="Calibri" w:eastAsia="Times New Roman" w:hAnsi="Calibri" w:cs="Calibri"/>
                <w:color w:val="1F2937"/>
                <w:sz w:val="18"/>
                <w:szCs w:val="18"/>
              </w:rPr>
              <w:t>Railway</w:t>
            </w:r>
            <w:proofErr w:type="spellEnd"/>
            <w:r>
              <w:rPr>
                <w:rFonts w:ascii="Calibri" w:eastAsia="Times New Roman" w:hAnsi="Calibri" w:cs="Calibri"/>
                <w:color w:val="1F2937"/>
                <w:sz w:val="18"/>
                <w:szCs w:val="18"/>
              </w:rPr>
              <w:t>/</w:t>
            </w:r>
            <w:proofErr w:type="spellStart"/>
            <w:r>
              <w:rPr>
                <w:rFonts w:ascii="Calibri" w:eastAsia="Times New Roman" w:hAnsi="Calibri" w:cs="Calibri"/>
                <w:color w:val="1F2937"/>
                <w:sz w:val="18"/>
                <w:szCs w:val="18"/>
              </w:rPr>
              <w:t>Netlify</w:t>
            </w:r>
            <w:proofErr w:type="spellEnd"/>
            <w:r>
              <w:rPr>
                <w:rFonts w:ascii="Calibri" w:eastAsia="Times New Roman" w:hAnsi="Calibri" w:cs="Calibri"/>
                <w:color w:val="1F2937"/>
                <w:sz w:val="18"/>
                <w:szCs w:val="18"/>
              </w:rPr>
              <w:t xml:space="preserve"> untuk </w:t>
            </w:r>
            <w:proofErr w:type="spellStart"/>
            <w:r>
              <w:rPr>
                <w:rFonts w:ascii="Calibri" w:eastAsia="Times New Roman" w:hAnsi="Calibri" w:cs="Calibri"/>
                <w:color w:val="1F2937"/>
                <w:sz w:val="18"/>
                <w:szCs w:val="18"/>
              </w:rPr>
              <w:t>frontend</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9BDE7A9"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Push</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repo</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deploy</w:t>
            </w:r>
            <w:proofErr w:type="spellEnd"/>
            <w:r>
              <w:rPr>
                <w:rFonts w:ascii="Calibri" w:eastAsia="Times New Roman" w:hAnsi="Calibri" w:cs="Calibri"/>
                <w:color w:val="1F2937"/>
                <w:sz w:val="18"/>
                <w:szCs w:val="18"/>
              </w:rPr>
              <w:t xml:space="preserve"> otomatis; DB </w:t>
            </w:r>
            <w:proofErr w:type="spellStart"/>
            <w:r>
              <w:rPr>
                <w:rFonts w:ascii="Calibri" w:eastAsia="Times New Roman" w:hAnsi="Calibri" w:cs="Calibri"/>
                <w:color w:val="1F2937"/>
                <w:sz w:val="18"/>
                <w:szCs w:val="18"/>
              </w:rPr>
              <w:t>MySQL</w:t>
            </w:r>
            <w:proofErr w:type="spellEnd"/>
            <w:r>
              <w:rPr>
                <w:rFonts w:ascii="Calibri" w:eastAsia="Times New Roman" w:hAnsi="Calibri" w:cs="Calibri"/>
                <w:color w:val="1F2937"/>
                <w:sz w:val="18"/>
                <w:szCs w:val="18"/>
              </w:rPr>
              <w:t>/</w:t>
            </w:r>
            <w:proofErr w:type="spellStart"/>
            <w:r>
              <w:rPr>
                <w:rFonts w:ascii="Calibri" w:eastAsia="Times New Roman" w:hAnsi="Calibri" w:cs="Calibri"/>
                <w:color w:val="1F2937"/>
                <w:sz w:val="18"/>
                <w:szCs w:val="18"/>
              </w:rPr>
              <w:t>MariaDB</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managed</w:t>
            </w:r>
            <w:proofErr w:type="spellEnd"/>
            <w:r>
              <w:rPr>
                <w:rFonts w:ascii="Calibri" w:eastAsia="Times New Roman" w:hAnsi="Calibri" w:cs="Calibri"/>
                <w:color w:val="1F2937"/>
                <w:sz w:val="18"/>
                <w:szCs w:val="18"/>
              </w:rPr>
              <w:t xml:space="preserve"> atau pakai DB </w:t>
            </w:r>
            <w:proofErr w:type="spellStart"/>
            <w:r>
              <w:rPr>
                <w:rFonts w:ascii="Calibri" w:eastAsia="Times New Roman" w:hAnsi="Calibri" w:cs="Calibri"/>
                <w:color w:val="1F2937"/>
                <w:sz w:val="18"/>
                <w:szCs w:val="18"/>
              </w:rPr>
              <w:t>hosting</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56D4A5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Tanpa biaya, tapi tergantung layanan pihak ketiga &amp; butuh internet saat demo.</w:t>
            </w:r>
          </w:p>
        </w:tc>
      </w:tr>
    </w:tbl>
    <w:p w14:paraId="122798D7"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 xml:space="preserve">Syarat versi </w:t>
      </w:r>
      <w:proofErr w:type="spellStart"/>
      <w:r>
        <w:rPr>
          <w:rStyle w:val="Kuat"/>
          <w:rFonts w:ascii="Calibri" w:hAnsi="Calibri" w:cs="Calibri"/>
          <w:color w:val="1F2937"/>
          <w:sz w:val="21"/>
          <w:szCs w:val="21"/>
        </w:rPr>
        <w:t>database</w:t>
      </w:r>
      <w:proofErr w:type="spellEnd"/>
      <w:r>
        <w:rPr>
          <w:rStyle w:val="Kuat"/>
          <w:rFonts w:ascii="Calibri" w:hAnsi="Calibri" w:cs="Calibri"/>
          <w:color w:val="1F2937"/>
          <w:sz w:val="21"/>
          <w:szCs w:val="21"/>
        </w:rPr>
        <w:t xml:space="preserve"> di </w:t>
      </w:r>
      <w:proofErr w:type="spellStart"/>
      <w:r>
        <w:rPr>
          <w:rStyle w:val="Kuat"/>
          <w:rFonts w:ascii="Calibri" w:hAnsi="Calibri" w:cs="Calibri"/>
          <w:color w:val="1F2937"/>
          <w:sz w:val="21"/>
          <w:szCs w:val="21"/>
        </w:rPr>
        <w:t>hosting</w:t>
      </w:r>
      <w:proofErr w:type="spellEnd"/>
      <w:r>
        <w:rPr>
          <w:rStyle w:val="Kuat"/>
          <w:rFonts w:ascii="Calibri" w:hAnsi="Calibri" w:cs="Calibri"/>
          <w:color w:val="1F2937"/>
          <w:sz w:val="21"/>
          <w:szCs w:val="21"/>
        </w:rPr>
        <w:t>:</w:t>
      </w:r>
      <w:r>
        <w:rPr>
          <w:rFonts w:ascii="Calibri" w:hAnsi="Calibri" w:cs="Calibri"/>
          <w:color w:val="1F2937"/>
          <w:sz w:val="21"/>
          <w:szCs w:val="21"/>
        </w:rPr>
        <w:t xml:space="preserve"> </w:t>
      </w:r>
      <w:proofErr w:type="spellStart"/>
      <w:r>
        <w:rPr>
          <w:rFonts w:ascii="Calibri" w:hAnsi="Calibri" w:cs="Calibri"/>
          <w:color w:val="1F2937"/>
          <w:sz w:val="21"/>
          <w:szCs w:val="21"/>
        </w:rPr>
        <w:t>MySQL</w:t>
      </w:r>
      <w:proofErr w:type="spellEnd"/>
      <w:r>
        <w:rPr>
          <w:rFonts w:ascii="Calibri" w:hAnsi="Calibri" w:cs="Calibri"/>
          <w:color w:val="1F2937"/>
          <w:sz w:val="21"/>
          <w:szCs w:val="21"/>
        </w:rPr>
        <w:t xml:space="preserve"> ≥ 8.0.13 </w:t>
      </w:r>
      <w:r>
        <w:rPr>
          <w:rStyle w:val="Kuat"/>
          <w:rFonts w:ascii="Calibri" w:hAnsi="Calibri" w:cs="Calibri"/>
          <w:color w:val="1F2937"/>
          <w:sz w:val="21"/>
          <w:szCs w:val="21"/>
        </w:rPr>
        <w:t>atau</w:t>
      </w:r>
      <w:r>
        <w:rPr>
          <w:rFonts w:ascii="Calibri" w:hAnsi="Calibri" w:cs="Calibri"/>
          <w:color w:val="1F2937"/>
          <w:sz w:val="21"/>
          <w:szCs w:val="21"/>
        </w:rPr>
        <w:t xml:space="preserve"> </w:t>
      </w:r>
      <w:proofErr w:type="spellStart"/>
      <w:r>
        <w:rPr>
          <w:rFonts w:ascii="Calibri" w:hAnsi="Calibri" w:cs="Calibri"/>
          <w:color w:val="1F2937"/>
          <w:sz w:val="21"/>
          <w:szCs w:val="21"/>
        </w:rPr>
        <w:t>MariaDB</w:t>
      </w:r>
      <w:proofErr w:type="spellEnd"/>
      <w:r>
        <w:rPr>
          <w:rFonts w:ascii="Calibri" w:hAnsi="Calibri" w:cs="Calibri"/>
          <w:color w:val="1F2937"/>
          <w:sz w:val="21"/>
          <w:szCs w:val="21"/>
        </w:rPr>
        <w:t xml:space="preserve"> ≥ 10.2 (untuk </w:t>
      </w:r>
      <w:r>
        <w:rPr>
          <w:rStyle w:val="KodeHTML"/>
          <w:color w:val="1F2937"/>
        </w:rPr>
        <w:t>DEFAULT (UUID())</w:t>
      </w:r>
      <w:r>
        <w:rPr>
          <w:rFonts w:ascii="Calibri" w:hAnsi="Calibri" w:cs="Calibri"/>
          <w:color w:val="1F2937"/>
          <w:sz w:val="21"/>
          <w:szCs w:val="21"/>
        </w:rPr>
        <w:t xml:space="preserve">, </w:t>
      </w:r>
      <w:proofErr w:type="spellStart"/>
      <w:r>
        <w:rPr>
          <w:rFonts w:ascii="Calibri" w:hAnsi="Calibri" w:cs="Calibri"/>
          <w:color w:val="1F2937"/>
          <w:sz w:val="21"/>
          <w:szCs w:val="21"/>
        </w:rPr>
        <w:t>generated</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column</w:t>
      </w:r>
      <w:proofErr w:type="spellEnd"/>
      <w:r>
        <w:rPr>
          <w:rFonts w:ascii="Calibri" w:hAnsi="Calibri" w:cs="Calibri"/>
          <w:color w:val="1F2937"/>
          <w:sz w:val="21"/>
          <w:szCs w:val="21"/>
        </w:rPr>
        <w:t xml:space="preserve">, dan </w:t>
      </w:r>
      <w:r>
        <w:rPr>
          <w:rStyle w:val="KodeHTML"/>
          <w:color w:val="1F2937"/>
        </w:rPr>
        <w:t>CHECK</w:t>
      </w:r>
      <w:r>
        <w:rPr>
          <w:rFonts w:ascii="Calibri" w:hAnsi="Calibri" w:cs="Calibri"/>
          <w:color w:val="1F2937"/>
          <w:sz w:val="21"/>
          <w:szCs w:val="21"/>
        </w:rPr>
        <w:t xml:space="preserve"> yang ditegakkan). Jika </w:t>
      </w:r>
      <w:proofErr w:type="spellStart"/>
      <w:r>
        <w:rPr>
          <w:rFonts w:ascii="Calibri" w:hAnsi="Calibri" w:cs="Calibri"/>
          <w:color w:val="1F2937"/>
          <w:sz w:val="21"/>
          <w:szCs w:val="21"/>
        </w:rPr>
        <w:t>hosting</w:t>
      </w:r>
      <w:proofErr w:type="spellEnd"/>
      <w:r>
        <w:rPr>
          <w:rFonts w:ascii="Calibri" w:hAnsi="Calibri" w:cs="Calibri"/>
          <w:color w:val="1F2937"/>
          <w:sz w:val="21"/>
          <w:szCs w:val="21"/>
        </w:rPr>
        <w:t xml:space="preserve"> masih </w:t>
      </w:r>
      <w:proofErr w:type="spellStart"/>
      <w:r>
        <w:rPr>
          <w:rFonts w:ascii="Calibri" w:hAnsi="Calibri" w:cs="Calibri"/>
          <w:color w:val="1F2937"/>
          <w:sz w:val="21"/>
          <w:szCs w:val="21"/>
        </w:rPr>
        <w:t>MySQL</w:t>
      </w:r>
      <w:proofErr w:type="spellEnd"/>
      <w:r>
        <w:rPr>
          <w:rFonts w:ascii="Calibri" w:hAnsi="Calibri" w:cs="Calibri"/>
          <w:color w:val="1F2937"/>
          <w:sz w:val="21"/>
          <w:szCs w:val="21"/>
        </w:rPr>
        <w:t xml:space="preserve"> 5.7: </w:t>
      </w:r>
      <w:proofErr w:type="spellStart"/>
      <w:r>
        <w:rPr>
          <w:rFonts w:ascii="Calibri" w:hAnsi="Calibri" w:cs="Calibri"/>
          <w:color w:val="1F2937"/>
          <w:sz w:val="21"/>
          <w:szCs w:val="21"/>
        </w:rPr>
        <w:t>generate</w:t>
      </w:r>
      <w:proofErr w:type="spellEnd"/>
      <w:r>
        <w:rPr>
          <w:rFonts w:ascii="Calibri" w:hAnsi="Calibri" w:cs="Calibri"/>
          <w:color w:val="1F2937"/>
          <w:sz w:val="21"/>
          <w:szCs w:val="21"/>
        </w:rPr>
        <w:t xml:space="preserve"> UUID di layer aplikasi dan pindahkan validasi CHECK ke API — konfirmasi versi via </w:t>
      </w:r>
      <w:proofErr w:type="spellStart"/>
      <w:r>
        <w:rPr>
          <w:rFonts w:ascii="Calibri" w:hAnsi="Calibri" w:cs="Calibri"/>
          <w:color w:val="1F2937"/>
          <w:sz w:val="21"/>
          <w:szCs w:val="21"/>
        </w:rPr>
        <w:t>phpMyAdmin</w:t>
      </w:r>
      <w:proofErr w:type="spellEnd"/>
      <w:r>
        <w:rPr>
          <w:rFonts w:ascii="Calibri" w:hAnsi="Calibri" w:cs="Calibri"/>
          <w:color w:val="1F2937"/>
          <w:sz w:val="21"/>
          <w:szCs w:val="21"/>
        </w:rPr>
        <w:t xml:space="preserve"> sebelum eksekusi skema.</w:t>
      </w:r>
    </w:p>
    <w:p w14:paraId="141F2C6D" w14:textId="77777777" w:rsidR="00BC46F0" w:rsidRDefault="00BC46F0">
      <w:pPr>
        <w:pStyle w:val="NormalWeb"/>
        <w:rPr>
          <w:rFonts w:ascii="Calibri" w:hAnsi="Calibri" w:cs="Calibri"/>
          <w:color w:val="1F2937"/>
          <w:sz w:val="21"/>
          <w:szCs w:val="21"/>
        </w:rPr>
      </w:pPr>
      <w:proofErr w:type="spellStart"/>
      <w:r>
        <w:rPr>
          <w:rStyle w:val="Kuat"/>
          <w:rFonts w:ascii="Calibri" w:hAnsi="Calibri" w:cs="Calibri"/>
          <w:color w:val="1F2937"/>
          <w:sz w:val="21"/>
          <w:szCs w:val="21"/>
        </w:rPr>
        <w:t>Checklist</w:t>
      </w:r>
      <w:proofErr w:type="spellEnd"/>
      <w:r>
        <w:rPr>
          <w:rStyle w:val="Kuat"/>
          <w:rFonts w:ascii="Calibri" w:hAnsi="Calibri" w:cs="Calibri"/>
          <w:color w:val="1F2937"/>
          <w:sz w:val="21"/>
          <w:szCs w:val="21"/>
        </w:rPr>
        <w:t xml:space="preserve"> </w:t>
      </w:r>
      <w:proofErr w:type="spellStart"/>
      <w:r>
        <w:rPr>
          <w:rStyle w:val="Kuat"/>
          <w:rFonts w:ascii="Calibri" w:hAnsi="Calibri" w:cs="Calibri"/>
          <w:color w:val="1F2937"/>
          <w:sz w:val="21"/>
          <w:szCs w:val="21"/>
        </w:rPr>
        <w:t>deploy</w:t>
      </w:r>
      <w:proofErr w:type="spellEnd"/>
      <w:r>
        <w:rPr>
          <w:rStyle w:val="Kuat"/>
          <w:rFonts w:ascii="Calibri" w:hAnsi="Calibri" w:cs="Calibri"/>
          <w:color w:val="1F2937"/>
          <w:sz w:val="21"/>
          <w:szCs w:val="21"/>
        </w:rPr>
        <w:t>:</w:t>
      </w:r>
      <w:r>
        <w:rPr>
          <w:rFonts w:ascii="Calibri" w:hAnsi="Calibri" w:cs="Calibri"/>
          <w:color w:val="1F2937"/>
          <w:sz w:val="21"/>
          <w:szCs w:val="21"/>
        </w:rPr>
        <w:t xml:space="preserve"> set </w:t>
      </w:r>
      <w:r>
        <w:rPr>
          <w:rStyle w:val="KodeHTML"/>
          <w:color w:val="1F2937"/>
        </w:rPr>
        <w:t>JWT_SECRET</w:t>
      </w:r>
      <w:r>
        <w:rPr>
          <w:rFonts w:ascii="Calibri" w:hAnsi="Calibri" w:cs="Calibri"/>
          <w:color w:val="1F2937"/>
          <w:sz w:val="21"/>
          <w:szCs w:val="21"/>
        </w:rPr>
        <w:t xml:space="preserve"> acak + </w:t>
      </w:r>
      <w:r>
        <w:rPr>
          <w:rStyle w:val="KodeHTML"/>
          <w:color w:val="1F2937"/>
        </w:rPr>
        <w:t>CORS_ORIGIN</w:t>
      </w:r>
      <w:r>
        <w:rPr>
          <w:rFonts w:ascii="Calibri" w:hAnsi="Calibri" w:cs="Calibri"/>
          <w:color w:val="1F2937"/>
          <w:sz w:val="21"/>
          <w:szCs w:val="21"/>
        </w:rPr>
        <w:t xml:space="preserve"> domain </w:t>
      </w:r>
      <w:proofErr w:type="spellStart"/>
      <w:r>
        <w:rPr>
          <w:rFonts w:ascii="Calibri" w:hAnsi="Calibri" w:cs="Calibri"/>
          <w:color w:val="1F2937"/>
          <w:sz w:val="21"/>
          <w:szCs w:val="21"/>
        </w:rPr>
        <w:t>frontend</w:t>
      </w:r>
      <w:proofErr w:type="spellEnd"/>
      <w:r>
        <w:rPr>
          <w:rFonts w:ascii="Calibri" w:hAnsi="Calibri" w:cs="Calibri"/>
          <w:color w:val="1F2937"/>
          <w:sz w:val="21"/>
          <w:szCs w:val="21"/>
        </w:rPr>
        <w:t xml:space="preserve"> + </w:t>
      </w:r>
      <w:r>
        <w:rPr>
          <w:rStyle w:val="KodeHTML"/>
          <w:color w:val="1F2937"/>
        </w:rPr>
        <w:t>NODE_ENV=</w:t>
      </w:r>
      <w:proofErr w:type="spellStart"/>
      <w:r>
        <w:rPr>
          <w:rStyle w:val="KodeHTML"/>
          <w:color w:val="1F2937"/>
        </w:rPr>
        <w:t>production</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import</w:t>
      </w:r>
      <w:proofErr w:type="spellEnd"/>
      <w:r>
        <w:rPr>
          <w:rFonts w:ascii="Calibri" w:hAnsi="Calibri" w:cs="Calibri"/>
          <w:color w:val="1F2937"/>
          <w:sz w:val="21"/>
          <w:szCs w:val="21"/>
        </w:rPr>
        <w:t xml:space="preserve"> </w:t>
      </w:r>
      <w:proofErr w:type="spellStart"/>
      <w:r>
        <w:rPr>
          <w:rStyle w:val="KodeHTML"/>
          <w:color w:val="1F2937"/>
        </w:rPr>
        <w:t>backend</w:t>
      </w:r>
      <w:proofErr w:type="spellEnd"/>
      <w:r>
        <w:rPr>
          <w:rStyle w:val="KodeHTML"/>
          <w:color w:val="1F2937"/>
        </w:rPr>
        <w:t>/</w:t>
      </w:r>
      <w:proofErr w:type="spellStart"/>
      <w:r>
        <w:rPr>
          <w:rStyle w:val="KodeHTML"/>
          <w:color w:val="1F2937"/>
        </w:rPr>
        <w:t>sql</w:t>
      </w:r>
      <w:proofErr w:type="spellEnd"/>
      <w:r>
        <w:rPr>
          <w:rStyle w:val="KodeHTML"/>
          <w:color w:val="1F2937"/>
        </w:rPr>
        <w:t>/</w:t>
      </w:r>
      <w:proofErr w:type="spellStart"/>
      <w:r>
        <w:rPr>
          <w:rStyle w:val="KodeHTML"/>
          <w:color w:val="1F2937"/>
        </w:rPr>
        <w:t>schema.sql</w:t>
      </w:r>
      <w:proofErr w:type="spellEnd"/>
      <w:r>
        <w:rPr>
          <w:rFonts w:ascii="Calibri" w:hAnsi="Calibri" w:cs="Calibri"/>
          <w:color w:val="1F2937"/>
          <w:sz w:val="21"/>
          <w:szCs w:val="21"/>
        </w:rPr>
        <w:t xml:space="preserve"> via </w:t>
      </w:r>
      <w:proofErr w:type="spellStart"/>
      <w:r>
        <w:rPr>
          <w:rFonts w:ascii="Calibri" w:hAnsi="Calibri" w:cs="Calibri"/>
          <w:color w:val="1F2937"/>
          <w:sz w:val="21"/>
          <w:szCs w:val="21"/>
        </w:rPr>
        <w:t>phpMyAdmin</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frontend</w:t>
      </w:r>
      <w:proofErr w:type="spellEnd"/>
      <w:r>
        <w:rPr>
          <w:rFonts w:ascii="Calibri" w:hAnsi="Calibri" w:cs="Calibri"/>
          <w:color w:val="1F2937"/>
          <w:sz w:val="21"/>
          <w:szCs w:val="21"/>
        </w:rPr>
        <w:t xml:space="preserve"> dibangun dengan </w:t>
      </w:r>
      <w:r>
        <w:rPr>
          <w:rStyle w:val="KodeHTML"/>
          <w:color w:val="1F2937"/>
        </w:rPr>
        <w:t>VITE_API_URL</w:t>
      </w:r>
      <w:r>
        <w:rPr>
          <w:rFonts w:ascii="Calibri" w:hAnsi="Calibri" w:cs="Calibri"/>
          <w:color w:val="1F2937"/>
          <w:sz w:val="21"/>
          <w:szCs w:val="21"/>
        </w:rPr>
        <w:t xml:space="preserve"> menunjuk ke domain API, HTTPS aktif (agar </w:t>
      </w:r>
      <w:proofErr w:type="spellStart"/>
      <w:r>
        <w:rPr>
          <w:rFonts w:ascii="Calibri" w:hAnsi="Calibri" w:cs="Calibri"/>
          <w:color w:val="1F2937"/>
          <w:sz w:val="21"/>
          <w:szCs w:val="21"/>
        </w:rPr>
        <w:t>cookie</w:t>
      </w:r>
      <w:proofErr w:type="spellEnd"/>
      <w:r>
        <w:rPr>
          <w:rFonts w:ascii="Calibri" w:hAnsi="Calibri" w:cs="Calibri"/>
          <w:color w:val="1F2937"/>
          <w:sz w:val="21"/>
          <w:szCs w:val="21"/>
        </w:rPr>
        <w:t xml:space="preserve"> JWT boleh </w:t>
      </w:r>
      <w:proofErr w:type="spellStart"/>
      <w:r>
        <w:rPr>
          <w:rStyle w:val="KodeHTML"/>
          <w:color w:val="1F2937"/>
        </w:rPr>
        <w:t>secure</w:t>
      </w:r>
      <w:proofErr w:type="spellEnd"/>
      <w:r>
        <w:rPr>
          <w:rStyle w:val="KodeHTML"/>
          <w:color w:val="1F2937"/>
        </w:rPr>
        <w:t xml:space="preserve">: </w:t>
      </w:r>
      <w:proofErr w:type="spellStart"/>
      <w:r>
        <w:rPr>
          <w:rStyle w:val="KodeHTML"/>
          <w:color w:val="1F2937"/>
        </w:rPr>
        <w:t>true</w:t>
      </w:r>
      <w:proofErr w:type="spellEnd"/>
      <w:r>
        <w:rPr>
          <w:rFonts w:ascii="Calibri" w:hAnsi="Calibri" w:cs="Calibri"/>
          <w:color w:val="1F2937"/>
          <w:sz w:val="21"/>
          <w:szCs w:val="21"/>
        </w:rPr>
        <w:t>).</w:t>
      </w:r>
    </w:p>
    <w:p w14:paraId="0AF80D8B"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7CC2D92E">
          <v:rect id="_x0000_i1053" style="width:0;height:1.5pt" o:hralign="center" o:hrstd="t" o:hr="t" fillcolor="#a0a0a0" stroked="f"/>
        </w:pict>
      </w:r>
    </w:p>
    <w:p w14:paraId="692C4CF5" w14:textId="77777777" w:rsidR="00BC46F0" w:rsidRDefault="00BC46F0">
      <w:pPr>
        <w:pStyle w:val="Judul2"/>
        <w:rPr>
          <w:rFonts w:ascii="Calibri" w:eastAsia="Times New Roman" w:hAnsi="Calibri" w:cs="Calibri"/>
        </w:rPr>
      </w:pPr>
      <w:r>
        <w:rPr>
          <w:rFonts w:ascii="Calibri" w:eastAsia="Times New Roman" w:hAnsi="Calibri" w:cs="Calibri"/>
        </w:rPr>
        <w:t xml:space="preserve">13. </w:t>
      </w:r>
      <w:proofErr w:type="spellStart"/>
      <w:r>
        <w:rPr>
          <w:rFonts w:ascii="Calibri" w:eastAsia="Times New Roman" w:hAnsi="Calibri" w:cs="Calibri"/>
        </w:rPr>
        <w:t>Analytics</w:t>
      </w:r>
      <w:proofErr w:type="spellEnd"/>
      <w:r>
        <w:rPr>
          <w:rFonts w:ascii="Calibri" w:eastAsia="Times New Roman" w:hAnsi="Calibri" w:cs="Calibri"/>
        </w:rPr>
        <w:t xml:space="preserve"> &amp; Event </w:t>
      </w:r>
      <w:proofErr w:type="spellStart"/>
      <w:r>
        <w:rPr>
          <w:rFonts w:ascii="Calibri" w:eastAsia="Times New Roman" w:hAnsi="Calibri" w:cs="Calibri"/>
        </w:rPr>
        <w:t>Tracking</w:t>
      </w:r>
      <w:proofErr w:type="spellEnd"/>
    </w:p>
    <w:p w14:paraId="63914D6F" w14:textId="77777777" w:rsidR="00BC46F0" w:rsidRDefault="00BC46F0">
      <w:pPr>
        <w:pStyle w:val="Judul3"/>
        <w:rPr>
          <w:rFonts w:ascii="Calibri" w:eastAsia="Times New Roman" w:hAnsi="Calibri" w:cs="Calibri"/>
        </w:rPr>
      </w:pPr>
      <w:r>
        <w:rPr>
          <w:rFonts w:ascii="Calibri" w:eastAsia="Times New Roman" w:hAnsi="Calibri" w:cs="Calibri"/>
        </w:rPr>
        <w:t xml:space="preserve">Event </w:t>
      </w:r>
      <w:proofErr w:type="spellStart"/>
      <w:r>
        <w:rPr>
          <w:rFonts w:ascii="Calibri" w:eastAsia="Times New Roman" w:hAnsi="Calibri" w:cs="Calibri"/>
        </w:rPr>
        <w:t>Tracking</w:t>
      </w:r>
      <w:proofErr w:type="spellEnd"/>
      <w:r>
        <w:rPr>
          <w:rFonts w:ascii="Calibri" w:eastAsia="Times New Roman" w:hAnsi="Calibri" w:cs="Calibri"/>
        </w:rPr>
        <w:t xml:space="preserve"> </w:t>
      </w:r>
      <w:proofErr w:type="spellStart"/>
      <w:r>
        <w:rPr>
          <w:rFonts w:ascii="Calibri" w:eastAsia="Times New Roman" w:hAnsi="Calibri" w:cs="Calibri"/>
        </w:rPr>
        <w:t>Spec</w:t>
      </w:r>
      <w:proofErr w:type="spellEnd"/>
    </w:p>
    <w:p w14:paraId="585493E2" w14:textId="77777777" w:rsidR="00BC46F0" w:rsidRDefault="00BC46F0">
      <w:pPr>
        <w:numPr>
          <w:ilvl w:val="0"/>
          <w:numId w:val="18"/>
        </w:numPr>
        <w:spacing w:before="40" w:after="40"/>
        <w:ind w:left="1040"/>
        <w:rPr>
          <w:rFonts w:ascii="Calibri" w:eastAsia="Times New Roman" w:hAnsi="Calibri" w:cs="Calibri"/>
          <w:color w:val="1F2937"/>
          <w:sz w:val="21"/>
          <w:szCs w:val="21"/>
        </w:rPr>
      </w:pPr>
      <w:proofErr w:type="spellStart"/>
      <w:r>
        <w:rPr>
          <w:rStyle w:val="KodeHTML"/>
          <w:color w:val="1F2937"/>
        </w:rPr>
        <w:t>user_registered</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Fired</w:t>
      </w:r>
      <w:proofErr w:type="spellEnd"/>
      <w:r>
        <w:rPr>
          <w:rFonts w:ascii="Calibri" w:eastAsia="Times New Roman" w:hAnsi="Calibri" w:cs="Calibri"/>
          <w:color w:val="1F2937"/>
          <w:sz w:val="21"/>
          <w:szCs w:val="21"/>
        </w:rPr>
        <w:t xml:space="preserve"> saat pendaftaran sukses.</w:t>
      </w:r>
    </w:p>
    <w:p w14:paraId="3FBA28E8" w14:textId="77777777" w:rsidR="00BC46F0" w:rsidRDefault="00BC46F0">
      <w:pPr>
        <w:numPr>
          <w:ilvl w:val="0"/>
          <w:numId w:val="18"/>
        </w:numPr>
        <w:spacing w:before="40" w:after="40"/>
        <w:ind w:left="1040"/>
        <w:rPr>
          <w:rFonts w:ascii="Calibri" w:eastAsia="Times New Roman" w:hAnsi="Calibri" w:cs="Calibri"/>
          <w:color w:val="1F2937"/>
          <w:sz w:val="21"/>
          <w:szCs w:val="21"/>
        </w:rPr>
      </w:pPr>
      <w:proofErr w:type="spellStart"/>
      <w:r>
        <w:rPr>
          <w:rStyle w:val="KodeHTML"/>
          <w:color w:val="1F2937"/>
        </w:rPr>
        <w:t>transaction_created</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Fired</w:t>
      </w:r>
      <w:proofErr w:type="spellEnd"/>
      <w:r>
        <w:rPr>
          <w:rFonts w:ascii="Calibri" w:eastAsia="Times New Roman" w:hAnsi="Calibri" w:cs="Calibri"/>
          <w:color w:val="1F2937"/>
          <w:sz w:val="21"/>
          <w:szCs w:val="21"/>
        </w:rPr>
        <w:t xml:space="preserve"> saat </w:t>
      </w:r>
      <w:proofErr w:type="spellStart"/>
      <w:r>
        <w:rPr>
          <w:rFonts w:ascii="Calibri" w:eastAsia="Times New Roman" w:hAnsi="Calibri" w:cs="Calibri"/>
          <w:color w:val="1F2937"/>
          <w:sz w:val="21"/>
          <w:szCs w:val="21"/>
        </w:rPr>
        <w:t>user</w:t>
      </w:r>
      <w:proofErr w:type="spellEnd"/>
      <w:r>
        <w:rPr>
          <w:rFonts w:ascii="Calibri" w:eastAsia="Times New Roman" w:hAnsi="Calibri" w:cs="Calibri"/>
          <w:color w:val="1F2937"/>
          <w:sz w:val="21"/>
          <w:szCs w:val="21"/>
        </w:rPr>
        <w:t xml:space="preserve"> klik simpan transaksi (</w:t>
      </w:r>
      <w:proofErr w:type="spellStart"/>
      <w:r>
        <w:rPr>
          <w:rFonts w:ascii="Calibri" w:eastAsia="Times New Roman" w:hAnsi="Calibri" w:cs="Calibri"/>
          <w:color w:val="1F2937"/>
          <w:sz w:val="21"/>
          <w:szCs w:val="21"/>
        </w:rPr>
        <w:t>Properties</w:t>
      </w:r>
      <w:proofErr w:type="spellEnd"/>
      <w:r>
        <w:rPr>
          <w:rFonts w:ascii="Calibri" w:eastAsia="Times New Roman" w:hAnsi="Calibri" w:cs="Calibri"/>
          <w:color w:val="1F2937"/>
          <w:sz w:val="21"/>
          <w:szCs w:val="21"/>
        </w:rPr>
        <w:t xml:space="preserve">: </w:t>
      </w:r>
      <w:proofErr w:type="spellStart"/>
      <w:r>
        <w:rPr>
          <w:rStyle w:val="KodeHTML"/>
          <w:color w:val="1F2937"/>
        </w:rPr>
        <w:t>type</w:t>
      </w:r>
      <w:proofErr w:type="spellEnd"/>
      <w:r>
        <w:rPr>
          <w:rFonts w:ascii="Calibri" w:eastAsia="Times New Roman" w:hAnsi="Calibri" w:cs="Calibri"/>
          <w:color w:val="1F2937"/>
          <w:sz w:val="21"/>
          <w:szCs w:val="21"/>
        </w:rPr>
        <w:t xml:space="preserve">, </w:t>
      </w:r>
      <w:proofErr w:type="spellStart"/>
      <w:r>
        <w:rPr>
          <w:rStyle w:val="KodeHTML"/>
          <w:color w:val="1F2937"/>
        </w:rPr>
        <w:t>category</w:t>
      </w:r>
      <w:proofErr w:type="spellEnd"/>
      <w:r>
        <w:rPr>
          <w:rFonts w:ascii="Calibri" w:eastAsia="Times New Roman" w:hAnsi="Calibri" w:cs="Calibri"/>
          <w:color w:val="1F2937"/>
          <w:sz w:val="21"/>
          <w:szCs w:val="21"/>
        </w:rPr>
        <w:t xml:space="preserve">, </w:t>
      </w:r>
      <w:proofErr w:type="spellStart"/>
      <w:r>
        <w:rPr>
          <w:rStyle w:val="KodeHTML"/>
          <w:color w:val="1F2937"/>
        </w:rPr>
        <w:t>amount</w:t>
      </w:r>
      <w:proofErr w:type="spellEnd"/>
      <w:r>
        <w:rPr>
          <w:rFonts w:ascii="Calibri" w:eastAsia="Times New Roman" w:hAnsi="Calibri" w:cs="Calibri"/>
          <w:color w:val="1F2937"/>
          <w:sz w:val="21"/>
          <w:szCs w:val="21"/>
        </w:rPr>
        <w:t>).</w:t>
      </w:r>
    </w:p>
    <w:p w14:paraId="63C02405" w14:textId="77777777" w:rsidR="00BC46F0" w:rsidRDefault="00BC46F0">
      <w:pPr>
        <w:numPr>
          <w:ilvl w:val="0"/>
          <w:numId w:val="18"/>
        </w:numPr>
        <w:spacing w:before="40" w:after="40"/>
        <w:ind w:left="1040"/>
        <w:rPr>
          <w:rFonts w:ascii="Calibri" w:eastAsia="Times New Roman" w:hAnsi="Calibri" w:cs="Calibri"/>
          <w:color w:val="1F2937"/>
          <w:sz w:val="21"/>
          <w:szCs w:val="21"/>
        </w:rPr>
      </w:pPr>
      <w:proofErr w:type="spellStart"/>
      <w:r>
        <w:rPr>
          <w:rStyle w:val="KodeHTML"/>
          <w:color w:val="1F2937"/>
        </w:rPr>
        <w:t>budget_exceeded_warning</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Fired</w:t>
      </w:r>
      <w:proofErr w:type="spellEnd"/>
      <w:r>
        <w:rPr>
          <w:rFonts w:ascii="Calibri" w:eastAsia="Times New Roman" w:hAnsi="Calibri" w:cs="Calibri"/>
          <w:color w:val="1F2937"/>
          <w:sz w:val="21"/>
          <w:szCs w:val="21"/>
        </w:rPr>
        <w:t xml:space="preserve"> saat </w:t>
      </w:r>
      <w:proofErr w:type="spellStart"/>
      <w:r>
        <w:rPr>
          <w:rFonts w:ascii="Calibri" w:eastAsia="Times New Roman" w:hAnsi="Calibri" w:cs="Calibri"/>
          <w:color w:val="1F2937"/>
          <w:sz w:val="21"/>
          <w:szCs w:val="21"/>
        </w:rPr>
        <w:t>budget</w:t>
      </w:r>
      <w:proofErr w:type="spellEnd"/>
      <w:r>
        <w:rPr>
          <w:rFonts w:ascii="Calibri" w:eastAsia="Times New Roman" w:hAnsi="Calibri" w:cs="Calibri"/>
          <w:color w:val="1F2937"/>
          <w:sz w:val="21"/>
          <w:szCs w:val="21"/>
        </w:rPr>
        <w:t xml:space="preserve"> kategori mencapai 80% dan 100%.</w:t>
      </w:r>
    </w:p>
    <w:p w14:paraId="5D32C88E" w14:textId="77777777" w:rsidR="00BC46F0" w:rsidRDefault="00BC46F0">
      <w:pPr>
        <w:numPr>
          <w:ilvl w:val="0"/>
          <w:numId w:val="18"/>
        </w:numPr>
        <w:spacing w:before="40" w:after="40"/>
        <w:ind w:left="1040"/>
        <w:rPr>
          <w:rFonts w:ascii="Calibri" w:eastAsia="Times New Roman" w:hAnsi="Calibri" w:cs="Calibri"/>
          <w:color w:val="1F2937"/>
          <w:sz w:val="21"/>
          <w:szCs w:val="21"/>
        </w:rPr>
      </w:pPr>
      <w:proofErr w:type="spellStart"/>
      <w:r>
        <w:rPr>
          <w:rStyle w:val="KodeHTML"/>
          <w:color w:val="1F2937"/>
        </w:rPr>
        <w:t>todo_completed</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Fired</w:t>
      </w:r>
      <w:proofErr w:type="spellEnd"/>
      <w:r>
        <w:rPr>
          <w:rFonts w:ascii="Calibri" w:eastAsia="Times New Roman" w:hAnsi="Calibri" w:cs="Calibri"/>
          <w:color w:val="1F2937"/>
          <w:sz w:val="21"/>
          <w:szCs w:val="21"/>
        </w:rPr>
        <w:t xml:space="preserve"> saat </w:t>
      </w:r>
      <w:proofErr w:type="spellStart"/>
      <w:r>
        <w:rPr>
          <w:rFonts w:ascii="Calibri" w:eastAsia="Times New Roman" w:hAnsi="Calibri" w:cs="Calibri"/>
          <w:color w:val="1F2937"/>
          <w:sz w:val="21"/>
          <w:szCs w:val="21"/>
        </w:rPr>
        <w:t>task</w:t>
      </w:r>
      <w:proofErr w:type="spellEnd"/>
      <w:r>
        <w:rPr>
          <w:rFonts w:ascii="Calibri" w:eastAsia="Times New Roman" w:hAnsi="Calibri" w:cs="Calibri"/>
          <w:color w:val="1F2937"/>
          <w:sz w:val="21"/>
          <w:szCs w:val="21"/>
        </w:rPr>
        <w:t xml:space="preserve"> diklik selesai (</w:t>
      </w:r>
      <w:proofErr w:type="spellStart"/>
      <w:r>
        <w:rPr>
          <w:rFonts w:ascii="Calibri" w:eastAsia="Times New Roman" w:hAnsi="Calibri" w:cs="Calibri"/>
          <w:color w:val="1F2937"/>
          <w:sz w:val="21"/>
          <w:szCs w:val="21"/>
        </w:rPr>
        <w:t>Properties</w:t>
      </w:r>
      <w:proofErr w:type="spellEnd"/>
      <w:r>
        <w:rPr>
          <w:rFonts w:ascii="Calibri" w:eastAsia="Times New Roman" w:hAnsi="Calibri" w:cs="Calibri"/>
          <w:color w:val="1F2937"/>
          <w:sz w:val="21"/>
          <w:szCs w:val="21"/>
        </w:rPr>
        <w:t xml:space="preserve">: </w:t>
      </w:r>
      <w:proofErr w:type="spellStart"/>
      <w:r>
        <w:rPr>
          <w:rStyle w:val="KodeHTML"/>
          <w:color w:val="1F2937"/>
        </w:rPr>
        <w:t>is_auto_transaction</w:t>
      </w:r>
      <w:proofErr w:type="spellEnd"/>
      <w:r>
        <w:rPr>
          <w:rFonts w:ascii="Calibri" w:eastAsia="Times New Roman" w:hAnsi="Calibri" w:cs="Calibri"/>
          <w:color w:val="1F2937"/>
          <w:sz w:val="21"/>
          <w:szCs w:val="21"/>
        </w:rPr>
        <w:t>).</w:t>
      </w:r>
    </w:p>
    <w:p w14:paraId="0044C948" w14:textId="77777777" w:rsidR="00BC46F0" w:rsidRDefault="00BC46F0">
      <w:pPr>
        <w:pStyle w:val="Judul3"/>
        <w:rPr>
          <w:rFonts w:ascii="Calibri" w:eastAsia="Times New Roman" w:hAnsi="Calibri" w:cs="Calibri"/>
        </w:rPr>
      </w:pPr>
      <w:proofErr w:type="spellStart"/>
      <w:r>
        <w:rPr>
          <w:rFonts w:ascii="Calibri" w:eastAsia="Times New Roman" w:hAnsi="Calibri" w:cs="Calibri"/>
        </w:rPr>
        <w:t>Conversion</w:t>
      </w:r>
      <w:proofErr w:type="spellEnd"/>
      <w:r>
        <w:rPr>
          <w:rFonts w:ascii="Calibri" w:eastAsia="Times New Roman" w:hAnsi="Calibri" w:cs="Calibri"/>
        </w:rPr>
        <w:t xml:space="preserve"> </w:t>
      </w:r>
      <w:proofErr w:type="spellStart"/>
      <w:r>
        <w:rPr>
          <w:rFonts w:ascii="Calibri" w:eastAsia="Times New Roman" w:hAnsi="Calibri" w:cs="Calibri"/>
        </w:rPr>
        <w:t>Funnel</w:t>
      </w:r>
      <w:proofErr w:type="spellEnd"/>
      <w:r>
        <w:rPr>
          <w:rFonts w:ascii="Calibri" w:eastAsia="Times New Roman" w:hAnsi="Calibri" w:cs="Calibri"/>
        </w:rPr>
        <w:t xml:space="preserve"> Target</w:t>
      </w:r>
    </w:p>
    <w:p w14:paraId="69EA6C87" w14:textId="77777777" w:rsidR="00BC46F0" w:rsidRDefault="00BC46F0">
      <w:pPr>
        <w:numPr>
          <w:ilvl w:val="0"/>
          <w:numId w:val="19"/>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Onboarding</w:t>
      </w:r>
      <w:proofErr w:type="spellEnd"/>
      <w:r>
        <w:rPr>
          <w:rStyle w:val="Kuat"/>
          <w:rFonts w:ascii="Calibri" w:eastAsia="Times New Roman" w:hAnsi="Calibri" w:cs="Calibri"/>
          <w:color w:val="1F2937"/>
          <w:sz w:val="21"/>
          <w:szCs w:val="21"/>
        </w:rPr>
        <w:t xml:space="preserve"> </w:t>
      </w:r>
      <w:proofErr w:type="spellStart"/>
      <w:r>
        <w:rPr>
          <w:rStyle w:val="Kuat"/>
          <w:rFonts w:ascii="Calibri" w:eastAsia="Times New Roman" w:hAnsi="Calibri" w:cs="Calibri"/>
          <w:color w:val="1F2937"/>
          <w:sz w:val="21"/>
          <w:szCs w:val="21"/>
        </w:rPr>
        <w:t>Funnel</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Landing </w:t>
      </w:r>
      <w:proofErr w:type="spellStart"/>
      <w:r>
        <w:rPr>
          <w:rFonts w:ascii="Calibri" w:eastAsia="Times New Roman" w:hAnsi="Calibri" w:cs="Calibri"/>
          <w:color w:val="1F2937"/>
          <w:sz w:val="21"/>
          <w:szCs w:val="21"/>
        </w:rPr>
        <w:t>Page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Visit</w:t>
      </w:r>
      <w:proofErr w:type="spellEnd"/>
      <w:r>
        <w:rPr>
          <w:rFonts w:ascii="Calibri" w:eastAsia="Times New Roman" w:hAnsi="Calibri" w:cs="Calibri"/>
          <w:color w:val="1F2937"/>
          <w:sz w:val="21"/>
          <w:szCs w:val="21"/>
        </w:rPr>
        <w:t xml:space="preserve"> -&gt; </w:t>
      </w:r>
      <w:proofErr w:type="spellStart"/>
      <w:r>
        <w:rPr>
          <w:rFonts w:ascii="Calibri" w:eastAsia="Times New Roman" w:hAnsi="Calibri" w:cs="Calibri"/>
          <w:color w:val="1F2937"/>
          <w:sz w:val="21"/>
          <w:szCs w:val="21"/>
        </w:rPr>
        <w:t>Click</w:t>
      </w:r>
      <w:proofErr w:type="spellEnd"/>
      <w:r>
        <w:rPr>
          <w:rFonts w:ascii="Calibri" w:eastAsia="Times New Roman" w:hAnsi="Calibri" w:cs="Calibri"/>
          <w:color w:val="1F2937"/>
          <w:sz w:val="21"/>
          <w:szCs w:val="21"/>
        </w:rPr>
        <w:t xml:space="preserve"> Register -&gt; </w:t>
      </w:r>
      <w:proofErr w:type="spellStart"/>
      <w:r>
        <w:rPr>
          <w:rFonts w:ascii="Calibri" w:eastAsia="Times New Roman" w:hAnsi="Calibri" w:cs="Calibri"/>
          <w:color w:val="1F2937"/>
          <w:sz w:val="21"/>
          <w:szCs w:val="21"/>
        </w:rPr>
        <w:t>Form</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Submit</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Success</w:t>
      </w:r>
      <w:proofErr w:type="spellEnd"/>
      <w:r>
        <w:rPr>
          <w:rFonts w:ascii="Calibri" w:eastAsia="Times New Roman" w:hAnsi="Calibri" w:cs="Calibri"/>
          <w:color w:val="1F2937"/>
          <w:sz w:val="21"/>
          <w:szCs w:val="21"/>
        </w:rPr>
        <w:t xml:space="preserve"> (Target Konversi: </w:t>
      </w:r>
      <w:r>
        <w:rPr>
          <w:rStyle w:val="Kuat"/>
          <w:rFonts w:ascii="Calibri" w:eastAsia="Times New Roman" w:hAnsi="Calibri" w:cs="Calibri"/>
          <w:color w:val="1F2937"/>
          <w:sz w:val="21"/>
          <w:szCs w:val="21"/>
        </w:rPr>
        <w:t>45%</w:t>
      </w:r>
      <w:r>
        <w:rPr>
          <w:rFonts w:ascii="Calibri" w:eastAsia="Times New Roman" w:hAnsi="Calibri" w:cs="Calibri"/>
          <w:color w:val="1F2937"/>
          <w:sz w:val="21"/>
          <w:szCs w:val="21"/>
        </w:rPr>
        <w:t>).</w:t>
      </w:r>
    </w:p>
    <w:p w14:paraId="615258AD" w14:textId="77777777" w:rsidR="00BC46F0" w:rsidRDefault="00BC46F0">
      <w:pPr>
        <w:numPr>
          <w:ilvl w:val="0"/>
          <w:numId w:val="19"/>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Core</w:t>
      </w:r>
      <w:proofErr w:type="spellEnd"/>
      <w:r>
        <w:rPr>
          <w:rStyle w:val="Kuat"/>
          <w:rFonts w:ascii="Calibri" w:eastAsia="Times New Roman" w:hAnsi="Calibri" w:cs="Calibri"/>
          <w:color w:val="1F2937"/>
          <w:sz w:val="21"/>
          <w:szCs w:val="21"/>
        </w:rPr>
        <w:t xml:space="preserve"> </w:t>
      </w:r>
      <w:proofErr w:type="spellStart"/>
      <w:r>
        <w:rPr>
          <w:rStyle w:val="Kuat"/>
          <w:rFonts w:ascii="Calibri" w:eastAsia="Times New Roman" w:hAnsi="Calibri" w:cs="Calibri"/>
          <w:color w:val="1F2937"/>
          <w:sz w:val="21"/>
          <w:szCs w:val="21"/>
        </w:rPr>
        <w:t>Engagement</w:t>
      </w:r>
      <w:proofErr w:type="spellEnd"/>
      <w:r>
        <w:rPr>
          <w:rStyle w:val="Kuat"/>
          <w:rFonts w:ascii="Calibri" w:eastAsia="Times New Roman" w:hAnsi="Calibri" w:cs="Calibri"/>
          <w:color w:val="1F2937"/>
          <w:sz w:val="21"/>
          <w:szCs w:val="21"/>
        </w:rPr>
        <w:t xml:space="preserve"> </w:t>
      </w:r>
      <w:proofErr w:type="spellStart"/>
      <w:r>
        <w:rPr>
          <w:rStyle w:val="Kuat"/>
          <w:rFonts w:ascii="Calibri" w:eastAsia="Times New Roman" w:hAnsi="Calibri" w:cs="Calibri"/>
          <w:color w:val="1F2937"/>
          <w:sz w:val="21"/>
          <w:szCs w:val="21"/>
        </w:rPr>
        <w:t>Funnel</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Login</w:t>
      </w:r>
      <w:proofErr w:type="spellEnd"/>
      <w:r>
        <w:rPr>
          <w:rFonts w:ascii="Calibri" w:eastAsia="Times New Roman" w:hAnsi="Calibri" w:cs="Calibri"/>
          <w:color w:val="1F2937"/>
          <w:sz w:val="21"/>
          <w:szCs w:val="21"/>
        </w:rPr>
        <w:t xml:space="preserve"> -&gt; Buka </w:t>
      </w:r>
      <w:proofErr w:type="spellStart"/>
      <w:r>
        <w:rPr>
          <w:rFonts w:ascii="Calibri" w:eastAsia="Times New Roman" w:hAnsi="Calibri" w:cs="Calibri"/>
          <w:color w:val="1F2937"/>
          <w:sz w:val="21"/>
          <w:szCs w:val="21"/>
        </w:rPr>
        <w:t>Form</w:t>
      </w:r>
      <w:proofErr w:type="spellEnd"/>
      <w:r>
        <w:rPr>
          <w:rFonts w:ascii="Calibri" w:eastAsia="Times New Roman" w:hAnsi="Calibri" w:cs="Calibri"/>
          <w:color w:val="1F2937"/>
          <w:sz w:val="21"/>
          <w:szCs w:val="21"/>
        </w:rPr>
        <w:t xml:space="preserve"> Transaksi -&gt; Save Transaksi (Target Konversi: </w:t>
      </w:r>
      <w:r>
        <w:rPr>
          <w:rStyle w:val="Kuat"/>
          <w:rFonts w:ascii="Calibri" w:eastAsia="Times New Roman" w:hAnsi="Calibri" w:cs="Calibri"/>
          <w:color w:val="1F2937"/>
          <w:sz w:val="21"/>
          <w:szCs w:val="21"/>
        </w:rPr>
        <w:t>80%</w:t>
      </w:r>
      <w:r>
        <w:rPr>
          <w:rFonts w:ascii="Calibri" w:eastAsia="Times New Roman" w:hAnsi="Calibri" w:cs="Calibri"/>
          <w:color w:val="1F2937"/>
          <w:sz w:val="21"/>
          <w:szCs w:val="21"/>
        </w:rPr>
        <w:t>).</w:t>
      </w:r>
    </w:p>
    <w:p w14:paraId="2F20C0B6" w14:textId="77777777" w:rsidR="00BC46F0" w:rsidRDefault="00BC46F0">
      <w:pPr>
        <w:numPr>
          <w:ilvl w:val="0"/>
          <w:numId w:val="19"/>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Goal</w:t>
      </w:r>
      <w:proofErr w:type="spellEnd"/>
      <w:r>
        <w:rPr>
          <w:rStyle w:val="Kuat"/>
          <w:rFonts w:ascii="Calibri" w:eastAsia="Times New Roman" w:hAnsi="Calibri" w:cs="Calibri"/>
          <w:color w:val="1F2937"/>
          <w:sz w:val="21"/>
          <w:szCs w:val="21"/>
        </w:rPr>
        <w:t xml:space="preserve"> </w:t>
      </w:r>
      <w:proofErr w:type="spellStart"/>
      <w:r>
        <w:rPr>
          <w:rStyle w:val="Kuat"/>
          <w:rFonts w:ascii="Calibri" w:eastAsia="Times New Roman" w:hAnsi="Calibri" w:cs="Calibri"/>
          <w:color w:val="1F2937"/>
          <w:sz w:val="21"/>
          <w:szCs w:val="21"/>
        </w:rPr>
        <w:t>Adoption</w:t>
      </w:r>
      <w:proofErr w:type="spellEnd"/>
      <w:r>
        <w:rPr>
          <w:rStyle w:val="Kuat"/>
          <w:rFonts w:ascii="Calibri" w:eastAsia="Times New Roman" w:hAnsi="Calibri" w:cs="Calibri"/>
          <w:color w:val="1F2937"/>
          <w:sz w:val="21"/>
          <w:szCs w:val="21"/>
        </w:rPr>
        <w:t xml:space="preserve"> </w:t>
      </w:r>
      <w:proofErr w:type="spellStart"/>
      <w:r>
        <w:rPr>
          <w:rStyle w:val="Kuat"/>
          <w:rFonts w:ascii="Calibri" w:eastAsia="Times New Roman" w:hAnsi="Calibri" w:cs="Calibri"/>
          <w:color w:val="1F2937"/>
          <w:sz w:val="21"/>
          <w:szCs w:val="21"/>
        </w:rPr>
        <w:t>Funnel</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Access To-Do </w:t>
      </w:r>
      <w:proofErr w:type="spellStart"/>
      <w:r>
        <w:rPr>
          <w:rFonts w:ascii="Calibri" w:eastAsia="Times New Roman" w:hAnsi="Calibri" w:cs="Calibri"/>
          <w:color w:val="1F2937"/>
          <w:sz w:val="21"/>
          <w:szCs w:val="21"/>
        </w:rPr>
        <w:t>Module</w:t>
      </w:r>
      <w:proofErr w:type="spellEnd"/>
      <w:r>
        <w:rPr>
          <w:rFonts w:ascii="Calibri" w:eastAsia="Times New Roman" w:hAnsi="Calibri" w:cs="Calibri"/>
          <w:color w:val="1F2937"/>
          <w:sz w:val="21"/>
          <w:szCs w:val="21"/>
        </w:rPr>
        <w:t xml:space="preserve"> -&gt; </w:t>
      </w:r>
      <w:proofErr w:type="spellStart"/>
      <w:r>
        <w:rPr>
          <w:rFonts w:ascii="Calibri" w:eastAsia="Times New Roman" w:hAnsi="Calibri" w:cs="Calibri"/>
          <w:color w:val="1F2937"/>
          <w:sz w:val="21"/>
          <w:szCs w:val="21"/>
        </w:rPr>
        <w:t>Create</w:t>
      </w:r>
      <w:proofErr w:type="spellEnd"/>
      <w:r>
        <w:rPr>
          <w:rFonts w:ascii="Calibri" w:eastAsia="Times New Roman" w:hAnsi="Calibri" w:cs="Calibri"/>
          <w:color w:val="1F2937"/>
          <w:sz w:val="21"/>
          <w:szCs w:val="21"/>
        </w:rPr>
        <w:t xml:space="preserve"> To-Do -&gt; </w:t>
      </w:r>
      <w:proofErr w:type="spellStart"/>
      <w:r>
        <w:rPr>
          <w:rFonts w:ascii="Calibri" w:eastAsia="Times New Roman" w:hAnsi="Calibri" w:cs="Calibri"/>
          <w:color w:val="1F2937"/>
          <w:sz w:val="21"/>
          <w:szCs w:val="21"/>
        </w:rPr>
        <w:t>Complete</w:t>
      </w:r>
      <w:proofErr w:type="spellEnd"/>
      <w:r>
        <w:rPr>
          <w:rFonts w:ascii="Calibri" w:eastAsia="Times New Roman" w:hAnsi="Calibri" w:cs="Calibri"/>
          <w:color w:val="1F2937"/>
          <w:sz w:val="21"/>
          <w:szCs w:val="21"/>
        </w:rPr>
        <w:t xml:space="preserve"> To-Do (Target Konversi: </w:t>
      </w:r>
      <w:r>
        <w:rPr>
          <w:rStyle w:val="Kuat"/>
          <w:rFonts w:ascii="Calibri" w:eastAsia="Times New Roman" w:hAnsi="Calibri" w:cs="Calibri"/>
          <w:color w:val="1F2937"/>
          <w:sz w:val="21"/>
          <w:szCs w:val="21"/>
        </w:rPr>
        <w:t>30%</w:t>
      </w:r>
      <w:r>
        <w:rPr>
          <w:rFonts w:ascii="Calibri" w:eastAsia="Times New Roman" w:hAnsi="Calibri" w:cs="Calibri"/>
          <w:color w:val="1F2937"/>
          <w:sz w:val="21"/>
          <w:szCs w:val="21"/>
        </w:rPr>
        <w:t>).</w:t>
      </w:r>
    </w:p>
    <w:p w14:paraId="168DD41F"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5A12A71B">
          <v:rect id="_x0000_i1054" style="width:0;height:1.5pt" o:hralign="center" o:hrstd="t" o:hr="t" fillcolor="#a0a0a0" stroked="f"/>
        </w:pict>
      </w:r>
    </w:p>
    <w:p w14:paraId="5A0F601C" w14:textId="77777777" w:rsidR="00BC46F0" w:rsidRDefault="00BC46F0">
      <w:pPr>
        <w:pStyle w:val="Judul2"/>
        <w:rPr>
          <w:rFonts w:ascii="Calibri" w:eastAsia="Times New Roman" w:hAnsi="Calibri" w:cs="Calibri"/>
        </w:rPr>
      </w:pPr>
      <w:r>
        <w:rPr>
          <w:rFonts w:ascii="Calibri" w:eastAsia="Times New Roman" w:hAnsi="Calibri" w:cs="Calibri"/>
        </w:rPr>
        <w:t xml:space="preserve">14. Model Distribusi &amp; </w:t>
      </w:r>
      <w:proofErr w:type="spellStart"/>
      <w:r>
        <w:rPr>
          <w:rFonts w:ascii="Calibri" w:eastAsia="Times New Roman" w:hAnsi="Calibri" w:cs="Calibri"/>
        </w:rPr>
        <w:t>Pricing</w:t>
      </w:r>
      <w:proofErr w:type="spellEnd"/>
      <w:r>
        <w:rPr>
          <w:rFonts w:ascii="Calibri" w:eastAsia="Times New Roman" w:hAnsi="Calibri" w:cs="Calibri"/>
        </w:rPr>
        <w:t xml:space="preserve"> (Gratis)</w:t>
      </w:r>
    </w:p>
    <w:p w14:paraId="1AE6EA84"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FINTRACK adalah proyek tugas kuliah dan </w:t>
      </w:r>
      <w:r>
        <w:rPr>
          <w:rStyle w:val="Kuat"/>
          <w:rFonts w:ascii="Calibri" w:hAnsi="Calibri" w:cs="Calibri"/>
          <w:color w:val="1F2937"/>
          <w:sz w:val="21"/>
          <w:szCs w:val="21"/>
        </w:rPr>
        <w:t>sepenuhnya gratis</w:t>
      </w:r>
      <w:r>
        <w:rPr>
          <w:rFonts w:ascii="Calibri" w:hAnsi="Calibri" w:cs="Calibri"/>
          <w:color w:val="1F2937"/>
          <w:sz w:val="21"/>
          <w:szCs w:val="21"/>
        </w:rPr>
        <w:t>:</w:t>
      </w:r>
    </w:p>
    <w:p w14:paraId="27BF835A" w14:textId="77777777" w:rsidR="00BC46F0" w:rsidRDefault="00BC46F0">
      <w:pPr>
        <w:numPr>
          <w:ilvl w:val="0"/>
          <w:numId w:val="20"/>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Tidak ada </w:t>
      </w:r>
      <w:proofErr w:type="spellStart"/>
      <w:r>
        <w:rPr>
          <w:rFonts w:ascii="Calibri" w:eastAsia="Times New Roman" w:hAnsi="Calibri" w:cs="Calibri"/>
          <w:color w:val="1F2937"/>
          <w:sz w:val="21"/>
          <w:szCs w:val="21"/>
        </w:rPr>
        <w:t>tier</w:t>
      </w:r>
      <w:proofErr w:type="spellEnd"/>
      <w:r>
        <w:rPr>
          <w:rFonts w:ascii="Calibri" w:eastAsia="Times New Roman" w:hAnsi="Calibri" w:cs="Calibri"/>
          <w:color w:val="1F2937"/>
          <w:sz w:val="21"/>
          <w:szCs w:val="21"/>
        </w:rPr>
        <w:t xml:space="preserve"> berbayar (rencana Pro </w:t>
      </w:r>
      <w:proofErr w:type="spellStart"/>
      <w:r>
        <w:rPr>
          <w:rFonts w:ascii="Calibri" w:eastAsia="Times New Roman" w:hAnsi="Calibri" w:cs="Calibri"/>
          <w:color w:val="1F2937"/>
          <w:sz w:val="21"/>
          <w:szCs w:val="21"/>
        </w:rPr>
        <w:t>Tier</w:t>
      </w:r>
      <w:proofErr w:type="spellEnd"/>
      <w:r>
        <w:rPr>
          <w:rFonts w:ascii="Calibri" w:eastAsia="Times New Roman" w:hAnsi="Calibri" w:cs="Calibri"/>
          <w:color w:val="1F2937"/>
          <w:sz w:val="21"/>
          <w:szCs w:val="21"/>
        </w:rPr>
        <w:t xml:space="preserve"> dihapus) dan tidak ada integrasi </w:t>
      </w:r>
      <w:proofErr w:type="spellStart"/>
      <w:r>
        <w:rPr>
          <w:rFonts w:ascii="Calibri" w:eastAsia="Times New Roman" w:hAnsi="Calibri" w:cs="Calibri"/>
          <w:color w:val="1F2937"/>
          <w:sz w:val="21"/>
          <w:szCs w:val="21"/>
        </w:rPr>
        <w:t>payment</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gateway</w:t>
      </w:r>
      <w:proofErr w:type="spellEnd"/>
      <w:r>
        <w:rPr>
          <w:rFonts w:ascii="Calibri" w:eastAsia="Times New Roman" w:hAnsi="Calibri" w:cs="Calibri"/>
          <w:color w:val="1F2937"/>
          <w:sz w:val="21"/>
          <w:szCs w:val="21"/>
        </w:rPr>
        <w:t>.</w:t>
      </w:r>
    </w:p>
    <w:p w14:paraId="791ECC6A" w14:textId="77777777" w:rsidR="00BC46F0" w:rsidRDefault="00BC46F0">
      <w:pPr>
        <w:numPr>
          <w:ilvl w:val="0"/>
          <w:numId w:val="20"/>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Tidak ada batasan penggunaan: kategori </w:t>
      </w:r>
      <w:proofErr w:type="spellStart"/>
      <w:r>
        <w:rPr>
          <w:rFonts w:ascii="Calibri" w:eastAsia="Times New Roman" w:hAnsi="Calibri" w:cs="Calibri"/>
          <w:color w:val="1F2937"/>
          <w:sz w:val="21"/>
          <w:szCs w:val="21"/>
        </w:rPr>
        <w:t>budget</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financial</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to-do</w:t>
      </w:r>
      <w:proofErr w:type="spellEnd"/>
      <w:r>
        <w:rPr>
          <w:rFonts w:ascii="Calibri" w:eastAsia="Times New Roman" w:hAnsi="Calibri" w:cs="Calibri"/>
          <w:color w:val="1F2937"/>
          <w:sz w:val="21"/>
          <w:szCs w:val="21"/>
        </w:rPr>
        <w:t xml:space="preserve">, dan jumlah transaksi </w:t>
      </w:r>
      <w:proofErr w:type="spellStart"/>
      <w:r>
        <w:rPr>
          <w:rFonts w:ascii="Calibri" w:eastAsia="Times New Roman" w:hAnsi="Calibri" w:cs="Calibri"/>
          <w:color w:val="1F2937"/>
          <w:sz w:val="21"/>
          <w:szCs w:val="21"/>
        </w:rPr>
        <w:t>unlimited</w:t>
      </w:r>
      <w:proofErr w:type="spellEnd"/>
      <w:r>
        <w:rPr>
          <w:rFonts w:ascii="Calibri" w:eastAsia="Times New Roman" w:hAnsi="Calibri" w:cs="Calibri"/>
          <w:color w:val="1F2937"/>
          <w:sz w:val="21"/>
          <w:szCs w:val="21"/>
        </w:rPr>
        <w:t>.</w:t>
      </w:r>
    </w:p>
    <w:p w14:paraId="2D94EB9B" w14:textId="77777777" w:rsidR="00BC46F0" w:rsidRDefault="00BC46F0">
      <w:pPr>
        <w:numPr>
          <w:ilvl w:val="0"/>
          <w:numId w:val="20"/>
        </w:numPr>
        <w:spacing w:before="40" w:after="40"/>
        <w:ind w:left="10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Export</w:t>
      </w:r>
      <w:proofErr w:type="spellEnd"/>
      <w:r>
        <w:rPr>
          <w:rFonts w:ascii="Calibri" w:eastAsia="Times New Roman" w:hAnsi="Calibri" w:cs="Calibri"/>
          <w:color w:val="1F2937"/>
          <w:sz w:val="21"/>
          <w:szCs w:val="21"/>
        </w:rPr>
        <w:t xml:space="preserve"> data PDF/Excel tersedia gratis untuk semua pengguna (dibangun di Tahap 2).</w:t>
      </w:r>
    </w:p>
    <w:p w14:paraId="451F5EC4"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18A19825">
          <v:rect id="_x0000_i1055" style="width:0;height:1.5pt" o:hralign="center" o:hrstd="t" o:hr="t" fillcolor="#a0a0a0" stroked="f"/>
        </w:pict>
      </w:r>
    </w:p>
    <w:p w14:paraId="5F836DA7" w14:textId="77777777" w:rsidR="00BC46F0" w:rsidRDefault="00BC46F0">
      <w:pPr>
        <w:pStyle w:val="Judul2"/>
        <w:rPr>
          <w:rFonts w:ascii="Calibri" w:eastAsia="Times New Roman" w:hAnsi="Calibri" w:cs="Calibri"/>
        </w:rPr>
      </w:pPr>
      <w:r>
        <w:rPr>
          <w:rFonts w:ascii="Calibri" w:eastAsia="Times New Roman" w:hAnsi="Calibri" w:cs="Calibri"/>
        </w:rPr>
        <w:lastRenderedPageBreak/>
        <w:t>15. Keamanan &amp; Privasi</w:t>
      </w:r>
    </w:p>
    <w:p w14:paraId="50128173"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Catatan Keamanan Penting:</w:t>
      </w:r>
    </w:p>
    <w:p w14:paraId="70FCF430"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SECURITY WARNING: Data finansial bersifat rahasia. Kegagalan isolasi </w:t>
      </w:r>
      <w:proofErr w:type="spellStart"/>
      <w:r>
        <w:rPr>
          <w:rFonts w:ascii="Calibri" w:hAnsi="Calibri" w:cs="Calibri"/>
          <w:color w:val="1F2937"/>
          <w:sz w:val="21"/>
          <w:szCs w:val="21"/>
        </w:rPr>
        <w:t>tenant</w:t>
      </w:r>
      <w:proofErr w:type="spellEnd"/>
      <w:r>
        <w:rPr>
          <w:rFonts w:ascii="Calibri" w:hAnsi="Calibri" w:cs="Calibri"/>
          <w:color w:val="1F2937"/>
          <w:sz w:val="21"/>
          <w:szCs w:val="21"/>
        </w:rPr>
        <w:t xml:space="preserve"> menyebabkan kebocoran data antar pengguna.</w:t>
      </w:r>
    </w:p>
    <w:p w14:paraId="3330C65B" w14:textId="77777777" w:rsidR="00BC46F0" w:rsidRDefault="00BC46F0">
      <w:pPr>
        <w:numPr>
          <w:ilvl w:val="0"/>
          <w:numId w:val="21"/>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Autentikasi</w:t>
      </w:r>
      <w:proofErr w:type="spellEnd"/>
      <w:r>
        <w:rPr>
          <w:rStyle w:val="Kuat"/>
          <w:rFonts w:ascii="Calibri" w:eastAsia="Times New Roman" w:hAnsi="Calibri" w:cs="Calibri"/>
          <w:color w:val="1F2937"/>
          <w:sz w:val="21"/>
          <w:szCs w:val="21"/>
        </w:rPr>
        <w:t xml:space="preserve"> &amp; Otorisasi:</w:t>
      </w:r>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Login</w:t>
      </w:r>
      <w:proofErr w:type="spellEnd"/>
      <w:r>
        <w:rPr>
          <w:rFonts w:ascii="Calibri" w:eastAsia="Times New Roman" w:hAnsi="Calibri" w:cs="Calibri"/>
          <w:color w:val="1F2937"/>
          <w:sz w:val="21"/>
          <w:szCs w:val="21"/>
        </w:rPr>
        <w:t xml:space="preserve"> menerbitkan JWT yang dikirim via </w:t>
      </w:r>
      <w:proofErr w:type="spellStart"/>
      <w:r>
        <w:rPr>
          <w:rFonts w:ascii="Calibri" w:eastAsia="Times New Roman" w:hAnsi="Calibri" w:cs="Calibri"/>
          <w:color w:val="1F2937"/>
          <w:sz w:val="21"/>
          <w:szCs w:val="21"/>
        </w:rPr>
        <w:t>cookie</w:t>
      </w:r>
      <w:proofErr w:type="spellEnd"/>
      <w:r>
        <w:rPr>
          <w:rFonts w:ascii="Calibri" w:eastAsia="Times New Roman" w:hAnsi="Calibri" w:cs="Calibri"/>
          <w:color w:val="1F2937"/>
          <w:sz w:val="21"/>
          <w:szCs w:val="21"/>
        </w:rPr>
        <w:t xml:space="preserve"> </w:t>
      </w:r>
      <w:proofErr w:type="spellStart"/>
      <w:r>
        <w:rPr>
          <w:rStyle w:val="KodeHTML"/>
          <w:color w:val="1F2937"/>
        </w:rPr>
        <w:t>HttpOnly</w:t>
      </w:r>
      <w:proofErr w:type="spellEnd"/>
      <w:r>
        <w:rPr>
          <w:rFonts w:ascii="Calibri" w:eastAsia="Times New Roman" w:hAnsi="Calibri" w:cs="Calibri"/>
          <w:color w:val="1F2937"/>
          <w:sz w:val="21"/>
          <w:szCs w:val="21"/>
        </w:rPr>
        <w:t xml:space="preserve">, </w:t>
      </w:r>
      <w:proofErr w:type="spellStart"/>
      <w:r>
        <w:rPr>
          <w:rStyle w:val="KodeHTML"/>
          <w:color w:val="1F2937"/>
        </w:rPr>
        <w:t>SameSite</w:t>
      </w:r>
      <w:proofErr w:type="spellEnd"/>
      <w:r>
        <w:rPr>
          <w:rStyle w:val="KodeHTML"/>
          <w:color w:val="1F2937"/>
        </w:rPr>
        <w:t>=</w:t>
      </w:r>
      <w:proofErr w:type="spellStart"/>
      <w:r>
        <w:rPr>
          <w:rStyle w:val="KodeHTML"/>
          <w:color w:val="1F2937"/>
        </w:rPr>
        <w:t>Lax</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cookie</w:t>
      </w:r>
      <w:proofErr w:type="spellEnd"/>
      <w:r>
        <w:rPr>
          <w:rFonts w:ascii="Calibri" w:eastAsia="Times New Roman" w:hAnsi="Calibri" w:cs="Calibri"/>
          <w:color w:val="1F2937"/>
          <w:sz w:val="21"/>
          <w:szCs w:val="21"/>
        </w:rPr>
        <w:t xml:space="preserve"> dihapus saat </w:t>
      </w:r>
      <w:proofErr w:type="spellStart"/>
      <w:r>
        <w:rPr>
          <w:rFonts w:ascii="Calibri" w:eastAsia="Times New Roman" w:hAnsi="Calibri" w:cs="Calibri"/>
          <w:color w:val="1F2937"/>
          <w:sz w:val="21"/>
          <w:szCs w:val="21"/>
        </w:rPr>
        <w:t>logout</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Password</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di-hash</w:t>
      </w:r>
      <w:proofErr w:type="spellEnd"/>
      <w:r>
        <w:rPr>
          <w:rFonts w:ascii="Calibri" w:eastAsia="Times New Roman" w:hAnsi="Calibri" w:cs="Calibri"/>
          <w:color w:val="1F2937"/>
          <w:sz w:val="21"/>
          <w:szCs w:val="21"/>
        </w:rPr>
        <w:t xml:space="preserve"> dengan </w:t>
      </w:r>
      <w:proofErr w:type="spellStart"/>
      <w:r>
        <w:rPr>
          <w:rFonts w:ascii="Calibri" w:eastAsia="Times New Roman" w:hAnsi="Calibri" w:cs="Calibri"/>
          <w:color w:val="1F2937"/>
          <w:sz w:val="21"/>
          <w:szCs w:val="21"/>
        </w:rPr>
        <w:t>bcrypt</w:t>
      </w:r>
      <w:proofErr w:type="spellEnd"/>
      <w:r>
        <w:rPr>
          <w:rFonts w:ascii="Calibri" w:eastAsia="Times New Roman" w:hAnsi="Calibri" w:cs="Calibri"/>
          <w:color w:val="1F2937"/>
          <w:sz w:val="21"/>
          <w:szCs w:val="21"/>
        </w:rPr>
        <w:t xml:space="preserve">. Selain </w:t>
      </w:r>
      <w:proofErr w:type="spellStart"/>
      <w:r>
        <w:rPr>
          <w:rFonts w:ascii="Calibri" w:eastAsia="Times New Roman" w:hAnsi="Calibri" w:cs="Calibri"/>
          <w:color w:val="1F2937"/>
          <w:sz w:val="21"/>
          <w:szCs w:val="21"/>
        </w:rPr>
        <w:t>auth</w:t>
      </w:r>
      <w:proofErr w:type="spellEnd"/>
      <w:r>
        <w:rPr>
          <w:rFonts w:ascii="Calibri" w:eastAsia="Times New Roman" w:hAnsi="Calibri" w:cs="Calibri"/>
          <w:color w:val="1F2937"/>
          <w:sz w:val="21"/>
          <w:szCs w:val="21"/>
        </w:rPr>
        <w:t xml:space="preserve"> di layer aplikasi, integritas </w:t>
      </w:r>
      <w:proofErr w:type="spellStart"/>
      <w:r>
        <w:rPr>
          <w:rFonts w:ascii="Calibri" w:eastAsia="Times New Roman" w:hAnsi="Calibri" w:cs="Calibri"/>
          <w:color w:val="1F2937"/>
          <w:sz w:val="21"/>
          <w:szCs w:val="21"/>
        </w:rPr>
        <w:t>ownership</w:t>
      </w:r>
      <w:proofErr w:type="spellEnd"/>
      <w:r>
        <w:rPr>
          <w:rFonts w:ascii="Calibri" w:eastAsia="Times New Roman" w:hAnsi="Calibri" w:cs="Calibri"/>
          <w:color w:val="1F2937"/>
          <w:sz w:val="21"/>
          <w:szCs w:val="21"/>
        </w:rPr>
        <w:t xml:space="preserve"> divalidasi di </w:t>
      </w:r>
      <w:proofErr w:type="spellStart"/>
      <w:r>
        <w:rPr>
          <w:rFonts w:ascii="Calibri" w:eastAsia="Times New Roman" w:hAnsi="Calibri" w:cs="Calibri"/>
          <w:color w:val="1F2937"/>
          <w:sz w:val="21"/>
          <w:szCs w:val="21"/>
        </w:rPr>
        <w:t>database</w:t>
      </w:r>
      <w:proofErr w:type="spellEnd"/>
      <w:r>
        <w:rPr>
          <w:rFonts w:ascii="Calibri" w:eastAsia="Times New Roman" w:hAnsi="Calibri" w:cs="Calibri"/>
          <w:color w:val="1F2937"/>
          <w:sz w:val="21"/>
          <w:szCs w:val="21"/>
        </w:rPr>
        <w:t xml:space="preserve"> lewat </w:t>
      </w:r>
      <w:proofErr w:type="spellStart"/>
      <w:r>
        <w:rPr>
          <w:rFonts w:ascii="Calibri" w:eastAsia="Times New Roman" w:hAnsi="Calibri" w:cs="Calibri"/>
          <w:color w:val="1F2937"/>
          <w:sz w:val="21"/>
          <w:szCs w:val="21"/>
        </w:rPr>
        <w:t>trigger</w:t>
      </w:r>
      <w:proofErr w:type="spellEnd"/>
      <w:r>
        <w:rPr>
          <w:rFonts w:ascii="Calibri" w:eastAsia="Times New Roman" w:hAnsi="Calibri" w:cs="Calibri"/>
          <w:color w:val="1F2937"/>
          <w:sz w:val="21"/>
          <w:szCs w:val="21"/>
        </w:rPr>
        <w:t xml:space="preserve"> (Bagian 34, bagian </w:t>
      </w:r>
      <w:proofErr w:type="spellStart"/>
      <w:r>
        <w:rPr>
          <w:rFonts w:ascii="Calibri" w:eastAsia="Times New Roman" w:hAnsi="Calibri" w:cs="Calibri"/>
          <w:color w:val="1F2937"/>
          <w:sz w:val="21"/>
          <w:szCs w:val="21"/>
        </w:rPr>
        <w:t>Ownership</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Validation</w:t>
      </w:r>
      <w:proofErr w:type="spellEnd"/>
      <w:r>
        <w:rPr>
          <w:rFonts w:ascii="Calibri" w:eastAsia="Times New Roman" w:hAnsi="Calibri" w:cs="Calibri"/>
          <w:color w:val="1F2937"/>
          <w:sz w:val="21"/>
          <w:szCs w:val="21"/>
        </w:rPr>
        <w:t>).</w:t>
      </w:r>
    </w:p>
    <w:p w14:paraId="713660B4" w14:textId="77777777" w:rsidR="00BC46F0" w:rsidRDefault="00BC46F0">
      <w:pPr>
        <w:numPr>
          <w:ilvl w:val="0"/>
          <w:numId w:val="21"/>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Isolasi Data (Multi-</w:t>
      </w:r>
      <w:proofErr w:type="spellStart"/>
      <w:r>
        <w:rPr>
          <w:rStyle w:val="Kuat"/>
          <w:rFonts w:ascii="Calibri" w:eastAsia="Times New Roman" w:hAnsi="Calibri" w:cs="Calibri"/>
          <w:color w:val="1F2937"/>
          <w:sz w:val="21"/>
          <w:szCs w:val="21"/>
        </w:rPr>
        <w:t>Tenant</w:t>
      </w:r>
      <w:proofErr w:type="spellEnd"/>
      <w:r>
        <w:rPr>
          <w:rStyle w:val="Kuat"/>
          <w:rFonts w:ascii="Calibri" w:eastAsia="Times New Roman" w:hAnsi="Calibri" w:cs="Calibri"/>
          <w:color w:val="1F2937"/>
          <w:sz w:val="21"/>
          <w:szCs w:val="21"/>
        </w:rPr>
        <w:t xml:space="preserve"> </w:t>
      </w:r>
      <w:proofErr w:type="spellStart"/>
      <w:r>
        <w:rPr>
          <w:rStyle w:val="Kuat"/>
          <w:rFonts w:ascii="Calibri" w:eastAsia="Times New Roman" w:hAnsi="Calibri" w:cs="Calibri"/>
          <w:color w:val="1F2937"/>
          <w:sz w:val="21"/>
          <w:szCs w:val="21"/>
        </w:rPr>
        <w:t>Logic</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Setiap </w:t>
      </w:r>
      <w:proofErr w:type="spellStart"/>
      <w:r>
        <w:rPr>
          <w:rFonts w:ascii="Calibri" w:eastAsia="Times New Roman" w:hAnsi="Calibri" w:cs="Calibri"/>
          <w:color w:val="1F2937"/>
          <w:sz w:val="21"/>
          <w:szCs w:val="21"/>
        </w:rPr>
        <w:t>query</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database</w:t>
      </w:r>
      <w:proofErr w:type="spellEnd"/>
      <w:r>
        <w:rPr>
          <w:rFonts w:ascii="Calibri" w:eastAsia="Times New Roman" w:hAnsi="Calibri" w:cs="Calibri"/>
          <w:color w:val="1F2937"/>
          <w:sz w:val="21"/>
          <w:szCs w:val="21"/>
        </w:rPr>
        <w:t xml:space="preserve"> </w:t>
      </w:r>
      <w:r>
        <w:rPr>
          <w:rStyle w:val="Penekanan"/>
          <w:rFonts w:ascii="Calibri" w:eastAsia="Times New Roman" w:hAnsi="Calibri" w:cs="Calibri"/>
          <w:color w:val="1F2937"/>
          <w:sz w:val="21"/>
          <w:szCs w:val="21"/>
        </w:rPr>
        <w:t>WAJIB</w:t>
      </w:r>
      <w:r>
        <w:rPr>
          <w:rFonts w:ascii="Calibri" w:eastAsia="Times New Roman" w:hAnsi="Calibri" w:cs="Calibri"/>
          <w:color w:val="1F2937"/>
          <w:sz w:val="21"/>
          <w:szCs w:val="21"/>
        </w:rPr>
        <w:t xml:space="preserve"> menyertakan </w:t>
      </w:r>
      <w:r>
        <w:rPr>
          <w:rStyle w:val="KodeHTML"/>
          <w:color w:val="1F2937"/>
        </w:rPr>
        <w:t xml:space="preserve">WHERE </w:t>
      </w:r>
      <w:proofErr w:type="spellStart"/>
      <w:r>
        <w:rPr>
          <w:rStyle w:val="KodeHTML"/>
          <w:color w:val="1F2937"/>
        </w:rPr>
        <w:t>user_id</w:t>
      </w:r>
      <w:proofErr w:type="spellEnd"/>
      <w:r>
        <w:rPr>
          <w:rStyle w:val="KodeHTML"/>
          <w:color w:val="1F2937"/>
        </w:rPr>
        <w:t xml:space="preserve"> = </w:t>
      </w:r>
      <w:proofErr w:type="spellStart"/>
      <w:r>
        <w:rPr>
          <w:rStyle w:val="KodeHTML"/>
          <w:color w:val="1F2937"/>
        </w:rPr>
        <w:t>current_user_id</w:t>
      </w:r>
      <w:proofErr w:type="spellEnd"/>
      <w:r>
        <w:rPr>
          <w:rFonts w:ascii="Calibri" w:eastAsia="Times New Roman" w:hAnsi="Calibri" w:cs="Calibri"/>
          <w:color w:val="1F2937"/>
          <w:sz w:val="21"/>
          <w:szCs w:val="21"/>
        </w:rPr>
        <w:t>. Tidak boleh ada eksposur data antar ID (BR-AUTH-03).</w:t>
      </w:r>
    </w:p>
    <w:p w14:paraId="4E28DCD0" w14:textId="77777777" w:rsidR="00BC46F0" w:rsidRDefault="00BC46F0">
      <w:pPr>
        <w:numPr>
          <w:ilvl w:val="0"/>
          <w:numId w:val="21"/>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Enkripsi Data:</w:t>
      </w:r>
      <w:r>
        <w:rPr>
          <w:rFonts w:ascii="Calibri" w:eastAsia="Times New Roman" w:hAnsi="Calibri" w:cs="Calibri"/>
          <w:color w:val="1F2937"/>
          <w:sz w:val="21"/>
          <w:szCs w:val="21"/>
        </w:rPr>
        <w:t xml:space="preserve"> Data </w:t>
      </w:r>
      <w:r>
        <w:rPr>
          <w:rStyle w:val="Penekanan"/>
          <w:rFonts w:ascii="Calibri" w:eastAsia="Times New Roman" w:hAnsi="Calibri" w:cs="Calibri"/>
          <w:color w:val="1F2937"/>
          <w:sz w:val="21"/>
          <w:szCs w:val="21"/>
        </w:rPr>
        <w:t>in-transit</w:t>
      </w:r>
      <w:r>
        <w:rPr>
          <w:rFonts w:ascii="Calibri" w:eastAsia="Times New Roman" w:hAnsi="Calibri" w:cs="Calibri"/>
          <w:color w:val="1F2937"/>
          <w:sz w:val="21"/>
          <w:szCs w:val="21"/>
        </w:rPr>
        <w:t xml:space="preserve"> menggunakan HTTPS. </w:t>
      </w:r>
      <w:proofErr w:type="spellStart"/>
      <w:r>
        <w:rPr>
          <w:rFonts w:ascii="Calibri" w:eastAsia="Times New Roman" w:hAnsi="Calibri" w:cs="Calibri"/>
          <w:color w:val="1F2937"/>
          <w:sz w:val="21"/>
          <w:szCs w:val="21"/>
        </w:rPr>
        <w:t>Password</w:t>
      </w:r>
      <w:proofErr w:type="spellEnd"/>
      <w:r>
        <w:rPr>
          <w:rFonts w:ascii="Calibri" w:eastAsia="Times New Roman" w:hAnsi="Calibri" w:cs="Calibri"/>
          <w:color w:val="1F2937"/>
          <w:sz w:val="21"/>
          <w:szCs w:val="21"/>
        </w:rPr>
        <w:t xml:space="preserve"> tidak pernah disimpan </w:t>
      </w:r>
      <w:proofErr w:type="spellStart"/>
      <w:r>
        <w:rPr>
          <w:rFonts w:ascii="Calibri" w:eastAsia="Times New Roman" w:hAnsi="Calibri" w:cs="Calibri"/>
          <w:color w:val="1F2937"/>
          <w:sz w:val="21"/>
          <w:szCs w:val="21"/>
        </w:rPr>
        <w:t>plaintext</w:t>
      </w:r>
      <w:proofErr w:type="spellEnd"/>
      <w:r>
        <w:rPr>
          <w:rFonts w:ascii="Calibri" w:eastAsia="Times New Roman" w:hAnsi="Calibri" w:cs="Calibri"/>
          <w:color w:val="1F2937"/>
          <w:sz w:val="21"/>
          <w:szCs w:val="21"/>
        </w:rPr>
        <w:t xml:space="preserve"> — hanya </w:t>
      </w:r>
      <w:proofErr w:type="spellStart"/>
      <w:r>
        <w:rPr>
          <w:rStyle w:val="KodeHTML"/>
          <w:color w:val="1F2937"/>
        </w:rPr>
        <w:t>password_hash</w:t>
      </w:r>
      <w:proofErr w:type="spellEnd"/>
      <w:r>
        <w:rPr>
          <w:rFonts w:ascii="Calibri" w:eastAsia="Times New Roman" w:hAnsi="Calibri" w:cs="Calibri"/>
          <w:color w:val="1F2937"/>
          <w:sz w:val="21"/>
          <w:szCs w:val="21"/>
        </w:rPr>
        <w:t xml:space="preserve"> (BR-AUTH-02).</w:t>
      </w:r>
    </w:p>
    <w:p w14:paraId="10AC087C" w14:textId="77777777" w:rsidR="00BC46F0" w:rsidRDefault="00BC46F0">
      <w:pPr>
        <w:numPr>
          <w:ilvl w:val="0"/>
          <w:numId w:val="21"/>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 xml:space="preserve">Perlindungan </w:t>
      </w:r>
      <w:proofErr w:type="spellStart"/>
      <w:r>
        <w:rPr>
          <w:rStyle w:val="Kuat"/>
          <w:rFonts w:ascii="Calibri" w:eastAsia="Times New Roman" w:hAnsi="Calibri" w:cs="Calibri"/>
          <w:color w:val="1F2937"/>
          <w:sz w:val="21"/>
          <w:szCs w:val="21"/>
        </w:rPr>
        <w:t>Input</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Semua </w:t>
      </w:r>
      <w:proofErr w:type="spellStart"/>
      <w:r>
        <w:rPr>
          <w:rFonts w:ascii="Calibri" w:eastAsia="Times New Roman" w:hAnsi="Calibri" w:cs="Calibri"/>
          <w:color w:val="1F2937"/>
          <w:sz w:val="21"/>
          <w:szCs w:val="21"/>
        </w:rPr>
        <w:t>query</w:t>
      </w:r>
      <w:proofErr w:type="spellEnd"/>
      <w:r>
        <w:rPr>
          <w:rFonts w:ascii="Calibri" w:eastAsia="Times New Roman" w:hAnsi="Calibri" w:cs="Calibri"/>
          <w:color w:val="1F2937"/>
          <w:sz w:val="21"/>
          <w:szCs w:val="21"/>
        </w:rPr>
        <w:t xml:space="preserve"> memakai </w:t>
      </w:r>
      <w:proofErr w:type="spellStart"/>
      <w:r>
        <w:rPr>
          <w:rStyle w:val="Penekanan"/>
          <w:rFonts w:ascii="Calibri" w:eastAsia="Times New Roman" w:hAnsi="Calibri" w:cs="Calibri"/>
          <w:color w:val="1F2937"/>
          <w:sz w:val="21"/>
          <w:szCs w:val="21"/>
        </w:rPr>
        <w:t>parameterized</w:t>
      </w:r>
      <w:proofErr w:type="spellEnd"/>
      <w:r>
        <w:rPr>
          <w:rStyle w:val="Penekanan"/>
          <w:rFonts w:ascii="Calibri" w:eastAsia="Times New Roman" w:hAnsi="Calibri" w:cs="Calibri"/>
          <w:color w:val="1F2937"/>
          <w:sz w:val="21"/>
          <w:szCs w:val="21"/>
        </w:rPr>
        <w:t xml:space="preserve"> </w:t>
      </w:r>
      <w:proofErr w:type="spellStart"/>
      <w:r>
        <w:rPr>
          <w:rStyle w:val="Penekanan"/>
          <w:rFonts w:ascii="Calibri" w:eastAsia="Times New Roman" w:hAnsi="Calibri" w:cs="Calibri"/>
          <w:color w:val="1F2937"/>
          <w:sz w:val="21"/>
          <w:szCs w:val="21"/>
        </w:rPr>
        <w:t>queries</w:t>
      </w:r>
      <w:proofErr w:type="spellEnd"/>
      <w:r>
        <w:rPr>
          <w:rFonts w:ascii="Calibri" w:eastAsia="Times New Roman" w:hAnsi="Calibri" w:cs="Calibri"/>
          <w:color w:val="1F2937"/>
          <w:sz w:val="21"/>
          <w:szCs w:val="21"/>
        </w:rPr>
        <w:t xml:space="preserve"> (mencegah </w:t>
      </w:r>
      <w:r>
        <w:rPr>
          <w:rStyle w:val="Penekanan"/>
          <w:rFonts w:ascii="Calibri" w:eastAsia="Times New Roman" w:hAnsi="Calibri" w:cs="Calibri"/>
          <w:color w:val="1F2937"/>
          <w:sz w:val="21"/>
          <w:szCs w:val="21"/>
        </w:rPr>
        <w:t xml:space="preserve">SQL </w:t>
      </w:r>
      <w:proofErr w:type="spellStart"/>
      <w:r>
        <w:rPr>
          <w:rStyle w:val="Penekanan"/>
          <w:rFonts w:ascii="Calibri" w:eastAsia="Times New Roman" w:hAnsi="Calibri" w:cs="Calibri"/>
          <w:color w:val="1F2937"/>
          <w:sz w:val="21"/>
          <w:szCs w:val="21"/>
        </w:rPr>
        <w:t>Injection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Output</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dirender</w:t>
      </w:r>
      <w:proofErr w:type="spellEnd"/>
      <w:r>
        <w:rPr>
          <w:rFonts w:ascii="Calibri" w:eastAsia="Times New Roman" w:hAnsi="Calibri" w:cs="Calibri"/>
          <w:color w:val="1F2937"/>
          <w:sz w:val="21"/>
          <w:szCs w:val="21"/>
        </w:rPr>
        <w:t xml:space="preserve"> oleh </w:t>
      </w:r>
      <w:proofErr w:type="spellStart"/>
      <w:r>
        <w:rPr>
          <w:rFonts w:ascii="Calibri" w:eastAsia="Times New Roman" w:hAnsi="Calibri" w:cs="Calibri"/>
          <w:color w:val="1F2937"/>
          <w:sz w:val="21"/>
          <w:szCs w:val="21"/>
        </w:rPr>
        <w:t>React</w:t>
      </w:r>
      <w:proofErr w:type="spellEnd"/>
      <w:r>
        <w:rPr>
          <w:rFonts w:ascii="Calibri" w:eastAsia="Times New Roman" w:hAnsi="Calibri" w:cs="Calibri"/>
          <w:color w:val="1F2937"/>
          <w:sz w:val="21"/>
          <w:szCs w:val="21"/>
        </w:rPr>
        <w:t xml:space="preserve"> (auto-</w:t>
      </w:r>
      <w:proofErr w:type="spellStart"/>
      <w:r>
        <w:rPr>
          <w:rFonts w:ascii="Calibri" w:eastAsia="Times New Roman" w:hAnsi="Calibri" w:cs="Calibri"/>
          <w:color w:val="1F2937"/>
          <w:sz w:val="21"/>
          <w:szCs w:val="21"/>
        </w:rPr>
        <w:t>escaping</w:t>
      </w:r>
      <w:proofErr w:type="spellEnd"/>
      <w:r>
        <w:rPr>
          <w:rFonts w:ascii="Calibri" w:eastAsia="Times New Roman" w:hAnsi="Calibri" w:cs="Calibri"/>
          <w:color w:val="1F2937"/>
          <w:sz w:val="21"/>
          <w:szCs w:val="21"/>
        </w:rPr>
        <w:t xml:space="preserve">, mencegah </w:t>
      </w:r>
      <w:r>
        <w:rPr>
          <w:rStyle w:val="Penekanan"/>
          <w:rFonts w:ascii="Calibri" w:eastAsia="Times New Roman" w:hAnsi="Calibri" w:cs="Calibri"/>
          <w:color w:val="1F2937"/>
          <w:sz w:val="21"/>
          <w:szCs w:val="21"/>
        </w:rPr>
        <w:t>XSS</w:t>
      </w:r>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input</w:t>
      </w:r>
      <w:proofErr w:type="spellEnd"/>
      <w:r>
        <w:rPr>
          <w:rFonts w:ascii="Calibri" w:eastAsia="Times New Roman" w:hAnsi="Calibri" w:cs="Calibri"/>
          <w:color w:val="1F2937"/>
          <w:sz w:val="21"/>
          <w:szCs w:val="21"/>
        </w:rPr>
        <w:t xml:space="preserve"> sanitasi di API.</w:t>
      </w:r>
    </w:p>
    <w:p w14:paraId="32CE2642"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0A56750C">
          <v:rect id="_x0000_i1056" style="width:0;height:1.5pt" o:hralign="center" o:hrstd="t" o:hr="t" fillcolor="#a0a0a0" stroked="f"/>
        </w:pict>
      </w:r>
    </w:p>
    <w:p w14:paraId="299E8812" w14:textId="77777777" w:rsidR="00BC46F0" w:rsidRDefault="00BC46F0">
      <w:pPr>
        <w:pStyle w:val="Judul2"/>
        <w:rPr>
          <w:rFonts w:ascii="Calibri" w:eastAsia="Times New Roman" w:hAnsi="Calibri" w:cs="Calibri"/>
        </w:rPr>
      </w:pPr>
      <w:r>
        <w:rPr>
          <w:rFonts w:ascii="Calibri" w:eastAsia="Times New Roman" w:hAnsi="Calibri" w:cs="Calibri"/>
        </w:rPr>
        <w:t>16. Metodologi Pengujian</w:t>
      </w:r>
    </w:p>
    <w:p w14:paraId="41D6E910" w14:textId="77777777" w:rsidR="00BC46F0" w:rsidRDefault="00BC46F0">
      <w:pPr>
        <w:numPr>
          <w:ilvl w:val="0"/>
          <w:numId w:val="22"/>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Functional</w:t>
      </w:r>
      <w:proofErr w:type="spellEnd"/>
      <w:r>
        <w:rPr>
          <w:rStyle w:val="Kuat"/>
          <w:rFonts w:ascii="Calibri" w:eastAsia="Times New Roman" w:hAnsi="Calibri" w:cs="Calibri"/>
          <w:color w:val="1F2937"/>
          <w:sz w:val="21"/>
          <w:szCs w:val="21"/>
        </w:rPr>
        <w:t xml:space="preserve"> Testing:</w:t>
      </w:r>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Checklist</w:t>
      </w:r>
      <w:proofErr w:type="spellEnd"/>
      <w:r>
        <w:rPr>
          <w:rFonts w:ascii="Calibri" w:eastAsia="Times New Roman" w:hAnsi="Calibri" w:cs="Calibri"/>
          <w:color w:val="1F2937"/>
          <w:sz w:val="21"/>
          <w:szCs w:val="21"/>
        </w:rPr>
        <w:t xml:space="preserve"> pengujian manual per fitur: register → </w:t>
      </w:r>
      <w:proofErr w:type="spellStart"/>
      <w:r>
        <w:rPr>
          <w:rFonts w:ascii="Calibri" w:eastAsia="Times New Roman" w:hAnsi="Calibri" w:cs="Calibri"/>
          <w:color w:val="1F2937"/>
          <w:sz w:val="21"/>
          <w:szCs w:val="21"/>
        </w:rPr>
        <w:t>login</w:t>
      </w:r>
      <w:proofErr w:type="spellEnd"/>
      <w:r>
        <w:rPr>
          <w:rFonts w:ascii="Calibri" w:eastAsia="Times New Roman" w:hAnsi="Calibri" w:cs="Calibri"/>
          <w:color w:val="1F2937"/>
          <w:sz w:val="21"/>
          <w:szCs w:val="21"/>
        </w:rPr>
        <w:t xml:space="preserve"> → </w:t>
      </w:r>
      <w:proofErr w:type="spellStart"/>
      <w:r>
        <w:rPr>
          <w:rFonts w:ascii="Calibri" w:eastAsia="Times New Roman" w:hAnsi="Calibri" w:cs="Calibri"/>
          <w:color w:val="1F2937"/>
          <w:sz w:val="21"/>
          <w:szCs w:val="21"/>
        </w:rPr>
        <w:t>input</w:t>
      </w:r>
      <w:proofErr w:type="spellEnd"/>
      <w:r>
        <w:rPr>
          <w:rFonts w:ascii="Calibri" w:eastAsia="Times New Roman" w:hAnsi="Calibri" w:cs="Calibri"/>
          <w:color w:val="1F2937"/>
          <w:sz w:val="21"/>
          <w:szCs w:val="21"/>
        </w:rPr>
        <w:t xml:space="preserve"> transaksi → cek saldo &amp; </w:t>
      </w:r>
      <w:proofErr w:type="spellStart"/>
      <w:r>
        <w:rPr>
          <w:rFonts w:ascii="Calibri" w:eastAsia="Times New Roman" w:hAnsi="Calibri" w:cs="Calibri"/>
          <w:color w:val="1F2937"/>
          <w:sz w:val="21"/>
          <w:szCs w:val="21"/>
        </w:rPr>
        <w:t>budget</w:t>
      </w:r>
      <w:proofErr w:type="spellEnd"/>
      <w:r>
        <w:rPr>
          <w:rFonts w:ascii="Calibri" w:eastAsia="Times New Roman" w:hAnsi="Calibri" w:cs="Calibri"/>
          <w:color w:val="1F2937"/>
          <w:sz w:val="21"/>
          <w:szCs w:val="21"/>
        </w:rPr>
        <w:t xml:space="preserve"> → </w:t>
      </w:r>
      <w:proofErr w:type="spellStart"/>
      <w:r>
        <w:rPr>
          <w:rFonts w:ascii="Calibri" w:eastAsia="Times New Roman" w:hAnsi="Calibri" w:cs="Calibri"/>
          <w:color w:val="1F2937"/>
          <w:sz w:val="21"/>
          <w:szCs w:val="21"/>
        </w:rPr>
        <w:t>to-do</w:t>
      </w:r>
      <w:proofErr w:type="spellEnd"/>
      <w:r>
        <w:rPr>
          <w:rFonts w:ascii="Calibri" w:eastAsia="Times New Roman" w:hAnsi="Calibri" w:cs="Calibri"/>
          <w:color w:val="1F2937"/>
          <w:sz w:val="21"/>
          <w:szCs w:val="21"/>
        </w:rPr>
        <w:t xml:space="preserve"> auto-log → </w:t>
      </w:r>
      <w:proofErr w:type="spellStart"/>
      <w:r>
        <w:rPr>
          <w:rFonts w:ascii="Calibri" w:eastAsia="Times New Roman" w:hAnsi="Calibri" w:cs="Calibri"/>
          <w:color w:val="1F2937"/>
          <w:sz w:val="21"/>
          <w:szCs w:val="21"/>
        </w:rPr>
        <w:t>logout</w:t>
      </w:r>
      <w:proofErr w:type="spellEnd"/>
      <w:r>
        <w:rPr>
          <w:rFonts w:ascii="Calibri" w:eastAsia="Times New Roman" w:hAnsi="Calibri" w:cs="Calibri"/>
          <w:color w:val="1F2937"/>
          <w:sz w:val="21"/>
          <w:szCs w:val="21"/>
        </w:rPr>
        <w:t>.</w:t>
      </w:r>
    </w:p>
    <w:p w14:paraId="6CB7F270" w14:textId="77777777" w:rsidR="00BC46F0" w:rsidRDefault="00BC46F0">
      <w:pPr>
        <w:numPr>
          <w:ilvl w:val="0"/>
          <w:numId w:val="22"/>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 xml:space="preserve">User </w:t>
      </w:r>
      <w:proofErr w:type="spellStart"/>
      <w:r>
        <w:rPr>
          <w:rStyle w:val="Kuat"/>
          <w:rFonts w:ascii="Calibri" w:eastAsia="Times New Roman" w:hAnsi="Calibri" w:cs="Calibri"/>
          <w:color w:val="1F2937"/>
          <w:sz w:val="21"/>
          <w:szCs w:val="21"/>
        </w:rPr>
        <w:t>Acceptance</w:t>
      </w:r>
      <w:proofErr w:type="spellEnd"/>
      <w:r>
        <w:rPr>
          <w:rStyle w:val="Kuat"/>
          <w:rFonts w:ascii="Calibri" w:eastAsia="Times New Roman" w:hAnsi="Calibri" w:cs="Calibri"/>
          <w:color w:val="1F2937"/>
          <w:sz w:val="21"/>
          <w:szCs w:val="21"/>
        </w:rPr>
        <w:t xml:space="preserve"> Testing (UAT):</w:t>
      </w:r>
      <w:r>
        <w:rPr>
          <w:rFonts w:ascii="Calibri" w:eastAsia="Times New Roman" w:hAnsi="Calibri" w:cs="Calibri"/>
          <w:color w:val="1F2937"/>
          <w:sz w:val="21"/>
          <w:szCs w:val="21"/>
        </w:rPr>
        <w:t xml:space="preserve"> Pengujian </w:t>
      </w:r>
      <w:proofErr w:type="spellStart"/>
      <w:r>
        <w:rPr>
          <w:rFonts w:ascii="Calibri" w:eastAsia="Times New Roman" w:hAnsi="Calibri" w:cs="Calibri"/>
          <w:color w:val="1F2937"/>
          <w:sz w:val="21"/>
          <w:szCs w:val="21"/>
        </w:rPr>
        <w:t>usability</w:t>
      </w:r>
      <w:proofErr w:type="spellEnd"/>
      <w:r>
        <w:rPr>
          <w:rFonts w:ascii="Calibri" w:eastAsia="Times New Roman" w:hAnsi="Calibri" w:cs="Calibri"/>
          <w:color w:val="1F2937"/>
          <w:sz w:val="21"/>
          <w:szCs w:val="21"/>
        </w:rPr>
        <w:t xml:space="preserve"> oleh 15 mahasiswa target persona untuk verifikasi kejelasan UI.</w:t>
      </w:r>
    </w:p>
    <w:p w14:paraId="67DC948B" w14:textId="77777777" w:rsidR="00BC46F0" w:rsidRDefault="00BC46F0">
      <w:pPr>
        <w:numPr>
          <w:ilvl w:val="0"/>
          <w:numId w:val="22"/>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Responsiveness</w:t>
      </w:r>
      <w:proofErr w:type="spellEnd"/>
      <w:r>
        <w:rPr>
          <w:rStyle w:val="Kuat"/>
          <w:rFonts w:ascii="Calibri" w:eastAsia="Times New Roman" w:hAnsi="Calibri" w:cs="Calibri"/>
          <w:color w:val="1F2937"/>
          <w:sz w:val="21"/>
          <w:szCs w:val="21"/>
        </w:rPr>
        <w:t xml:space="preserve"> Testing:</w:t>
      </w:r>
      <w:r>
        <w:rPr>
          <w:rFonts w:ascii="Calibri" w:eastAsia="Times New Roman" w:hAnsi="Calibri" w:cs="Calibri"/>
          <w:color w:val="1F2937"/>
          <w:sz w:val="21"/>
          <w:szCs w:val="21"/>
        </w:rPr>
        <w:t xml:space="preserve"> Cek tampilan di lebar layar 320px–1920px (</w:t>
      </w:r>
      <w:proofErr w:type="spellStart"/>
      <w:r>
        <w:rPr>
          <w:rFonts w:ascii="Calibri" w:eastAsia="Times New Roman" w:hAnsi="Calibri" w:cs="Calibri"/>
          <w:color w:val="1F2937"/>
          <w:sz w:val="21"/>
          <w:szCs w:val="21"/>
        </w:rPr>
        <w:t>Chrome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DevTools</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device</w:t>
      </w:r>
      <w:proofErr w:type="spellEnd"/>
      <w:r>
        <w:rPr>
          <w:rFonts w:ascii="Calibri" w:eastAsia="Times New Roman" w:hAnsi="Calibri" w:cs="Calibri"/>
          <w:color w:val="1F2937"/>
          <w:sz w:val="21"/>
          <w:szCs w:val="21"/>
        </w:rPr>
        <w:t xml:space="preserve"> mode) + HP sungguhan.</w:t>
      </w:r>
    </w:p>
    <w:p w14:paraId="143B7B08" w14:textId="77777777" w:rsidR="00BC46F0" w:rsidRDefault="00BC46F0">
      <w:pPr>
        <w:numPr>
          <w:ilvl w:val="0"/>
          <w:numId w:val="22"/>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Data Testing:</w:t>
      </w:r>
      <w:r>
        <w:rPr>
          <w:rFonts w:ascii="Calibri" w:eastAsia="Times New Roman" w:hAnsi="Calibri" w:cs="Calibri"/>
          <w:color w:val="1F2937"/>
          <w:sz w:val="21"/>
          <w:szCs w:val="21"/>
        </w:rPr>
        <w:t xml:space="preserve"> Uji </w:t>
      </w:r>
      <w:proofErr w:type="spellStart"/>
      <w:r>
        <w:rPr>
          <w:rFonts w:ascii="Calibri" w:eastAsia="Times New Roman" w:hAnsi="Calibri" w:cs="Calibri"/>
          <w:color w:val="1F2937"/>
          <w:sz w:val="21"/>
          <w:szCs w:val="21"/>
        </w:rPr>
        <w:t>import</w:t>
      </w:r>
      <w:proofErr w:type="spellEnd"/>
      <w:r>
        <w:rPr>
          <w:rFonts w:ascii="Calibri" w:eastAsia="Times New Roman" w:hAnsi="Calibri" w:cs="Calibri"/>
          <w:color w:val="1F2937"/>
          <w:sz w:val="21"/>
          <w:szCs w:val="21"/>
        </w:rPr>
        <w:t xml:space="preserve"> CSV dengan </w:t>
      </w:r>
      <w:proofErr w:type="spellStart"/>
      <w:r>
        <w:rPr>
          <w:rFonts w:ascii="Calibri" w:eastAsia="Times New Roman" w:hAnsi="Calibri" w:cs="Calibri"/>
          <w:color w:val="1F2937"/>
          <w:sz w:val="21"/>
          <w:szCs w:val="21"/>
        </w:rPr>
        <w:t>edge-case</w:t>
      </w:r>
      <w:proofErr w:type="spellEnd"/>
      <w:r>
        <w:rPr>
          <w:rFonts w:ascii="Calibri" w:eastAsia="Times New Roman" w:hAnsi="Calibri" w:cs="Calibri"/>
          <w:color w:val="1F2937"/>
          <w:sz w:val="21"/>
          <w:szCs w:val="21"/>
        </w:rPr>
        <w:t xml:space="preserve"> Bagian 10.2 dan verifikasi hasil via </w:t>
      </w:r>
      <w:proofErr w:type="spellStart"/>
      <w:r>
        <w:rPr>
          <w:rFonts w:ascii="Calibri" w:eastAsia="Times New Roman" w:hAnsi="Calibri" w:cs="Calibri"/>
          <w:color w:val="1F2937"/>
          <w:sz w:val="21"/>
          <w:szCs w:val="21"/>
        </w:rPr>
        <w:t>phpMyAdmin</w:t>
      </w:r>
      <w:proofErr w:type="spellEnd"/>
      <w:r>
        <w:rPr>
          <w:rFonts w:ascii="Calibri" w:eastAsia="Times New Roman" w:hAnsi="Calibri" w:cs="Calibri"/>
          <w:color w:val="1F2937"/>
          <w:sz w:val="21"/>
          <w:szCs w:val="21"/>
        </w:rPr>
        <w:t>.</w:t>
      </w:r>
    </w:p>
    <w:p w14:paraId="48EB8FE9" w14:textId="77777777" w:rsidR="00BC46F0" w:rsidRDefault="00BC46F0">
      <w:pPr>
        <w:numPr>
          <w:ilvl w:val="0"/>
          <w:numId w:val="22"/>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Security</w:t>
      </w:r>
      <w:proofErr w:type="spellEnd"/>
      <w:r>
        <w:rPr>
          <w:rStyle w:val="Kuat"/>
          <w:rFonts w:ascii="Calibri" w:eastAsia="Times New Roman" w:hAnsi="Calibri" w:cs="Calibri"/>
          <w:color w:val="1F2937"/>
          <w:sz w:val="21"/>
          <w:szCs w:val="21"/>
        </w:rPr>
        <w:t xml:space="preserve"> </w:t>
      </w:r>
      <w:proofErr w:type="spellStart"/>
      <w:r>
        <w:rPr>
          <w:rStyle w:val="Kuat"/>
          <w:rFonts w:ascii="Calibri" w:eastAsia="Times New Roman" w:hAnsi="Calibri" w:cs="Calibri"/>
          <w:color w:val="1F2937"/>
          <w:sz w:val="21"/>
          <w:szCs w:val="21"/>
        </w:rPr>
        <w:t>Check</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Verifikasi manual: </w:t>
      </w:r>
      <w:proofErr w:type="spellStart"/>
      <w:r>
        <w:rPr>
          <w:rFonts w:ascii="Calibri" w:eastAsia="Times New Roman" w:hAnsi="Calibri" w:cs="Calibri"/>
          <w:color w:val="1F2937"/>
          <w:sz w:val="21"/>
          <w:szCs w:val="21"/>
        </w:rPr>
        <w:t>parameterized</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queries</w:t>
      </w:r>
      <w:proofErr w:type="spellEnd"/>
      <w:r>
        <w:rPr>
          <w:rFonts w:ascii="Calibri" w:eastAsia="Times New Roman" w:hAnsi="Calibri" w:cs="Calibri"/>
          <w:color w:val="1F2937"/>
          <w:sz w:val="21"/>
          <w:szCs w:val="21"/>
        </w:rPr>
        <w:t xml:space="preserve"> di semua </w:t>
      </w:r>
      <w:proofErr w:type="spellStart"/>
      <w:r>
        <w:rPr>
          <w:rFonts w:ascii="Calibri" w:eastAsia="Times New Roman" w:hAnsi="Calibri" w:cs="Calibri"/>
          <w:color w:val="1F2937"/>
          <w:sz w:val="21"/>
          <w:szCs w:val="21"/>
        </w:rPr>
        <w:t>query</w:t>
      </w:r>
      <w:proofErr w:type="spellEnd"/>
      <w:r>
        <w:rPr>
          <w:rFonts w:ascii="Calibri" w:eastAsia="Times New Roman" w:hAnsi="Calibri" w:cs="Calibri"/>
          <w:color w:val="1F2937"/>
          <w:sz w:val="21"/>
          <w:szCs w:val="21"/>
        </w:rPr>
        <w:t>, auto-</w:t>
      </w:r>
      <w:proofErr w:type="spellStart"/>
      <w:r>
        <w:rPr>
          <w:rFonts w:ascii="Calibri" w:eastAsia="Times New Roman" w:hAnsi="Calibri" w:cs="Calibri"/>
          <w:color w:val="1F2937"/>
          <w:sz w:val="21"/>
          <w:szCs w:val="21"/>
        </w:rPr>
        <w:t>escaping</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React</w:t>
      </w:r>
      <w:proofErr w:type="spellEnd"/>
      <w:r>
        <w:rPr>
          <w:rFonts w:ascii="Calibri" w:eastAsia="Times New Roman" w:hAnsi="Calibri" w:cs="Calibri"/>
          <w:color w:val="1F2937"/>
          <w:sz w:val="21"/>
          <w:szCs w:val="21"/>
        </w:rPr>
        <w:t xml:space="preserve"> + sanitasi </w:t>
      </w:r>
      <w:proofErr w:type="spellStart"/>
      <w:r>
        <w:rPr>
          <w:rFonts w:ascii="Calibri" w:eastAsia="Times New Roman" w:hAnsi="Calibri" w:cs="Calibri"/>
          <w:color w:val="1F2937"/>
          <w:sz w:val="21"/>
          <w:szCs w:val="21"/>
        </w:rPr>
        <w:t>output</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middleware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auth</w:t>
      </w:r>
      <w:proofErr w:type="spellEnd"/>
      <w:r>
        <w:rPr>
          <w:rFonts w:ascii="Calibri" w:eastAsia="Times New Roman" w:hAnsi="Calibri" w:cs="Calibri"/>
          <w:color w:val="1F2937"/>
          <w:sz w:val="21"/>
          <w:szCs w:val="21"/>
        </w:rPr>
        <w:t xml:space="preserve"> JWT di setiap </w:t>
      </w:r>
      <w:proofErr w:type="spellStart"/>
      <w:r>
        <w:rPr>
          <w:rFonts w:ascii="Calibri" w:eastAsia="Times New Roman" w:hAnsi="Calibri" w:cs="Calibri"/>
          <w:color w:val="1F2937"/>
          <w:sz w:val="21"/>
          <w:szCs w:val="21"/>
        </w:rPr>
        <w:t>route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protected</w:t>
      </w:r>
      <w:proofErr w:type="spellEnd"/>
      <w:r>
        <w:rPr>
          <w:rFonts w:ascii="Calibri" w:eastAsia="Times New Roman" w:hAnsi="Calibri" w:cs="Calibri"/>
          <w:color w:val="1F2937"/>
          <w:sz w:val="21"/>
          <w:szCs w:val="21"/>
        </w:rPr>
        <w:t xml:space="preserve">, dan uji isolasi data antar </w:t>
      </w:r>
      <w:proofErr w:type="spellStart"/>
      <w:r>
        <w:rPr>
          <w:rFonts w:ascii="Calibri" w:eastAsia="Times New Roman" w:hAnsi="Calibri" w:cs="Calibri"/>
          <w:color w:val="1F2937"/>
          <w:sz w:val="21"/>
          <w:szCs w:val="21"/>
        </w:rPr>
        <w:t>user</w:t>
      </w:r>
      <w:proofErr w:type="spellEnd"/>
      <w:r>
        <w:rPr>
          <w:rFonts w:ascii="Calibri" w:eastAsia="Times New Roman" w:hAnsi="Calibri" w:cs="Calibri"/>
          <w:color w:val="1F2937"/>
          <w:sz w:val="21"/>
          <w:szCs w:val="21"/>
        </w:rPr>
        <w:t xml:space="preserve"> (BR-AUTH-03).</w:t>
      </w:r>
    </w:p>
    <w:p w14:paraId="0FFCCBB8" w14:textId="77777777" w:rsidR="00BC46F0" w:rsidRDefault="00BC46F0">
      <w:pPr>
        <w:numPr>
          <w:ilvl w:val="0"/>
          <w:numId w:val="22"/>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 xml:space="preserve">Business </w:t>
      </w:r>
      <w:proofErr w:type="spellStart"/>
      <w:r>
        <w:rPr>
          <w:rStyle w:val="Kuat"/>
          <w:rFonts w:ascii="Calibri" w:eastAsia="Times New Roman" w:hAnsi="Calibri" w:cs="Calibri"/>
          <w:color w:val="1F2937"/>
          <w:sz w:val="21"/>
          <w:szCs w:val="21"/>
        </w:rPr>
        <w:t>Rules</w:t>
      </w:r>
      <w:proofErr w:type="spellEnd"/>
      <w:r>
        <w:rPr>
          <w:rStyle w:val="Kuat"/>
          <w:rFonts w:ascii="Calibri" w:eastAsia="Times New Roman" w:hAnsi="Calibri" w:cs="Calibri"/>
          <w:color w:val="1F2937"/>
          <w:sz w:val="21"/>
          <w:szCs w:val="21"/>
        </w:rPr>
        <w:t xml:space="preserve"> Testing:</w:t>
      </w:r>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Test</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case</w:t>
      </w:r>
      <w:proofErr w:type="spellEnd"/>
      <w:r>
        <w:rPr>
          <w:rFonts w:ascii="Calibri" w:eastAsia="Times New Roman" w:hAnsi="Calibri" w:cs="Calibri"/>
          <w:color w:val="1F2937"/>
          <w:sz w:val="21"/>
          <w:szCs w:val="21"/>
        </w:rPr>
        <w:t xml:space="preserve"> per BR-ID (Bagian 35), termasuk uji </w:t>
      </w:r>
      <w:proofErr w:type="spellStart"/>
      <w:r>
        <w:rPr>
          <w:rFonts w:ascii="Calibri" w:eastAsia="Times New Roman" w:hAnsi="Calibri" w:cs="Calibri"/>
          <w:color w:val="1F2937"/>
          <w:sz w:val="21"/>
          <w:szCs w:val="21"/>
        </w:rPr>
        <w:t>idempotensi</w:t>
      </w:r>
      <w:proofErr w:type="spellEnd"/>
      <w:r>
        <w:rPr>
          <w:rFonts w:ascii="Calibri" w:eastAsia="Times New Roman" w:hAnsi="Calibri" w:cs="Calibri"/>
          <w:color w:val="1F2937"/>
          <w:sz w:val="21"/>
          <w:szCs w:val="21"/>
        </w:rPr>
        <w:t xml:space="preserve"> Auto </w:t>
      </w:r>
      <w:proofErr w:type="spellStart"/>
      <w:r>
        <w:rPr>
          <w:rFonts w:ascii="Calibri" w:eastAsia="Times New Roman" w:hAnsi="Calibri" w:cs="Calibri"/>
          <w:color w:val="1F2937"/>
          <w:sz w:val="21"/>
          <w:szCs w:val="21"/>
        </w:rPr>
        <w:t>Expense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double-request</w:t>
      </w:r>
      <w:proofErr w:type="spellEnd"/>
      <w:r>
        <w:rPr>
          <w:rFonts w:ascii="Calibri" w:eastAsia="Times New Roman" w:hAnsi="Calibri" w:cs="Calibri"/>
          <w:color w:val="1F2937"/>
          <w:sz w:val="21"/>
          <w:szCs w:val="21"/>
        </w:rPr>
        <w:t xml:space="preserve"> tidak menghasilkan 2 transaksi — BR-AUTO-03).</w:t>
      </w:r>
    </w:p>
    <w:p w14:paraId="701FFECC"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31D50A47">
          <v:rect id="_x0000_i1057" style="width:0;height:1.5pt" o:hralign="center" o:hrstd="t" o:hr="t" fillcolor="#a0a0a0" stroked="f"/>
        </w:pict>
      </w:r>
    </w:p>
    <w:p w14:paraId="167ED7B7" w14:textId="77777777" w:rsidR="00BC46F0" w:rsidRDefault="00BC46F0">
      <w:pPr>
        <w:pStyle w:val="Judul2"/>
        <w:rPr>
          <w:rFonts w:ascii="Calibri" w:eastAsia="Times New Roman" w:hAnsi="Calibri" w:cs="Calibri"/>
        </w:rPr>
      </w:pPr>
      <w:r>
        <w:rPr>
          <w:rFonts w:ascii="Calibri" w:eastAsia="Times New Roman" w:hAnsi="Calibri" w:cs="Calibri"/>
        </w:rPr>
        <w:t xml:space="preserve">17. </w:t>
      </w:r>
      <w:proofErr w:type="spellStart"/>
      <w:r>
        <w:rPr>
          <w:rFonts w:ascii="Calibri" w:eastAsia="Times New Roman" w:hAnsi="Calibri" w:cs="Calibri"/>
        </w:rPr>
        <w:t>Milestone</w:t>
      </w:r>
      <w:proofErr w:type="spellEnd"/>
      <w:r>
        <w:rPr>
          <w:rFonts w:ascii="Calibri" w:eastAsia="Times New Roman" w:hAnsi="Calibri" w:cs="Calibri"/>
        </w:rPr>
        <w:t xml:space="preserve"> / </w:t>
      </w:r>
      <w:proofErr w:type="spellStart"/>
      <w:r>
        <w:rPr>
          <w:rFonts w:ascii="Calibri" w:eastAsia="Times New Roman" w:hAnsi="Calibri" w:cs="Calibri"/>
        </w:rPr>
        <w:t>Roadmap</w:t>
      </w:r>
      <w:proofErr w:type="spellEnd"/>
      <w:r>
        <w:rPr>
          <w:rFonts w:ascii="Calibri" w:eastAsia="Times New Roman" w:hAnsi="Calibri" w:cs="Calibri"/>
        </w:rPr>
        <w:t xml:space="preserve"> (2 Tahap)</w:t>
      </w:r>
    </w:p>
    <w:p w14:paraId="1B2647D9" w14:textId="77777777" w:rsidR="00BC46F0" w:rsidRDefault="00BC46F0">
      <w:pPr>
        <w:pStyle w:val="Judul3"/>
        <w:rPr>
          <w:rFonts w:ascii="Calibri" w:eastAsia="Times New Roman" w:hAnsi="Calibri" w:cs="Calibri"/>
        </w:rPr>
      </w:pPr>
      <w:r>
        <w:rPr>
          <w:rFonts w:ascii="Calibri" w:eastAsia="Times New Roman" w:hAnsi="Calibri" w:cs="Calibri"/>
        </w:rPr>
        <w:t>TAHAP 1 — MVP (Minggu 1–5)</w:t>
      </w:r>
    </w:p>
    <w:tbl>
      <w:tblPr>
        <w:tblW w:w="5000" w:type="pct"/>
        <w:tblCellMar>
          <w:top w:w="15" w:type="dxa"/>
          <w:left w:w="15" w:type="dxa"/>
          <w:bottom w:w="15" w:type="dxa"/>
          <w:right w:w="15" w:type="dxa"/>
        </w:tblCellMar>
        <w:tblLook w:val="04A0" w:firstRow="1" w:lastRow="0" w:firstColumn="1" w:lastColumn="0" w:noHBand="0" w:noVBand="1"/>
      </w:tblPr>
      <w:tblGrid>
        <w:gridCol w:w="862"/>
        <w:gridCol w:w="8148"/>
      </w:tblGrid>
      <w:tr w:rsidR="00A2085B" w14:paraId="0730AD44"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69F046F"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Minggu</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3D79DD6F"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Deliverables</w:t>
            </w:r>
            <w:proofErr w:type="spellEnd"/>
            <w:r>
              <w:rPr>
                <w:rFonts w:ascii="Calibri" w:eastAsia="Times New Roman" w:hAnsi="Calibri" w:cs="Calibri"/>
                <w:b/>
                <w:bCs/>
                <w:color w:val="0F3D2E"/>
                <w:sz w:val="18"/>
                <w:szCs w:val="18"/>
              </w:rPr>
              <w:t xml:space="preserve"> Inti</w:t>
            </w:r>
          </w:p>
        </w:tc>
      </w:tr>
      <w:tr w:rsidR="00A2085B" w14:paraId="71AFF4E3"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173B72F"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Minggu 1</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F4769B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Setup </w:t>
            </w:r>
            <w:proofErr w:type="spellStart"/>
            <w:r>
              <w:rPr>
                <w:rFonts w:ascii="Calibri" w:eastAsia="Times New Roman" w:hAnsi="Calibri" w:cs="Calibri"/>
                <w:color w:val="1F2937"/>
                <w:sz w:val="18"/>
                <w:szCs w:val="18"/>
              </w:rPr>
              <w:t>repo</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Git</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database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MySQL</w:t>
            </w:r>
            <w:proofErr w:type="spellEnd"/>
            <w:r>
              <w:rPr>
                <w:rFonts w:ascii="Calibri" w:eastAsia="Times New Roman" w:hAnsi="Calibri" w:cs="Calibri"/>
                <w:color w:val="1F2937"/>
                <w:sz w:val="18"/>
                <w:szCs w:val="18"/>
              </w:rPr>
              <w:t>/</w:t>
            </w:r>
            <w:proofErr w:type="spellStart"/>
            <w:r>
              <w:rPr>
                <w:rFonts w:ascii="Calibri" w:eastAsia="Times New Roman" w:hAnsi="Calibri" w:cs="Calibri"/>
                <w:color w:val="1F2937"/>
                <w:sz w:val="18"/>
                <w:szCs w:val="18"/>
              </w:rPr>
              <w:t>MariaDB</w:t>
            </w:r>
            <w:proofErr w:type="spellEnd"/>
            <w:r>
              <w:rPr>
                <w:rFonts w:ascii="Calibri" w:eastAsia="Times New Roman" w:hAnsi="Calibri" w:cs="Calibri"/>
                <w:color w:val="1F2937"/>
                <w:sz w:val="18"/>
                <w:szCs w:val="18"/>
              </w:rPr>
              <w:t xml:space="preserve"> (skema Bagian 34), register/</w:t>
            </w:r>
            <w:proofErr w:type="spellStart"/>
            <w:r>
              <w:rPr>
                <w:rFonts w:ascii="Calibri" w:eastAsia="Times New Roman" w:hAnsi="Calibri" w:cs="Calibri"/>
                <w:color w:val="1F2937"/>
                <w:sz w:val="18"/>
                <w:szCs w:val="18"/>
              </w:rPr>
              <w:t>login</w:t>
            </w:r>
            <w:proofErr w:type="spellEnd"/>
            <w:r>
              <w:rPr>
                <w:rFonts w:ascii="Calibri" w:eastAsia="Times New Roman" w:hAnsi="Calibri" w:cs="Calibri"/>
                <w:color w:val="1F2937"/>
                <w:sz w:val="18"/>
                <w:szCs w:val="18"/>
              </w:rPr>
              <w:t>/</w:t>
            </w:r>
            <w:proofErr w:type="spellStart"/>
            <w:r>
              <w:rPr>
                <w:rFonts w:ascii="Calibri" w:eastAsia="Times New Roman" w:hAnsi="Calibri" w:cs="Calibri"/>
                <w:color w:val="1F2937"/>
                <w:sz w:val="18"/>
                <w:szCs w:val="18"/>
              </w:rPr>
              <w:t>logout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bcrypt</w:t>
            </w:r>
            <w:proofErr w:type="spellEnd"/>
            <w:r>
              <w:rPr>
                <w:rFonts w:ascii="Calibri" w:eastAsia="Times New Roman" w:hAnsi="Calibri" w:cs="Calibri"/>
                <w:color w:val="1F2937"/>
                <w:sz w:val="18"/>
                <w:szCs w:val="18"/>
              </w:rPr>
              <w:t xml:space="preserve"> + JWT), </w:t>
            </w:r>
            <w:proofErr w:type="spellStart"/>
            <w:r>
              <w:rPr>
                <w:rFonts w:ascii="Calibri" w:eastAsia="Times New Roman" w:hAnsi="Calibri" w:cs="Calibri"/>
                <w:color w:val="1F2937"/>
                <w:sz w:val="18"/>
                <w:szCs w:val="18"/>
              </w:rPr>
              <w:t>layout</w:t>
            </w:r>
            <w:proofErr w:type="spellEnd"/>
            <w:r>
              <w:rPr>
                <w:rFonts w:ascii="Calibri" w:eastAsia="Times New Roman" w:hAnsi="Calibri" w:cs="Calibri"/>
                <w:color w:val="1F2937"/>
                <w:sz w:val="18"/>
                <w:szCs w:val="18"/>
              </w:rPr>
              <w:t xml:space="preserve"> responsif dasar (</w:t>
            </w:r>
            <w:proofErr w:type="spellStart"/>
            <w:r>
              <w:rPr>
                <w:rFonts w:ascii="Calibri" w:eastAsia="Times New Roman" w:hAnsi="Calibri" w:cs="Calibri"/>
                <w:color w:val="1F2937"/>
                <w:sz w:val="18"/>
                <w:szCs w:val="18"/>
              </w:rPr>
              <w:t>React</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Tailwind</w:t>
            </w:r>
            <w:proofErr w:type="spellEnd"/>
            <w:r>
              <w:rPr>
                <w:rFonts w:ascii="Calibri" w:eastAsia="Times New Roman" w:hAnsi="Calibri" w:cs="Calibri"/>
                <w:color w:val="1F2937"/>
                <w:sz w:val="18"/>
                <w:szCs w:val="18"/>
              </w:rPr>
              <w:t>).</w:t>
            </w:r>
          </w:p>
        </w:tc>
      </w:tr>
      <w:tr w:rsidR="00A2085B" w14:paraId="7CA0E23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6528D19"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Minggu 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7FBA97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CRUD Transaksi + manajemen kategori, daftar riwayat dengan filter bulan/kategori.</w:t>
            </w:r>
          </w:p>
        </w:tc>
      </w:tr>
      <w:tr w:rsidR="00A2085B" w14:paraId="6E9D38FB"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3143E36"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lastRenderedPageBreak/>
              <w:t>Minggu 3</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AA387CA"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Engine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Budgeting</w:t>
            </w:r>
            <w:proofErr w:type="spellEnd"/>
            <w:r>
              <w:rPr>
                <w:rFonts w:ascii="Calibri" w:eastAsia="Times New Roman" w:hAnsi="Calibri" w:cs="Calibri"/>
                <w:color w:val="1F2937"/>
                <w:sz w:val="18"/>
                <w:szCs w:val="18"/>
              </w:rPr>
              <w:t xml:space="preserve"> per kategori, </w:t>
            </w:r>
            <w:proofErr w:type="spellStart"/>
            <w:r>
              <w:rPr>
                <w:rFonts w:ascii="Calibri" w:eastAsia="Times New Roman" w:hAnsi="Calibri" w:cs="Calibri"/>
                <w:color w:val="1F2937"/>
                <w:sz w:val="18"/>
                <w:szCs w:val="18"/>
              </w:rPr>
              <w:t>progress</w:t>
            </w:r>
            <w:proofErr w:type="spellEnd"/>
            <w:r>
              <w:rPr>
                <w:rFonts w:ascii="Calibri" w:eastAsia="Times New Roman" w:hAnsi="Calibri" w:cs="Calibri"/>
                <w:color w:val="1F2937"/>
                <w:sz w:val="18"/>
                <w:szCs w:val="18"/>
              </w:rPr>
              <w:t xml:space="preserve"> bar + </w:t>
            </w:r>
            <w:proofErr w:type="spellStart"/>
            <w:r>
              <w:rPr>
                <w:rFonts w:ascii="Calibri" w:eastAsia="Times New Roman" w:hAnsi="Calibri" w:cs="Calibri"/>
                <w:color w:val="1F2937"/>
                <w:sz w:val="18"/>
                <w:szCs w:val="18"/>
              </w:rPr>
              <w:t>alert</w:t>
            </w:r>
            <w:proofErr w:type="spellEnd"/>
            <w:r>
              <w:rPr>
                <w:rFonts w:ascii="Calibri" w:eastAsia="Times New Roman" w:hAnsi="Calibri" w:cs="Calibri"/>
                <w:color w:val="1F2937"/>
                <w:sz w:val="18"/>
                <w:szCs w:val="18"/>
              </w:rPr>
              <w:t xml:space="preserve"> 80%, </w:t>
            </w:r>
            <w:proofErr w:type="spellStart"/>
            <w:r>
              <w:rPr>
                <w:rFonts w:ascii="Calibri" w:eastAsia="Times New Roman" w:hAnsi="Calibri" w:cs="Calibri"/>
                <w:color w:val="1F2937"/>
                <w:sz w:val="18"/>
                <w:szCs w:val="18"/>
              </w:rPr>
              <w:t>dashboard</w:t>
            </w:r>
            <w:proofErr w:type="spellEnd"/>
            <w:r>
              <w:rPr>
                <w:rFonts w:ascii="Calibri" w:eastAsia="Times New Roman" w:hAnsi="Calibri" w:cs="Calibri"/>
                <w:color w:val="1F2937"/>
                <w:sz w:val="18"/>
                <w:szCs w:val="18"/>
              </w:rPr>
              <w:t xml:space="preserve"> ringkasan dengan Chart.js.</w:t>
            </w:r>
          </w:p>
        </w:tc>
      </w:tr>
      <w:tr w:rsidR="00A2085B" w14:paraId="4AF32E8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09FE4E7"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Minggu 4</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11D452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Financial To-Do + auto-log ke transaksi, penyempurnaan UI responsif, uji internal (</w:t>
            </w:r>
            <w:proofErr w:type="spellStart"/>
            <w:r>
              <w:rPr>
                <w:rFonts w:ascii="Calibri" w:eastAsia="Times New Roman" w:hAnsi="Calibri" w:cs="Calibri"/>
                <w:color w:val="1F2937"/>
                <w:sz w:val="18"/>
                <w:szCs w:val="18"/>
              </w:rPr>
              <w:t>alpha</w:t>
            </w:r>
            <w:proofErr w:type="spellEnd"/>
            <w:r>
              <w:rPr>
                <w:rFonts w:ascii="Calibri" w:eastAsia="Times New Roman" w:hAnsi="Calibri" w:cs="Calibri"/>
                <w:color w:val="1F2937"/>
                <w:sz w:val="18"/>
                <w:szCs w:val="18"/>
              </w:rPr>
              <w:t>).</w:t>
            </w:r>
          </w:p>
        </w:tc>
      </w:tr>
      <w:tr w:rsidR="00A2085B" w14:paraId="44B02D9C"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E4CDBD0"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Minggu 5</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599B48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UAT 15 responden, perbaikan </w:t>
            </w:r>
            <w:proofErr w:type="spellStart"/>
            <w:r>
              <w:rPr>
                <w:rFonts w:ascii="Calibri" w:eastAsia="Times New Roman" w:hAnsi="Calibri" w:cs="Calibri"/>
                <w:color w:val="1F2937"/>
                <w:sz w:val="18"/>
                <w:szCs w:val="18"/>
              </w:rPr>
              <w:t>bug</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deploy</w:t>
            </w:r>
            <w:proofErr w:type="spellEnd"/>
            <w:r>
              <w:rPr>
                <w:rFonts w:ascii="Calibri" w:eastAsia="Times New Roman" w:hAnsi="Calibri" w:cs="Calibri"/>
                <w:color w:val="1F2937"/>
                <w:sz w:val="18"/>
                <w:szCs w:val="18"/>
              </w:rPr>
              <w:t xml:space="preserve"> beta + </w:t>
            </w:r>
            <w:proofErr w:type="spellStart"/>
            <w:r>
              <w:rPr>
                <w:rFonts w:ascii="Calibri" w:eastAsia="Times New Roman" w:hAnsi="Calibri" w:cs="Calibri"/>
                <w:color w:val="1F2937"/>
                <w:sz w:val="18"/>
                <w:szCs w:val="18"/>
              </w:rPr>
              <w:t>backup</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database</w:t>
            </w:r>
            <w:proofErr w:type="spellEnd"/>
            <w:r>
              <w:rPr>
                <w:rFonts w:ascii="Calibri" w:eastAsia="Times New Roman" w:hAnsi="Calibri" w:cs="Calibri"/>
                <w:color w:val="1F2937"/>
                <w:sz w:val="18"/>
                <w:szCs w:val="18"/>
              </w:rPr>
              <w:t xml:space="preserve"> pertama.</w:t>
            </w:r>
          </w:p>
        </w:tc>
      </w:tr>
    </w:tbl>
    <w:p w14:paraId="35D28FD7" w14:textId="77777777" w:rsidR="00BC46F0" w:rsidRDefault="00BC46F0">
      <w:pPr>
        <w:pStyle w:val="NormalWeb"/>
        <w:rPr>
          <w:rFonts w:ascii="Calibri" w:hAnsi="Calibri" w:cs="Calibri"/>
          <w:color w:val="1F2937"/>
          <w:sz w:val="21"/>
          <w:szCs w:val="21"/>
        </w:rPr>
      </w:pPr>
      <w:proofErr w:type="spellStart"/>
      <w:r>
        <w:rPr>
          <w:rStyle w:val="Kuat"/>
          <w:rFonts w:ascii="Calibri" w:hAnsi="Calibri" w:cs="Calibri"/>
          <w:color w:val="1F2937"/>
          <w:sz w:val="21"/>
          <w:szCs w:val="21"/>
        </w:rPr>
        <w:t>Gate</w:t>
      </w:r>
      <w:proofErr w:type="spellEnd"/>
      <w:r>
        <w:rPr>
          <w:rStyle w:val="Kuat"/>
          <w:rFonts w:ascii="Calibri" w:hAnsi="Calibri" w:cs="Calibri"/>
          <w:color w:val="1F2937"/>
          <w:sz w:val="21"/>
          <w:szCs w:val="21"/>
        </w:rPr>
        <w:t xml:space="preserve"> Tahap 1 → Tahap 2:</w:t>
      </w:r>
      <w:r>
        <w:rPr>
          <w:rFonts w:ascii="Calibri" w:hAnsi="Calibri" w:cs="Calibri"/>
          <w:color w:val="1F2937"/>
          <w:sz w:val="21"/>
          <w:szCs w:val="21"/>
        </w:rPr>
        <w:t xml:space="preserve"> </w:t>
      </w:r>
      <w:proofErr w:type="spellStart"/>
      <w:r>
        <w:rPr>
          <w:rFonts w:ascii="Calibri" w:hAnsi="Calibri" w:cs="Calibri"/>
          <w:color w:val="1F2937"/>
          <w:sz w:val="21"/>
          <w:szCs w:val="21"/>
        </w:rPr>
        <w:t>review</w:t>
      </w:r>
      <w:proofErr w:type="spellEnd"/>
      <w:r>
        <w:rPr>
          <w:rFonts w:ascii="Calibri" w:hAnsi="Calibri" w:cs="Calibri"/>
          <w:color w:val="1F2937"/>
          <w:sz w:val="21"/>
          <w:szCs w:val="21"/>
        </w:rPr>
        <w:t xml:space="preserve"> kriteria </w:t>
      </w:r>
      <w:proofErr w:type="spellStart"/>
      <w:r>
        <w:rPr>
          <w:rFonts w:ascii="Calibri" w:hAnsi="Calibri" w:cs="Calibri"/>
          <w:color w:val="1F2937"/>
          <w:sz w:val="21"/>
          <w:szCs w:val="21"/>
        </w:rPr>
        <w:t>exit</w:t>
      </w:r>
      <w:proofErr w:type="spellEnd"/>
      <w:r>
        <w:rPr>
          <w:rFonts w:ascii="Calibri" w:hAnsi="Calibri" w:cs="Calibri"/>
          <w:color w:val="1F2937"/>
          <w:sz w:val="21"/>
          <w:szCs w:val="21"/>
        </w:rPr>
        <w:t xml:space="preserve"> di Bagian 7.1 sebagai dasar keputusan lanjut.</w:t>
      </w:r>
    </w:p>
    <w:p w14:paraId="69E50099" w14:textId="77777777" w:rsidR="00BC46F0" w:rsidRDefault="00BC46F0">
      <w:pPr>
        <w:pStyle w:val="Judul3"/>
        <w:rPr>
          <w:rFonts w:ascii="Calibri" w:eastAsia="Times New Roman" w:hAnsi="Calibri" w:cs="Calibri"/>
        </w:rPr>
      </w:pPr>
      <w:r>
        <w:rPr>
          <w:rFonts w:ascii="Calibri" w:eastAsia="Times New Roman" w:hAnsi="Calibri" w:cs="Calibri"/>
        </w:rPr>
        <w:t>TAHAP 2 — Pengembangan Fitur (Minggu 6–8)</w:t>
      </w:r>
    </w:p>
    <w:tbl>
      <w:tblPr>
        <w:tblW w:w="5000" w:type="pct"/>
        <w:tblCellMar>
          <w:top w:w="15" w:type="dxa"/>
          <w:left w:w="15" w:type="dxa"/>
          <w:bottom w:w="15" w:type="dxa"/>
          <w:right w:w="15" w:type="dxa"/>
        </w:tblCellMar>
        <w:tblLook w:val="04A0" w:firstRow="1" w:lastRow="0" w:firstColumn="1" w:lastColumn="0" w:noHBand="0" w:noVBand="1"/>
      </w:tblPr>
      <w:tblGrid>
        <w:gridCol w:w="945"/>
        <w:gridCol w:w="8065"/>
      </w:tblGrid>
      <w:tr w:rsidR="00A2085B" w14:paraId="7FAF3890"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1154D117"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Minggu</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7DE61B38"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Deliverables</w:t>
            </w:r>
            <w:proofErr w:type="spellEnd"/>
            <w:r>
              <w:rPr>
                <w:rFonts w:ascii="Calibri" w:eastAsia="Times New Roman" w:hAnsi="Calibri" w:cs="Calibri"/>
                <w:b/>
                <w:bCs/>
                <w:color w:val="0F3D2E"/>
                <w:sz w:val="18"/>
                <w:szCs w:val="18"/>
              </w:rPr>
              <w:t xml:space="preserve"> Inti</w:t>
            </w:r>
          </w:p>
        </w:tc>
      </w:tr>
      <w:tr w:rsidR="00A2085B" w14:paraId="7ACB4E92"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019EB05"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Minggu 6</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D59D848"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Import</w:t>
            </w:r>
            <w:proofErr w:type="spellEnd"/>
            <w:r>
              <w:rPr>
                <w:rFonts w:ascii="Calibri" w:eastAsia="Times New Roman" w:hAnsi="Calibri" w:cs="Calibri"/>
                <w:color w:val="1F2937"/>
                <w:sz w:val="18"/>
                <w:szCs w:val="18"/>
              </w:rPr>
              <w:t xml:space="preserve"> CSV (</w:t>
            </w:r>
            <w:proofErr w:type="spellStart"/>
            <w:r>
              <w:rPr>
                <w:rFonts w:ascii="Calibri" w:eastAsia="Times New Roman" w:hAnsi="Calibri" w:cs="Calibri"/>
                <w:color w:val="1F2937"/>
                <w:sz w:val="18"/>
                <w:szCs w:val="18"/>
              </w:rPr>
              <w:t>edge-case</w:t>
            </w:r>
            <w:proofErr w:type="spellEnd"/>
            <w:r>
              <w:rPr>
                <w:rFonts w:ascii="Calibri" w:eastAsia="Times New Roman" w:hAnsi="Calibri" w:cs="Calibri"/>
                <w:color w:val="1F2937"/>
                <w:sz w:val="18"/>
                <w:szCs w:val="18"/>
              </w:rPr>
              <w:t xml:space="preserve"> Bagian 10.2) + </w:t>
            </w:r>
            <w:proofErr w:type="spellStart"/>
            <w:r>
              <w:rPr>
                <w:rFonts w:ascii="Calibri" w:eastAsia="Times New Roman" w:hAnsi="Calibri" w:cs="Calibri"/>
                <w:color w:val="1F2937"/>
                <w:sz w:val="18"/>
                <w:szCs w:val="18"/>
              </w:rPr>
              <w:t>Export</w:t>
            </w:r>
            <w:proofErr w:type="spellEnd"/>
            <w:r>
              <w:rPr>
                <w:rFonts w:ascii="Calibri" w:eastAsia="Times New Roman" w:hAnsi="Calibri" w:cs="Calibri"/>
                <w:color w:val="1F2937"/>
                <w:sz w:val="18"/>
                <w:szCs w:val="18"/>
              </w:rPr>
              <w:t xml:space="preserve"> Excel/PDF.</w:t>
            </w:r>
          </w:p>
        </w:tc>
      </w:tr>
      <w:tr w:rsidR="00A2085B" w14:paraId="66077433"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4922DCC"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Minggu 7</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6F3E790"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Advanced</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Analytics</w:t>
            </w:r>
            <w:proofErr w:type="spellEnd"/>
            <w:r>
              <w:rPr>
                <w:rFonts w:ascii="Calibri" w:eastAsia="Times New Roman" w:hAnsi="Calibri" w:cs="Calibri"/>
                <w:color w:val="1F2937"/>
                <w:sz w:val="18"/>
                <w:szCs w:val="18"/>
              </w:rPr>
              <w:t xml:space="preserve"> (tren &amp; kategori terbesar), </w:t>
            </w:r>
            <w:proofErr w:type="spellStart"/>
            <w:r>
              <w:rPr>
                <w:rFonts w:ascii="Calibri" w:eastAsia="Times New Roman" w:hAnsi="Calibri" w:cs="Calibri"/>
                <w:color w:val="1F2937"/>
                <w:sz w:val="18"/>
                <w:szCs w:val="18"/>
              </w:rPr>
              <w:t>kustomisasi</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threshold</w:t>
            </w:r>
            <w:proofErr w:type="spellEnd"/>
            <w:r>
              <w:rPr>
                <w:rFonts w:ascii="Calibri" w:eastAsia="Times New Roman" w:hAnsi="Calibri" w:cs="Calibri"/>
                <w:color w:val="1F2937"/>
                <w:sz w:val="18"/>
                <w:szCs w:val="18"/>
              </w:rPr>
              <w:t xml:space="preserve"> (TBD-02), </w:t>
            </w:r>
            <w:proofErr w:type="spellStart"/>
            <w:r>
              <w:rPr>
                <w:rFonts w:ascii="Calibri" w:eastAsia="Times New Roman" w:hAnsi="Calibri" w:cs="Calibri"/>
                <w:color w:val="1F2937"/>
                <w:sz w:val="18"/>
                <w:szCs w:val="18"/>
              </w:rPr>
              <w:t>polish</w:t>
            </w:r>
            <w:proofErr w:type="spellEnd"/>
            <w:r>
              <w:rPr>
                <w:rFonts w:ascii="Calibri" w:eastAsia="Times New Roman" w:hAnsi="Calibri" w:cs="Calibri"/>
                <w:color w:val="1F2937"/>
                <w:sz w:val="18"/>
                <w:szCs w:val="18"/>
              </w:rPr>
              <w:t xml:space="preserve"> UI/UX responsif.</w:t>
            </w:r>
          </w:p>
        </w:tc>
      </w:tr>
      <w:tr w:rsidR="00A2085B" w14:paraId="07BA8A90"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701B027"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Minggu 8</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6CFAA0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Pengujian akhir, dokumentasi, final </w:t>
            </w:r>
            <w:proofErr w:type="spellStart"/>
            <w:r>
              <w:rPr>
                <w:rFonts w:ascii="Calibri" w:eastAsia="Times New Roman" w:hAnsi="Calibri" w:cs="Calibri"/>
                <w:color w:val="1F2937"/>
                <w:sz w:val="18"/>
                <w:szCs w:val="18"/>
              </w:rPr>
              <w:t>release</w:t>
            </w:r>
            <w:proofErr w:type="spellEnd"/>
            <w:r>
              <w:rPr>
                <w:rFonts w:ascii="Calibri" w:eastAsia="Times New Roman" w:hAnsi="Calibri" w:cs="Calibri"/>
                <w:color w:val="1F2937"/>
                <w:sz w:val="18"/>
                <w:szCs w:val="18"/>
              </w:rPr>
              <w:t xml:space="preserve"> &amp; presentasi demo.</w:t>
            </w:r>
          </w:p>
        </w:tc>
      </w:tr>
    </w:tbl>
    <w:p w14:paraId="1A627CBF"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54F8131E">
          <v:rect id="_x0000_i1058" style="width:0;height:1.5pt" o:hralign="center" o:hrstd="t" o:hr="t" fillcolor="#a0a0a0" stroked="f"/>
        </w:pict>
      </w:r>
    </w:p>
    <w:p w14:paraId="4F587B56" w14:textId="77777777" w:rsidR="00BC46F0" w:rsidRDefault="00BC46F0">
      <w:pPr>
        <w:pStyle w:val="Judul2"/>
        <w:rPr>
          <w:rFonts w:ascii="Calibri" w:eastAsia="Times New Roman" w:hAnsi="Calibri" w:cs="Calibri"/>
        </w:rPr>
      </w:pPr>
      <w:r>
        <w:rPr>
          <w:rFonts w:ascii="Calibri" w:eastAsia="Times New Roman" w:hAnsi="Calibri" w:cs="Calibri"/>
        </w:rPr>
        <w:t xml:space="preserve">18. Risiko &amp; </w:t>
      </w:r>
      <w:proofErr w:type="spellStart"/>
      <w:r>
        <w:rPr>
          <w:rFonts w:ascii="Calibri" w:eastAsia="Times New Roman" w:hAnsi="Calibri" w:cs="Calibri"/>
        </w:rPr>
        <w:t>Mitigasi</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2611"/>
        <w:gridCol w:w="1309"/>
        <w:gridCol w:w="5090"/>
      </w:tblGrid>
      <w:tr w:rsidR="00A2085B" w14:paraId="4E845C57"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108064D1"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 xml:space="preserve">Risiko </w:t>
            </w:r>
            <w:proofErr w:type="spellStart"/>
            <w:r>
              <w:rPr>
                <w:rFonts w:ascii="Calibri" w:eastAsia="Times New Roman" w:hAnsi="Calibri" w:cs="Calibri"/>
                <w:b/>
                <w:bCs/>
                <w:color w:val="0F3D2E"/>
                <w:sz w:val="18"/>
                <w:szCs w:val="18"/>
              </w:rPr>
              <w:t>Identified</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8A85FD9"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 xml:space="preserve">Tingkat </w:t>
            </w:r>
            <w:proofErr w:type="spellStart"/>
            <w:r>
              <w:rPr>
                <w:rFonts w:ascii="Calibri" w:eastAsia="Times New Roman" w:hAnsi="Calibri" w:cs="Calibri"/>
                <w:b/>
                <w:bCs/>
                <w:color w:val="0F3D2E"/>
                <w:sz w:val="18"/>
                <w:szCs w:val="18"/>
              </w:rPr>
              <w:t>Keparahan</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5E71CAF7"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Mitigasi</w:t>
            </w:r>
            <w:proofErr w:type="spellEnd"/>
          </w:p>
        </w:tc>
      </w:tr>
      <w:tr w:rsidR="00A2085B" w14:paraId="4C630096"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6D7640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Pengguna malas </w:t>
            </w:r>
            <w:proofErr w:type="spellStart"/>
            <w:r>
              <w:rPr>
                <w:rFonts w:ascii="Calibri" w:eastAsia="Times New Roman" w:hAnsi="Calibri" w:cs="Calibri"/>
                <w:color w:val="1F2937"/>
                <w:sz w:val="18"/>
                <w:szCs w:val="18"/>
              </w:rPr>
              <w:t>input</w:t>
            </w:r>
            <w:proofErr w:type="spellEnd"/>
            <w:r>
              <w:rPr>
                <w:rFonts w:ascii="Calibri" w:eastAsia="Times New Roman" w:hAnsi="Calibri" w:cs="Calibri"/>
                <w:color w:val="1F2937"/>
                <w:sz w:val="18"/>
                <w:szCs w:val="18"/>
              </w:rPr>
              <w:t xml:space="preserve"> manual transaksi.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0261685"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High</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03AD75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Buat UI "</w:t>
            </w:r>
            <w:proofErr w:type="spellStart"/>
            <w:r>
              <w:rPr>
                <w:rFonts w:ascii="Calibri" w:eastAsia="Times New Roman" w:hAnsi="Calibri" w:cs="Calibri"/>
                <w:color w:val="1F2937"/>
                <w:sz w:val="18"/>
                <w:szCs w:val="18"/>
              </w:rPr>
              <w:t>Quick</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Add</w:t>
            </w:r>
            <w:proofErr w:type="spellEnd"/>
            <w:r>
              <w:rPr>
                <w:rFonts w:ascii="Calibri" w:eastAsia="Times New Roman" w:hAnsi="Calibri" w:cs="Calibri"/>
                <w:color w:val="1F2937"/>
                <w:sz w:val="18"/>
                <w:szCs w:val="18"/>
              </w:rPr>
              <w:t xml:space="preserve">" 2-klik dari </w:t>
            </w:r>
            <w:proofErr w:type="spellStart"/>
            <w:r>
              <w:rPr>
                <w:rFonts w:ascii="Calibri" w:eastAsia="Times New Roman" w:hAnsi="Calibri" w:cs="Calibri"/>
                <w:color w:val="1F2937"/>
                <w:sz w:val="18"/>
                <w:szCs w:val="18"/>
              </w:rPr>
              <w:t>dashboard</w:t>
            </w:r>
            <w:proofErr w:type="spellEnd"/>
            <w:r>
              <w:rPr>
                <w:rFonts w:ascii="Calibri" w:eastAsia="Times New Roman" w:hAnsi="Calibri" w:cs="Calibri"/>
                <w:color w:val="1F2937"/>
                <w:sz w:val="18"/>
                <w:szCs w:val="18"/>
              </w:rPr>
              <w:t xml:space="preserve"> utama, UI responsif cepat.</w:t>
            </w:r>
          </w:p>
        </w:tc>
      </w:tr>
      <w:tr w:rsidR="00A2085B" w14:paraId="37F4A19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D1A633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Kebocoran data transaksi finansial </w:t>
            </w:r>
            <w:proofErr w:type="spellStart"/>
            <w:r>
              <w:rPr>
                <w:rFonts w:ascii="Calibri" w:eastAsia="Times New Roman" w:hAnsi="Calibri" w:cs="Calibri"/>
                <w:color w:val="1F2937"/>
                <w:sz w:val="18"/>
                <w:szCs w:val="18"/>
              </w:rPr>
              <w:t>user</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85E18D1"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Critical</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CEAD4D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Enkripsi SSL, </w:t>
            </w:r>
            <w:proofErr w:type="spellStart"/>
            <w:r>
              <w:rPr>
                <w:rFonts w:ascii="Calibri" w:eastAsia="Times New Roman" w:hAnsi="Calibri" w:cs="Calibri"/>
                <w:color w:val="1F2937"/>
                <w:sz w:val="18"/>
                <w:szCs w:val="18"/>
              </w:rPr>
              <w:t>HttpOnly</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cookie</w:t>
            </w:r>
            <w:proofErr w:type="spellEnd"/>
            <w:r>
              <w:rPr>
                <w:rFonts w:ascii="Calibri" w:eastAsia="Times New Roman" w:hAnsi="Calibri" w:cs="Calibri"/>
                <w:color w:val="1F2937"/>
                <w:sz w:val="18"/>
                <w:szCs w:val="18"/>
              </w:rPr>
              <w:t xml:space="preserve">, audit rutin </w:t>
            </w:r>
            <w:proofErr w:type="spellStart"/>
            <w:r>
              <w:rPr>
                <w:rFonts w:ascii="Calibri" w:eastAsia="Times New Roman" w:hAnsi="Calibri" w:cs="Calibri"/>
                <w:color w:val="1F2937"/>
                <w:sz w:val="18"/>
                <w:szCs w:val="18"/>
              </w:rPr>
              <w:t>query</w:t>
            </w:r>
            <w:proofErr w:type="spellEnd"/>
            <w:r>
              <w:rPr>
                <w:rFonts w:ascii="Calibri" w:eastAsia="Times New Roman" w:hAnsi="Calibri" w:cs="Calibri"/>
                <w:color w:val="1F2937"/>
                <w:sz w:val="18"/>
                <w:szCs w:val="18"/>
              </w:rPr>
              <w:t xml:space="preserve"> </w:t>
            </w:r>
            <w:proofErr w:type="spellStart"/>
            <w:r>
              <w:rPr>
                <w:rStyle w:val="KodeHTML"/>
                <w:color w:val="1F2937"/>
              </w:rPr>
              <w:t>user_id</w:t>
            </w:r>
            <w:proofErr w:type="spellEnd"/>
            <w:r>
              <w:rPr>
                <w:rFonts w:ascii="Calibri" w:eastAsia="Times New Roman" w:hAnsi="Calibri" w:cs="Calibri"/>
                <w:color w:val="1F2937"/>
                <w:sz w:val="18"/>
                <w:szCs w:val="18"/>
              </w:rPr>
              <w:t>.</w:t>
            </w:r>
          </w:p>
        </w:tc>
      </w:tr>
      <w:tr w:rsidR="00A2085B" w14:paraId="2DCEBF1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EE8C58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Lambat / limit </w:t>
            </w:r>
            <w:proofErr w:type="spellStart"/>
            <w:r>
              <w:rPr>
                <w:rFonts w:ascii="Calibri" w:eastAsia="Times New Roman" w:hAnsi="Calibri" w:cs="Calibri"/>
                <w:color w:val="1F2937"/>
                <w:sz w:val="18"/>
                <w:szCs w:val="18"/>
              </w:rPr>
              <w:t>resource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hosting</w:t>
            </w:r>
            <w:proofErr w:type="spellEnd"/>
            <w:r>
              <w:rPr>
                <w:rFonts w:ascii="Calibri" w:eastAsia="Times New Roman" w:hAnsi="Calibri" w:cs="Calibri"/>
                <w:color w:val="1F2937"/>
                <w:sz w:val="18"/>
                <w:szCs w:val="18"/>
              </w:rPr>
              <w:t xml:space="preserve"> saat banyak pengguna.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2EE761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Medium</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134B34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Skala tugas kecil (puluhan pengguna) — </w:t>
            </w:r>
            <w:proofErr w:type="spellStart"/>
            <w:r>
              <w:rPr>
                <w:rFonts w:ascii="Calibri" w:eastAsia="Times New Roman" w:hAnsi="Calibri" w:cs="Calibri"/>
                <w:color w:val="1F2937"/>
                <w:sz w:val="18"/>
                <w:szCs w:val="18"/>
              </w:rPr>
              <w:t>hosting</w:t>
            </w:r>
            <w:proofErr w:type="spellEnd"/>
            <w:r>
              <w:rPr>
                <w:rFonts w:ascii="Calibri" w:eastAsia="Times New Roman" w:hAnsi="Calibri" w:cs="Calibri"/>
                <w:color w:val="1F2937"/>
                <w:sz w:val="18"/>
                <w:szCs w:val="18"/>
              </w:rPr>
              <w:t xml:space="preserve"> cukup. Optimasi </w:t>
            </w:r>
            <w:proofErr w:type="spellStart"/>
            <w:r>
              <w:rPr>
                <w:rFonts w:ascii="Calibri" w:eastAsia="Times New Roman" w:hAnsi="Calibri" w:cs="Calibri"/>
                <w:color w:val="1F2937"/>
                <w:sz w:val="18"/>
                <w:szCs w:val="18"/>
              </w:rPr>
              <w:t>query</w:t>
            </w:r>
            <w:proofErr w:type="spellEnd"/>
            <w:r>
              <w:rPr>
                <w:rFonts w:ascii="Calibri" w:eastAsia="Times New Roman" w:hAnsi="Calibri" w:cs="Calibri"/>
                <w:color w:val="1F2937"/>
                <w:sz w:val="18"/>
                <w:szCs w:val="18"/>
              </w:rPr>
              <w:t xml:space="preserve"> + indeks (sudah disediakan di Bagian 34) bila perlu.</w:t>
            </w:r>
          </w:p>
        </w:tc>
      </w:tr>
    </w:tbl>
    <w:p w14:paraId="6F853EA6"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4C02511F">
          <v:rect id="_x0000_i1059" style="width:0;height:1.5pt" o:hralign="center" o:hrstd="t" o:hr="t" fillcolor="#a0a0a0" stroked="f"/>
        </w:pict>
      </w:r>
    </w:p>
    <w:p w14:paraId="65C16515" w14:textId="77777777" w:rsidR="00BC46F0" w:rsidRDefault="00BC46F0">
      <w:pPr>
        <w:pStyle w:val="Judul2"/>
        <w:rPr>
          <w:rFonts w:ascii="Calibri" w:eastAsia="Times New Roman" w:hAnsi="Calibri" w:cs="Calibri"/>
        </w:rPr>
      </w:pPr>
      <w:r>
        <w:rPr>
          <w:rFonts w:ascii="Calibri" w:eastAsia="Times New Roman" w:hAnsi="Calibri" w:cs="Calibri"/>
        </w:rPr>
        <w:t>19. Metrik Keberhasilan Produk</w:t>
      </w:r>
    </w:p>
    <w:p w14:paraId="474FBD5B" w14:textId="77777777" w:rsidR="00BC46F0" w:rsidRDefault="00BC46F0">
      <w:pPr>
        <w:numPr>
          <w:ilvl w:val="0"/>
          <w:numId w:val="23"/>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Activation</w:t>
      </w:r>
      <w:proofErr w:type="spellEnd"/>
      <w:r>
        <w:rPr>
          <w:rStyle w:val="Kuat"/>
          <w:rFonts w:ascii="Calibri" w:eastAsia="Times New Roman" w:hAnsi="Calibri" w:cs="Calibri"/>
          <w:color w:val="1F2937"/>
          <w:sz w:val="21"/>
          <w:szCs w:val="21"/>
        </w:rPr>
        <w:t xml:space="preserve"> Rate:</w:t>
      </w:r>
      <w:r>
        <w:rPr>
          <w:rFonts w:ascii="Calibri" w:eastAsia="Times New Roman" w:hAnsi="Calibri" w:cs="Calibri"/>
          <w:color w:val="1F2937"/>
          <w:sz w:val="21"/>
          <w:szCs w:val="21"/>
        </w:rPr>
        <w:t xml:space="preserve"> 60% pengguna baru mencatat minimal 3 transaksi dalam 24 jam pertama setelah registrasi.</w:t>
      </w:r>
    </w:p>
    <w:p w14:paraId="59202705" w14:textId="77777777" w:rsidR="00BC46F0" w:rsidRDefault="00BC46F0">
      <w:pPr>
        <w:numPr>
          <w:ilvl w:val="0"/>
          <w:numId w:val="23"/>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 xml:space="preserve">D7 </w:t>
      </w:r>
      <w:proofErr w:type="spellStart"/>
      <w:r>
        <w:rPr>
          <w:rStyle w:val="Kuat"/>
          <w:rFonts w:ascii="Calibri" w:eastAsia="Times New Roman" w:hAnsi="Calibri" w:cs="Calibri"/>
          <w:color w:val="1F2937"/>
          <w:sz w:val="21"/>
          <w:szCs w:val="21"/>
        </w:rPr>
        <w:t>Retention</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&gt;= 35% pengguna kembali mencatat transaksi pada minggu ke-2.</w:t>
      </w:r>
    </w:p>
    <w:p w14:paraId="4185D849" w14:textId="77777777" w:rsidR="00BC46F0" w:rsidRDefault="00BC46F0">
      <w:pPr>
        <w:numPr>
          <w:ilvl w:val="0"/>
          <w:numId w:val="23"/>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Goal</w:t>
      </w:r>
      <w:proofErr w:type="spellEnd"/>
      <w:r>
        <w:rPr>
          <w:rStyle w:val="Kuat"/>
          <w:rFonts w:ascii="Calibri" w:eastAsia="Times New Roman" w:hAnsi="Calibri" w:cs="Calibri"/>
          <w:color w:val="1F2937"/>
          <w:sz w:val="21"/>
          <w:szCs w:val="21"/>
        </w:rPr>
        <w:t xml:space="preserve"> </w:t>
      </w:r>
      <w:proofErr w:type="spellStart"/>
      <w:r>
        <w:rPr>
          <w:rStyle w:val="Kuat"/>
          <w:rFonts w:ascii="Calibri" w:eastAsia="Times New Roman" w:hAnsi="Calibri" w:cs="Calibri"/>
          <w:color w:val="1F2937"/>
          <w:sz w:val="21"/>
          <w:szCs w:val="21"/>
        </w:rPr>
        <w:t>Completion</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Minimal 20% pengguna aktif menyelesaikan minimal 1 Financial To-Do per bulan.</w:t>
      </w:r>
    </w:p>
    <w:p w14:paraId="46C750D2"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pict w14:anchorId="0FEEE955">
          <v:rect id="_x0000_i1060" style="width:0;height:1.5pt" o:hralign="center" o:hrstd="t" o:hr="t" fillcolor="#a0a0a0" stroked="f"/>
        </w:pict>
      </w:r>
    </w:p>
    <w:p w14:paraId="67745C22" w14:textId="77777777" w:rsidR="00BC46F0" w:rsidRDefault="00BC46F0">
      <w:pPr>
        <w:pStyle w:val="Judul2"/>
        <w:rPr>
          <w:rFonts w:ascii="Calibri" w:eastAsia="Times New Roman" w:hAnsi="Calibri" w:cs="Calibri"/>
        </w:rPr>
      </w:pPr>
      <w:r>
        <w:rPr>
          <w:rFonts w:ascii="Calibri" w:eastAsia="Times New Roman" w:hAnsi="Calibri" w:cs="Calibri"/>
        </w:rPr>
        <w:t xml:space="preserve">20. </w:t>
      </w:r>
      <w:proofErr w:type="spellStart"/>
      <w:r>
        <w:rPr>
          <w:rFonts w:ascii="Calibri" w:eastAsia="Times New Roman" w:hAnsi="Calibri" w:cs="Calibri"/>
        </w:rPr>
        <w:t>Glossary</w:t>
      </w:r>
      <w:proofErr w:type="spellEnd"/>
      <w:r>
        <w:rPr>
          <w:rFonts w:ascii="Calibri" w:eastAsia="Times New Roman" w:hAnsi="Calibri" w:cs="Calibri"/>
        </w:rPr>
        <w:t xml:space="preserve"> / Daftar Istilah</w:t>
      </w:r>
    </w:p>
    <w:p w14:paraId="75FF6801" w14:textId="77777777" w:rsidR="00BC46F0" w:rsidRDefault="00BC46F0">
      <w:pPr>
        <w:numPr>
          <w:ilvl w:val="0"/>
          <w:numId w:val="24"/>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Financial To-Do:</w:t>
      </w:r>
      <w:r>
        <w:rPr>
          <w:rFonts w:ascii="Calibri" w:eastAsia="Times New Roman" w:hAnsi="Calibri" w:cs="Calibri"/>
          <w:color w:val="1F2937"/>
          <w:sz w:val="21"/>
          <w:szCs w:val="21"/>
        </w:rPr>
        <w:t xml:space="preserve"> Daftar tugas berbasis finansial (contoh: bayar kos, simpan tabungan) yang terintegrasi dengan aksi keuangan.</w:t>
      </w:r>
    </w:p>
    <w:p w14:paraId="6245DE87" w14:textId="77777777" w:rsidR="00BC46F0" w:rsidRDefault="00BC46F0">
      <w:pPr>
        <w:numPr>
          <w:ilvl w:val="0"/>
          <w:numId w:val="24"/>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Budget</w:t>
      </w:r>
      <w:proofErr w:type="spellEnd"/>
      <w:r>
        <w:rPr>
          <w:rStyle w:val="Kuat"/>
          <w:rFonts w:ascii="Calibri" w:eastAsia="Times New Roman" w:hAnsi="Calibri" w:cs="Calibri"/>
          <w:color w:val="1F2937"/>
          <w:sz w:val="21"/>
          <w:szCs w:val="21"/>
        </w:rPr>
        <w:t xml:space="preserve"> </w:t>
      </w:r>
      <w:proofErr w:type="spellStart"/>
      <w:r>
        <w:rPr>
          <w:rStyle w:val="Kuat"/>
          <w:rFonts w:ascii="Calibri" w:eastAsia="Times New Roman" w:hAnsi="Calibri" w:cs="Calibri"/>
          <w:color w:val="1F2937"/>
          <w:sz w:val="21"/>
          <w:szCs w:val="21"/>
        </w:rPr>
        <w:t>Threshold</w:t>
      </w:r>
      <w:proofErr w:type="spellEnd"/>
      <w:r>
        <w:rPr>
          <w:rStyle w:val="Kuat"/>
          <w:rFonts w:ascii="Calibri" w:eastAsia="Times New Roman" w:hAnsi="Calibri" w:cs="Calibri"/>
          <w:color w:val="1F2937"/>
          <w:sz w:val="21"/>
          <w:szCs w:val="21"/>
        </w:rPr>
        <w:t xml:space="preserve"> </w:t>
      </w:r>
      <w:proofErr w:type="spellStart"/>
      <w:r>
        <w:rPr>
          <w:rStyle w:val="Kuat"/>
          <w:rFonts w:ascii="Calibri" w:eastAsia="Times New Roman" w:hAnsi="Calibri" w:cs="Calibri"/>
          <w:color w:val="1F2937"/>
          <w:sz w:val="21"/>
          <w:szCs w:val="21"/>
        </w:rPr>
        <w:t>Alert</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Notifikasi visual saat pengeluaran mendekati atau melampaui alokasi yang direncanakan.</w:t>
      </w:r>
    </w:p>
    <w:p w14:paraId="2D76DE1A" w14:textId="77777777" w:rsidR="00BC46F0" w:rsidRDefault="00BC46F0">
      <w:pPr>
        <w:numPr>
          <w:ilvl w:val="0"/>
          <w:numId w:val="24"/>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Quick</w:t>
      </w:r>
      <w:proofErr w:type="spellEnd"/>
      <w:r>
        <w:rPr>
          <w:rStyle w:val="Kuat"/>
          <w:rFonts w:ascii="Calibri" w:eastAsia="Times New Roman" w:hAnsi="Calibri" w:cs="Calibri"/>
          <w:color w:val="1F2937"/>
          <w:sz w:val="21"/>
          <w:szCs w:val="21"/>
        </w:rPr>
        <w:t xml:space="preserve"> </w:t>
      </w:r>
      <w:proofErr w:type="spellStart"/>
      <w:r>
        <w:rPr>
          <w:rStyle w:val="Kuat"/>
          <w:rFonts w:ascii="Calibri" w:eastAsia="Times New Roman" w:hAnsi="Calibri" w:cs="Calibri"/>
          <w:color w:val="1F2937"/>
          <w:sz w:val="21"/>
          <w:szCs w:val="21"/>
        </w:rPr>
        <w:t>Add</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Antarmuka ringkas untuk memasukkan transaksi finansial dengan langkah minimal.</w:t>
      </w:r>
    </w:p>
    <w:p w14:paraId="443344FE" w14:textId="77777777" w:rsidR="00BC46F0" w:rsidRDefault="00BC46F0">
      <w:pPr>
        <w:numPr>
          <w:ilvl w:val="0"/>
          <w:numId w:val="24"/>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 xml:space="preserve">Auto </w:t>
      </w:r>
      <w:proofErr w:type="spellStart"/>
      <w:r>
        <w:rPr>
          <w:rStyle w:val="Kuat"/>
          <w:rFonts w:ascii="Calibri" w:eastAsia="Times New Roman" w:hAnsi="Calibri" w:cs="Calibri"/>
          <w:color w:val="1F2937"/>
          <w:sz w:val="21"/>
          <w:szCs w:val="21"/>
        </w:rPr>
        <w:t>Expense</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Transaksi </w:t>
      </w:r>
      <w:r>
        <w:rPr>
          <w:rStyle w:val="KodeHTML"/>
          <w:color w:val="1F2937"/>
        </w:rPr>
        <w:t>EXPENSE</w:t>
      </w:r>
      <w:r>
        <w:rPr>
          <w:rFonts w:ascii="Calibri" w:eastAsia="Times New Roman" w:hAnsi="Calibri" w:cs="Calibri"/>
          <w:color w:val="1F2937"/>
          <w:sz w:val="21"/>
          <w:szCs w:val="21"/>
        </w:rPr>
        <w:t xml:space="preserve"> yang dibuat otomatis oleh sistem saat Financial To-Do dengan </w:t>
      </w:r>
      <w:proofErr w:type="spellStart"/>
      <w:r>
        <w:rPr>
          <w:rStyle w:val="KodeHTML"/>
          <w:color w:val="1F2937"/>
        </w:rPr>
        <w:t>auto_expense</w:t>
      </w:r>
      <w:proofErr w:type="spellEnd"/>
      <w:r>
        <w:rPr>
          <w:rStyle w:val="KodeHTML"/>
          <w:color w:val="1F2937"/>
        </w:rPr>
        <w:t>=</w:t>
      </w:r>
      <w:proofErr w:type="spellStart"/>
      <w:r>
        <w:rPr>
          <w:rStyle w:val="KodeHTML"/>
          <w:color w:val="1F2937"/>
        </w:rPr>
        <w:t>true</w:t>
      </w:r>
      <w:proofErr w:type="spellEnd"/>
      <w:r>
        <w:rPr>
          <w:rFonts w:ascii="Calibri" w:eastAsia="Times New Roman" w:hAnsi="Calibri" w:cs="Calibri"/>
          <w:color w:val="1F2937"/>
          <w:sz w:val="21"/>
          <w:szCs w:val="21"/>
        </w:rPr>
        <w:t xml:space="preserve"> dan </w:t>
      </w:r>
      <w:proofErr w:type="spellStart"/>
      <w:r>
        <w:rPr>
          <w:rStyle w:val="KodeHTML"/>
          <w:color w:val="1F2937"/>
        </w:rPr>
        <w:t>amount</w:t>
      </w:r>
      <w:proofErr w:type="spellEnd"/>
      <w:r>
        <w:rPr>
          <w:rStyle w:val="KodeHTML"/>
          <w:color w:val="1F2937"/>
        </w:rPr>
        <w:t>&gt;0</w:t>
      </w:r>
      <w:r>
        <w:rPr>
          <w:rFonts w:ascii="Calibri" w:eastAsia="Times New Roman" w:hAnsi="Calibri" w:cs="Calibri"/>
          <w:color w:val="1F2937"/>
          <w:sz w:val="21"/>
          <w:szCs w:val="21"/>
        </w:rPr>
        <w:t xml:space="preserve"> diselesaikan (BR-AUTO-01..04).</w:t>
      </w:r>
    </w:p>
    <w:p w14:paraId="7DEA8AED"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5B7A17E7">
          <v:rect id="_x0000_i1061" style="width:0;height:1.5pt" o:hralign="center" o:hrstd="t" o:hr="t" fillcolor="#a0a0a0" stroked="f"/>
        </w:pict>
      </w:r>
    </w:p>
    <w:p w14:paraId="29E0B151" w14:textId="77777777" w:rsidR="00BC46F0" w:rsidRDefault="00BC46F0">
      <w:pPr>
        <w:pStyle w:val="Judul2"/>
        <w:rPr>
          <w:rFonts w:ascii="Calibri" w:eastAsia="Times New Roman" w:hAnsi="Calibri" w:cs="Calibri"/>
        </w:rPr>
      </w:pPr>
      <w:r>
        <w:rPr>
          <w:rFonts w:ascii="Calibri" w:eastAsia="Times New Roman" w:hAnsi="Calibri" w:cs="Calibri"/>
        </w:rPr>
        <w:t xml:space="preserve">21. </w:t>
      </w:r>
      <w:proofErr w:type="spellStart"/>
      <w:r>
        <w:rPr>
          <w:rFonts w:ascii="Calibri" w:eastAsia="Times New Roman" w:hAnsi="Calibri" w:cs="Calibri"/>
        </w:rPr>
        <w:t>Competitive</w:t>
      </w:r>
      <w:proofErr w:type="spellEnd"/>
      <w:r>
        <w:rPr>
          <w:rFonts w:ascii="Calibri" w:eastAsia="Times New Roman" w:hAnsi="Calibri" w:cs="Calibri"/>
        </w:rPr>
        <w:t xml:space="preserve"> </w:t>
      </w:r>
      <w:proofErr w:type="spellStart"/>
      <w:r>
        <w:rPr>
          <w:rFonts w:ascii="Calibri" w:eastAsia="Times New Roman" w:hAnsi="Calibri" w:cs="Calibri"/>
        </w:rPr>
        <w:t>Analysis</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1885"/>
        <w:gridCol w:w="2481"/>
        <w:gridCol w:w="2898"/>
        <w:gridCol w:w="1746"/>
      </w:tblGrid>
      <w:tr w:rsidR="00A2085B" w14:paraId="51C97025"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BFF36C9"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Parameter</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78E585FF"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FINTRACK (MVP)</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185284B2"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 xml:space="preserve">Aplikasi Catat Keuangan Lain (e.g., </w:t>
            </w:r>
            <w:proofErr w:type="spellStart"/>
            <w:r>
              <w:rPr>
                <w:rFonts w:ascii="Calibri" w:eastAsia="Times New Roman" w:hAnsi="Calibri" w:cs="Calibri"/>
                <w:b/>
                <w:bCs/>
                <w:color w:val="0F3D2E"/>
                <w:sz w:val="18"/>
                <w:szCs w:val="18"/>
              </w:rPr>
              <w:t>Monefy</w:t>
            </w:r>
            <w:proofErr w:type="spellEnd"/>
            <w:r>
              <w:rPr>
                <w:rFonts w:ascii="Calibri" w:eastAsia="Times New Roman" w:hAnsi="Calibri" w:cs="Calibri"/>
                <w:b/>
                <w:bCs/>
                <w:color w:val="0F3D2E"/>
                <w:sz w:val="18"/>
                <w:szCs w:val="18"/>
              </w:rPr>
              <w:t>)</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30B95A49"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Buku Kas Manual / Excel</w:t>
            </w:r>
          </w:p>
        </w:tc>
      </w:tr>
      <w:tr w:rsidR="00A2085B" w14:paraId="55A30C6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7E01C2D"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Konsep Utama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BA5B0EF"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Hybrid</w:t>
            </w:r>
            <w:proofErr w:type="spellEnd"/>
            <w:r>
              <w:rPr>
                <w:rFonts w:ascii="Calibri" w:eastAsia="Times New Roman" w:hAnsi="Calibri" w:cs="Calibri"/>
                <w:color w:val="1F2937"/>
                <w:sz w:val="18"/>
                <w:szCs w:val="18"/>
              </w:rPr>
              <w:t xml:space="preserve"> Finance + </w:t>
            </w:r>
            <w:proofErr w:type="spellStart"/>
            <w:r>
              <w:rPr>
                <w:rFonts w:ascii="Calibri" w:eastAsia="Times New Roman" w:hAnsi="Calibri" w:cs="Calibri"/>
                <w:color w:val="1F2937"/>
                <w:sz w:val="18"/>
                <w:szCs w:val="18"/>
              </w:rPr>
              <w:t>Task</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Checklist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E81785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Murni Pencatatan Transaksi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7F2B8AA"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Input</w:t>
            </w:r>
            <w:proofErr w:type="spellEnd"/>
            <w:r>
              <w:rPr>
                <w:rFonts w:ascii="Calibri" w:eastAsia="Times New Roman" w:hAnsi="Calibri" w:cs="Calibri"/>
                <w:color w:val="1F2937"/>
                <w:sz w:val="18"/>
                <w:szCs w:val="18"/>
              </w:rPr>
              <w:t xml:space="preserve"> Baris Manual</w:t>
            </w:r>
          </w:p>
        </w:tc>
      </w:tr>
      <w:tr w:rsidR="00A2085B" w14:paraId="3C875E76"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B20940D"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 xml:space="preserve">Kecepatan </w:t>
            </w:r>
            <w:proofErr w:type="spellStart"/>
            <w:r>
              <w:rPr>
                <w:rStyle w:val="Kuat"/>
                <w:rFonts w:ascii="Calibri" w:eastAsia="Times New Roman" w:hAnsi="Calibri" w:cs="Calibri"/>
                <w:color w:val="1F2937"/>
                <w:sz w:val="18"/>
                <w:szCs w:val="18"/>
              </w:rPr>
              <w:t>Input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BDCAA7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Tinggi (</w:t>
            </w:r>
            <w:proofErr w:type="spellStart"/>
            <w:r>
              <w:rPr>
                <w:rFonts w:ascii="Calibri" w:eastAsia="Times New Roman" w:hAnsi="Calibri" w:cs="Calibri"/>
                <w:color w:val="1F2937"/>
                <w:sz w:val="18"/>
                <w:szCs w:val="18"/>
              </w:rPr>
              <w:t>Responsive</w:t>
            </w:r>
            <w:proofErr w:type="spellEnd"/>
            <w:r>
              <w:rPr>
                <w:rFonts w:ascii="Calibri" w:eastAsia="Times New Roman" w:hAnsi="Calibri" w:cs="Calibri"/>
                <w:color w:val="1F2937"/>
                <w:sz w:val="18"/>
                <w:szCs w:val="18"/>
              </w:rPr>
              <w:t xml:space="preserve"> Web / </w:t>
            </w:r>
            <w:proofErr w:type="spellStart"/>
            <w:r>
              <w:rPr>
                <w:rFonts w:ascii="Calibri" w:eastAsia="Times New Roman" w:hAnsi="Calibri" w:cs="Calibri"/>
                <w:color w:val="1F2937"/>
                <w:sz w:val="18"/>
                <w:szCs w:val="18"/>
              </w:rPr>
              <w:t>Quick</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Add</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B85495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Tinggi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35A5BF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Rendah</w:t>
            </w:r>
          </w:p>
        </w:tc>
      </w:tr>
      <w:tr w:rsidR="00A2085B" w14:paraId="386971F6"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03FAA23"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Integrasi Tugas Keuangan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56ECF5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Ada (Financial To-Do)</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7141EA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Tidak Ada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9E8F0C4"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Tidak Ada</w:t>
            </w:r>
          </w:p>
        </w:tc>
      </w:tr>
      <w:tr w:rsidR="00A2085B" w14:paraId="5819623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045AD47"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Aksesibilitas Data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C155E80"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Cloud</w:t>
            </w:r>
            <w:proofErr w:type="spellEnd"/>
            <w:r>
              <w:rPr>
                <w:rFonts w:ascii="Calibri" w:eastAsia="Times New Roman" w:hAnsi="Calibri" w:cs="Calibri"/>
                <w:color w:val="1F2937"/>
                <w:sz w:val="18"/>
                <w:szCs w:val="18"/>
              </w:rPr>
              <w:t xml:space="preserve"> (Multi-</w:t>
            </w:r>
            <w:proofErr w:type="spellStart"/>
            <w:r>
              <w:rPr>
                <w:rFonts w:ascii="Calibri" w:eastAsia="Times New Roman" w:hAnsi="Calibri" w:cs="Calibri"/>
                <w:color w:val="1F2937"/>
                <w:sz w:val="18"/>
                <w:szCs w:val="18"/>
              </w:rPr>
              <w:t>Device</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AD728F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Lokal </w:t>
            </w:r>
            <w:proofErr w:type="spellStart"/>
            <w:r>
              <w:rPr>
                <w:rFonts w:ascii="Calibri" w:eastAsia="Times New Roman" w:hAnsi="Calibri" w:cs="Calibri"/>
                <w:color w:val="1F2937"/>
                <w:sz w:val="18"/>
                <w:szCs w:val="18"/>
              </w:rPr>
              <w:t>Device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Free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version</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B4A9A96"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File</w:t>
            </w:r>
            <w:proofErr w:type="spellEnd"/>
            <w:r>
              <w:rPr>
                <w:rFonts w:ascii="Calibri" w:eastAsia="Times New Roman" w:hAnsi="Calibri" w:cs="Calibri"/>
                <w:color w:val="1F2937"/>
                <w:sz w:val="18"/>
                <w:szCs w:val="18"/>
              </w:rPr>
              <w:t xml:space="preserve"> Lokal</w:t>
            </w:r>
          </w:p>
        </w:tc>
      </w:tr>
      <w:tr w:rsidR="00A2085B" w14:paraId="13C7B6E5"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0D94C71"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Kurva Belajar</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B5665F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Rendah (Untuk Mahasiswa)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C918EB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Sedang</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71BE25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Tinggi (Perlu Rumus)</w:t>
            </w:r>
          </w:p>
        </w:tc>
      </w:tr>
    </w:tbl>
    <w:p w14:paraId="6FC03000"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75F3D155">
          <v:rect id="_x0000_i1062" style="width:0;height:1.5pt" o:hralign="center" o:hrstd="t" o:hr="t" fillcolor="#a0a0a0" stroked="f"/>
        </w:pict>
      </w:r>
    </w:p>
    <w:p w14:paraId="3AFE74C6" w14:textId="77777777" w:rsidR="00BC46F0" w:rsidRDefault="00BC46F0">
      <w:pPr>
        <w:pStyle w:val="Judul2"/>
        <w:rPr>
          <w:rFonts w:ascii="Calibri" w:eastAsia="Times New Roman" w:hAnsi="Calibri" w:cs="Calibri"/>
        </w:rPr>
      </w:pPr>
      <w:r>
        <w:rPr>
          <w:rFonts w:ascii="Calibri" w:eastAsia="Times New Roman" w:hAnsi="Calibri" w:cs="Calibri"/>
        </w:rPr>
        <w:t xml:space="preserve">22. </w:t>
      </w:r>
      <w:proofErr w:type="spellStart"/>
      <w:r>
        <w:rPr>
          <w:rFonts w:ascii="Calibri" w:eastAsia="Times New Roman" w:hAnsi="Calibri" w:cs="Calibri"/>
        </w:rPr>
        <w:t>Accessibility</w:t>
      </w:r>
      <w:proofErr w:type="spellEnd"/>
      <w:r>
        <w:rPr>
          <w:rFonts w:ascii="Calibri" w:eastAsia="Times New Roman" w:hAnsi="Calibri" w:cs="Calibri"/>
        </w:rPr>
        <w:t xml:space="preserve"> / a11y</w:t>
      </w:r>
    </w:p>
    <w:p w14:paraId="4ED2A4AC" w14:textId="77777777" w:rsidR="00BC46F0" w:rsidRDefault="00BC46F0">
      <w:pPr>
        <w:numPr>
          <w:ilvl w:val="0"/>
          <w:numId w:val="25"/>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Standard acuan: </w:t>
      </w:r>
      <w:r>
        <w:rPr>
          <w:rStyle w:val="Kuat"/>
          <w:rFonts w:ascii="Calibri" w:eastAsia="Times New Roman" w:hAnsi="Calibri" w:cs="Calibri"/>
          <w:color w:val="1F2937"/>
          <w:sz w:val="21"/>
          <w:szCs w:val="21"/>
        </w:rPr>
        <w:t>WCAG 2.1 Level AA</w:t>
      </w:r>
      <w:r>
        <w:rPr>
          <w:rFonts w:ascii="Calibri" w:eastAsia="Times New Roman" w:hAnsi="Calibri" w:cs="Calibri"/>
          <w:color w:val="1F2937"/>
          <w:sz w:val="21"/>
          <w:szCs w:val="21"/>
        </w:rPr>
        <w:t>.</w:t>
      </w:r>
    </w:p>
    <w:p w14:paraId="02044509" w14:textId="77777777" w:rsidR="00BC46F0" w:rsidRDefault="00BC46F0">
      <w:pPr>
        <w:numPr>
          <w:ilvl w:val="0"/>
          <w:numId w:val="25"/>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Rasio kontras teks minimal 4.5:1 untuk keterbacaan tinggi.</w:t>
      </w:r>
    </w:p>
    <w:p w14:paraId="78D928FB" w14:textId="77777777" w:rsidR="00BC46F0" w:rsidRDefault="00BC46F0">
      <w:pPr>
        <w:numPr>
          <w:ilvl w:val="0"/>
          <w:numId w:val="25"/>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Navigasi </w:t>
      </w:r>
      <w:proofErr w:type="spellStart"/>
      <w:r>
        <w:rPr>
          <w:rFonts w:ascii="Calibri" w:eastAsia="Times New Roman" w:hAnsi="Calibri" w:cs="Calibri"/>
          <w:color w:val="1F2937"/>
          <w:sz w:val="21"/>
          <w:szCs w:val="21"/>
        </w:rPr>
        <w:t>Form</w:t>
      </w:r>
      <w:proofErr w:type="spellEnd"/>
      <w:r>
        <w:rPr>
          <w:rFonts w:ascii="Calibri" w:eastAsia="Times New Roman" w:hAnsi="Calibri" w:cs="Calibri"/>
          <w:color w:val="1F2937"/>
          <w:sz w:val="21"/>
          <w:szCs w:val="21"/>
        </w:rPr>
        <w:t xml:space="preserve"> &amp; Modal dapat diakses penuh via </w:t>
      </w:r>
      <w:proofErr w:type="spellStart"/>
      <w:r>
        <w:rPr>
          <w:rFonts w:ascii="Calibri" w:eastAsia="Times New Roman" w:hAnsi="Calibri" w:cs="Calibri"/>
          <w:color w:val="1F2937"/>
          <w:sz w:val="21"/>
          <w:szCs w:val="21"/>
        </w:rPr>
        <w:t>keyboard</w:t>
      </w:r>
      <w:proofErr w:type="spellEnd"/>
      <w:r>
        <w:rPr>
          <w:rFonts w:ascii="Calibri" w:eastAsia="Times New Roman" w:hAnsi="Calibri" w:cs="Calibri"/>
          <w:color w:val="1F2937"/>
          <w:sz w:val="21"/>
          <w:szCs w:val="21"/>
        </w:rPr>
        <w:t xml:space="preserve"> (Tab, </w:t>
      </w:r>
      <w:proofErr w:type="spellStart"/>
      <w:r>
        <w:rPr>
          <w:rFonts w:ascii="Calibri" w:eastAsia="Times New Roman" w:hAnsi="Calibri" w:cs="Calibri"/>
          <w:color w:val="1F2937"/>
          <w:sz w:val="21"/>
          <w:szCs w:val="21"/>
        </w:rPr>
        <w:t>Enter</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Esc</w:t>
      </w:r>
      <w:proofErr w:type="spellEnd"/>
      <w:r>
        <w:rPr>
          <w:rFonts w:ascii="Calibri" w:eastAsia="Times New Roman" w:hAnsi="Calibri" w:cs="Calibri"/>
          <w:color w:val="1F2937"/>
          <w:sz w:val="21"/>
          <w:szCs w:val="21"/>
        </w:rPr>
        <w:t>).</w:t>
      </w:r>
    </w:p>
    <w:p w14:paraId="3E0626AA" w14:textId="77777777" w:rsidR="00BC46F0" w:rsidRDefault="00BC46F0">
      <w:pPr>
        <w:numPr>
          <w:ilvl w:val="0"/>
          <w:numId w:val="25"/>
        </w:numPr>
        <w:spacing w:before="40" w:after="40"/>
        <w:ind w:left="10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Element</w:t>
      </w:r>
      <w:proofErr w:type="spellEnd"/>
      <w:r>
        <w:rPr>
          <w:rFonts w:ascii="Calibri" w:eastAsia="Times New Roman" w:hAnsi="Calibri" w:cs="Calibri"/>
          <w:color w:val="1F2937"/>
          <w:sz w:val="21"/>
          <w:szCs w:val="21"/>
        </w:rPr>
        <w:t xml:space="preserve"> interaktif memiliki </w:t>
      </w:r>
      <w:proofErr w:type="spellStart"/>
      <w:r>
        <w:rPr>
          <w:rFonts w:ascii="Calibri" w:eastAsia="Times New Roman" w:hAnsi="Calibri" w:cs="Calibri"/>
          <w:color w:val="1F2937"/>
          <w:sz w:val="21"/>
          <w:szCs w:val="21"/>
        </w:rPr>
        <w:t>attribute</w:t>
      </w:r>
      <w:proofErr w:type="spellEnd"/>
      <w:r>
        <w:rPr>
          <w:rFonts w:ascii="Calibri" w:eastAsia="Times New Roman" w:hAnsi="Calibri" w:cs="Calibri"/>
          <w:color w:val="1F2937"/>
          <w:sz w:val="21"/>
          <w:szCs w:val="21"/>
        </w:rPr>
        <w:t xml:space="preserve"> </w:t>
      </w:r>
      <w:r>
        <w:rPr>
          <w:rStyle w:val="KodeHTML"/>
          <w:color w:val="1F2937"/>
        </w:rPr>
        <w:t>aria-label</w:t>
      </w:r>
      <w:r>
        <w:rPr>
          <w:rFonts w:ascii="Calibri" w:eastAsia="Times New Roman" w:hAnsi="Calibri" w:cs="Calibri"/>
          <w:color w:val="1F2937"/>
          <w:sz w:val="21"/>
          <w:szCs w:val="21"/>
        </w:rPr>
        <w:t xml:space="preserve"> yang sesuai untuk </w:t>
      </w:r>
      <w:proofErr w:type="spellStart"/>
      <w:r>
        <w:rPr>
          <w:rStyle w:val="Penekanan"/>
          <w:rFonts w:ascii="Calibri" w:eastAsia="Times New Roman" w:hAnsi="Calibri" w:cs="Calibri"/>
          <w:color w:val="1F2937"/>
          <w:sz w:val="21"/>
          <w:szCs w:val="21"/>
        </w:rPr>
        <w:t>Screen</w:t>
      </w:r>
      <w:proofErr w:type="spellEnd"/>
      <w:r>
        <w:rPr>
          <w:rStyle w:val="Penekanan"/>
          <w:rFonts w:ascii="Calibri" w:eastAsia="Times New Roman" w:hAnsi="Calibri" w:cs="Calibri"/>
          <w:color w:val="1F2937"/>
          <w:sz w:val="21"/>
          <w:szCs w:val="21"/>
        </w:rPr>
        <w:t xml:space="preserve"> </w:t>
      </w:r>
      <w:proofErr w:type="spellStart"/>
      <w:r>
        <w:rPr>
          <w:rStyle w:val="Penekanan"/>
          <w:rFonts w:ascii="Calibri" w:eastAsia="Times New Roman" w:hAnsi="Calibri" w:cs="Calibri"/>
          <w:color w:val="1F2937"/>
          <w:sz w:val="21"/>
          <w:szCs w:val="21"/>
        </w:rPr>
        <w:t>Reader</w:t>
      </w:r>
      <w:proofErr w:type="spellEnd"/>
      <w:r>
        <w:rPr>
          <w:rFonts w:ascii="Calibri" w:eastAsia="Times New Roman" w:hAnsi="Calibri" w:cs="Calibri"/>
          <w:color w:val="1F2937"/>
          <w:sz w:val="21"/>
          <w:szCs w:val="21"/>
        </w:rPr>
        <w:t>.</w:t>
      </w:r>
    </w:p>
    <w:p w14:paraId="0D060D85"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25B2909C">
          <v:rect id="_x0000_i1063" style="width:0;height:1.5pt" o:hralign="center" o:hrstd="t" o:hr="t" fillcolor="#a0a0a0" stroked="f"/>
        </w:pict>
      </w:r>
    </w:p>
    <w:p w14:paraId="3C415EEA" w14:textId="77777777" w:rsidR="00BC46F0" w:rsidRDefault="00BC46F0">
      <w:pPr>
        <w:pStyle w:val="Judul2"/>
        <w:rPr>
          <w:rFonts w:ascii="Calibri" w:eastAsia="Times New Roman" w:hAnsi="Calibri" w:cs="Calibri"/>
        </w:rPr>
      </w:pPr>
      <w:r>
        <w:rPr>
          <w:rFonts w:ascii="Calibri" w:eastAsia="Times New Roman" w:hAnsi="Calibri" w:cs="Calibri"/>
        </w:rPr>
        <w:t xml:space="preserve">23. </w:t>
      </w:r>
      <w:proofErr w:type="spellStart"/>
      <w:r>
        <w:rPr>
          <w:rFonts w:ascii="Calibri" w:eastAsia="Times New Roman" w:hAnsi="Calibri" w:cs="Calibri"/>
        </w:rPr>
        <w:t>Edge</w:t>
      </w:r>
      <w:proofErr w:type="spellEnd"/>
      <w:r>
        <w:rPr>
          <w:rFonts w:ascii="Calibri" w:eastAsia="Times New Roman" w:hAnsi="Calibri" w:cs="Calibri"/>
        </w:rPr>
        <w:t xml:space="preserve"> </w:t>
      </w:r>
      <w:proofErr w:type="spellStart"/>
      <w:r>
        <w:rPr>
          <w:rFonts w:ascii="Calibri" w:eastAsia="Times New Roman" w:hAnsi="Calibri" w:cs="Calibri"/>
        </w:rPr>
        <w:t>Cases</w:t>
      </w:r>
      <w:proofErr w:type="spellEnd"/>
      <w:r>
        <w:rPr>
          <w:rFonts w:ascii="Calibri" w:eastAsia="Times New Roman" w:hAnsi="Calibri" w:cs="Calibri"/>
        </w:rPr>
        <w:t xml:space="preserve"> &amp; </w:t>
      </w:r>
      <w:proofErr w:type="spellStart"/>
      <w:r>
        <w:rPr>
          <w:rFonts w:ascii="Calibri" w:eastAsia="Times New Roman" w:hAnsi="Calibri" w:cs="Calibri"/>
        </w:rPr>
        <w:t>Error</w:t>
      </w:r>
      <w:proofErr w:type="spellEnd"/>
      <w:r>
        <w:rPr>
          <w:rFonts w:ascii="Calibri" w:eastAsia="Times New Roman" w:hAnsi="Calibri" w:cs="Calibri"/>
        </w:rPr>
        <w:t xml:space="preserve"> </w:t>
      </w:r>
      <w:proofErr w:type="spellStart"/>
      <w:r>
        <w:rPr>
          <w:rFonts w:ascii="Calibri" w:eastAsia="Times New Roman" w:hAnsi="Calibri" w:cs="Calibri"/>
        </w:rPr>
        <w:t>Handling</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1996"/>
        <w:gridCol w:w="1829"/>
        <w:gridCol w:w="5185"/>
      </w:tblGrid>
      <w:tr w:rsidR="00A2085B" w14:paraId="50A560B9"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32E3084E"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lastRenderedPageBreak/>
              <w:t>Skenario</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AC2753F"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Penyebab</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118D4B8"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Penanganan / UX Solution</w:t>
            </w:r>
          </w:p>
        </w:tc>
      </w:tr>
      <w:tr w:rsidR="00A2085B" w14:paraId="594884F9"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37C76C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User </w:t>
            </w:r>
            <w:proofErr w:type="spellStart"/>
            <w:r>
              <w:rPr>
                <w:rFonts w:ascii="Calibri" w:eastAsia="Times New Roman" w:hAnsi="Calibri" w:cs="Calibri"/>
                <w:color w:val="1F2937"/>
                <w:sz w:val="18"/>
                <w:szCs w:val="18"/>
              </w:rPr>
              <w:t>input</w:t>
            </w:r>
            <w:proofErr w:type="spellEnd"/>
            <w:r>
              <w:rPr>
                <w:rFonts w:ascii="Calibri" w:eastAsia="Times New Roman" w:hAnsi="Calibri" w:cs="Calibri"/>
                <w:color w:val="1F2937"/>
                <w:sz w:val="18"/>
                <w:szCs w:val="18"/>
              </w:rPr>
              <w:t xml:space="preserve"> nominal minus (</w:t>
            </w:r>
            <w:r>
              <w:rPr>
                <w:rStyle w:val="KodeHTML"/>
                <w:color w:val="1F2937"/>
              </w:rPr>
              <w:t>-50000</w:t>
            </w:r>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8E61E92"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Error</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Input</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Bypass</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Frontend</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F2F6BD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Server </w:t>
            </w:r>
            <w:proofErr w:type="spellStart"/>
            <w:r>
              <w:rPr>
                <w:rFonts w:ascii="Calibri" w:eastAsia="Times New Roman" w:hAnsi="Calibri" w:cs="Calibri"/>
                <w:color w:val="1F2937"/>
                <w:sz w:val="18"/>
                <w:szCs w:val="18"/>
              </w:rPr>
              <w:t>reject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request</w:t>
            </w:r>
            <w:proofErr w:type="spellEnd"/>
            <w:r>
              <w:rPr>
                <w:rFonts w:ascii="Calibri" w:eastAsia="Times New Roman" w:hAnsi="Calibri" w:cs="Calibri"/>
                <w:color w:val="1F2937"/>
                <w:sz w:val="18"/>
                <w:szCs w:val="18"/>
              </w:rPr>
              <w:t xml:space="preserve"> dengan HTTP 400 (</w:t>
            </w:r>
            <w:r>
              <w:rPr>
                <w:rStyle w:val="KodeHTML"/>
                <w:color w:val="1F2937"/>
              </w:rPr>
              <w:t>BR-TRX-01</w:t>
            </w:r>
            <w:r>
              <w:rPr>
                <w:rFonts w:ascii="Calibri" w:eastAsia="Times New Roman" w:hAnsi="Calibri" w:cs="Calibri"/>
                <w:color w:val="1F2937"/>
                <w:sz w:val="18"/>
                <w:szCs w:val="18"/>
              </w:rPr>
              <w:t>). UX: Tampilkan pesan "Nominal harus lebih dari 0".</w:t>
            </w:r>
          </w:p>
        </w:tc>
      </w:tr>
      <w:tr w:rsidR="00A2085B" w14:paraId="5C4EB7F3"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E22201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Koneksi terputus saat </w:t>
            </w:r>
            <w:proofErr w:type="spellStart"/>
            <w:r>
              <w:rPr>
                <w:rFonts w:ascii="Calibri" w:eastAsia="Times New Roman" w:hAnsi="Calibri" w:cs="Calibri"/>
                <w:color w:val="1F2937"/>
                <w:sz w:val="18"/>
                <w:szCs w:val="18"/>
              </w:rPr>
              <w:t>submit</w:t>
            </w:r>
            <w:proofErr w:type="spellEnd"/>
            <w:r>
              <w:rPr>
                <w:rFonts w:ascii="Calibri" w:eastAsia="Times New Roman" w:hAnsi="Calibri" w:cs="Calibri"/>
                <w:color w:val="1F2937"/>
                <w:sz w:val="18"/>
                <w:szCs w:val="18"/>
              </w:rPr>
              <w:t xml:space="preserve"> transaksi.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E36182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Jaringan pengguna drop.</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C4A5FEC"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Client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retry</w:t>
            </w:r>
            <w:proofErr w:type="spellEnd"/>
            <w:r>
              <w:rPr>
                <w:rFonts w:ascii="Calibri" w:eastAsia="Times New Roman" w:hAnsi="Calibri" w:cs="Calibri"/>
                <w:color w:val="1F2937"/>
                <w:sz w:val="18"/>
                <w:szCs w:val="18"/>
              </w:rPr>
              <w:t xml:space="preserve"> otomatis via </w:t>
            </w:r>
            <w:proofErr w:type="spellStart"/>
            <w:r>
              <w:rPr>
                <w:rFonts w:ascii="Calibri" w:eastAsia="Times New Roman" w:hAnsi="Calibri" w:cs="Calibri"/>
                <w:color w:val="1F2937"/>
                <w:sz w:val="18"/>
                <w:szCs w:val="18"/>
              </w:rPr>
              <w:t>service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worker</w:t>
            </w:r>
            <w:proofErr w:type="spellEnd"/>
            <w:r>
              <w:rPr>
                <w:rFonts w:ascii="Calibri" w:eastAsia="Times New Roman" w:hAnsi="Calibri" w:cs="Calibri"/>
                <w:color w:val="1F2937"/>
                <w:sz w:val="18"/>
                <w:szCs w:val="18"/>
              </w:rPr>
              <w:t xml:space="preserve"> / Simpan </w:t>
            </w:r>
            <w:proofErr w:type="spellStart"/>
            <w:r>
              <w:rPr>
                <w:rFonts w:ascii="Calibri" w:eastAsia="Times New Roman" w:hAnsi="Calibri" w:cs="Calibri"/>
                <w:color w:val="1F2937"/>
                <w:sz w:val="18"/>
                <w:szCs w:val="18"/>
              </w:rPr>
              <w:t>draft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local</w:t>
            </w:r>
            <w:proofErr w:type="spellEnd"/>
            <w:r>
              <w:rPr>
                <w:rFonts w:ascii="Calibri" w:eastAsia="Times New Roman" w:hAnsi="Calibri" w:cs="Calibri"/>
                <w:color w:val="1F2937"/>
                <w:sz w:val="18"/>
                <w:szCs w:val="18"/>
              </w:rPr>
              <w:t xml:space="preserve">, UX: Tampilkan </w:t>
            </w:r>
            <w:proofErr w:type="spellStart"/>
            <w:r>
              <w:rPr>
                <w:rFonts w:ascii="Calibri" w:eastAsia="Times New Roman" w:hAnsi="Calibri" w:cs="Calibri"/>
                <w:color w:val="1F2937"/>
                <w:sz w:val="18"/>
                <w:szCs w:val="18"/>
              </w:rPr>
              <w:t>banner</w:t>
            </w:r>
            <w:proofErr w:type="spellEnd"/>
            <w:r>
              <w:rPr>
                <w:rFonts w:ascii="Calibri" w:eastAsia="Times New Roman" w:hAnsi="Calibri" w:cs="Calibri"/>
                <w:color w:val="1F2937"/>
                <w:sz w:val="18"/>
                <w:szCs w:val="18"/>
              </w:rPr>
              <w:t xml:space="preserve"> "Koneksi Terputus".</w:t>
            </w:r>
          </w:p>
        </w:tc>
      </w:tr>
      <w:tr w:rsidR="00A2085B" w14:paraId="258E53DF"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2F3CF9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User menghapus kategori yang memiliki transaksi.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E70171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Relasi DB </w:t>
            </w:r>
            <w:r>
              <w:rPr>
                <w:rStyle w:val="KodeHTML"/>
                <w:color w:val="1F2937"/>
              </w:rPr>
              <w:t>ON DELETE RESTRICT</w:t>
            </w:r>
            <w:r>
              <w:rPr>
                <w:rFonts w:ascii="Calibri" w:eastAsia="Times New Roman" w:hAnsi="Calibri" w:cs="Calibri"/>
                <w:color w:val="1F2937"/>
                <w:sz w:val="18"/>
                <w:szCs w:val="18"/>
              </w:rPr>
              <w:t xml:space="preserve"> (BR-DATA-03).</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D33C15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API menolak dengan HTTP 409. UX: Tombol hapus dinonaktifkan untuk kategori yang sudah dipakai; kategori dapat </w:t>
            </w:r>
            <w:proofErr w:type="spellStart"/>
            <w:r>
              <w:rPr>
                <w:rFonts w:ascii="Calibri" w:eastAsia="Times New Roman" w:hAnsi="Calibri" w:cs="Calibri"/>
                <w:color w:val="1F2937"/>
                <w:sz w:val="18"/>
                <w:szCs w:val="18"/>
              </w:rPr>
              <w:t>di-rename</w:t>
            </w:r>
            <w:proofErr w:type="spellEnd"/>
            <w:r>
              <w:rPr>
                <w:rFonts w:ascii="Calibri" w:eastAsia="Times New Roman" w:hAnsi="Calibri" w:cs="Calibri"/>
                <w:color w:val="1F2937"/>
                <w:sz w:val="18"/>
                <w:szCs w:val="18"/>
              </w:rPr>
              <w:t>, bukan dihapus.</w:t>
            </w:r>
          </w:p>
        </w:tc>
      </w:tr>
      <w:tr w:rsidR="00A2085B" w14:paraId="45028F52"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0345D3D"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Double-submit</w:t>
            </w:r>
            <w:proofErr w:type="spellEnd"/>
            <w:r>
              <w:rPr>
                <w:rFonts w:ascii="Calibri" w:eastAsia="Times New Roman" w:hAnsi="Calibri" w:cs="Calibri"/>
                <w:color w:val="1F2937"/>
                <w:sz w:val="18"/>
                <w:szCs w:val="18"/>
              </w:rPr>
              <w:t xml:space="preserve"> penyelesaian To-Do (</w:t>
            </w:r>
            <w:proofErr w:type="spellStart"/>
            <w:r>
              <w:rPr>
                <w:rFonts w:ascii="Calibri" w:eastAsia="Times New Roman" w:hAnsi="Calibri" w:cs="Calibri"/>
                <w:color w:val="1F2937"/>
                <w:sz w:val="18"/>
                <w:szCs w:val="18"/>
              </w:rPr>
              <w:t>retry</w:t>
            </w:r>
            <w:proofErr w:type="spellEnd"/>
            <w:r>
              <w:rPr>
                <w:rFonts w:ascii="Calibri" w:eastAsia="Times New Roman" w:hAnsi="Calibri" w:cs="Calibri"/>
                <w:color w:val="1F2937"/>
                <w:sz w:val="18"/>
                <w:szCs w:val="18"/>
              </w:rPr>
              <w:t xml:space="preserve"> jaringan).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3E9D516"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Request</w:t>
            </w:r>
            <w:proofErr w:type="spellEnd"/>
            <w:r>
              <w:rPr>
                <w:rFonts w:ascii="Calibri" w:eastAsia="Times New Roman" w:hAnsi="Calibri" w:cs="Calibri"/>
                <w:color w:val="1F2937"/>
                <w:sz w:val="18"/>
                <w:szCs w:val="18"/>
              </w:rPr>
              <w:t xml:space="preserve"> API terkirim dua kali.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CA0845C"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Partial</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unique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index</w:t>
            </w:r>
            <w:proofErr w:type="spellEnd"/>
            <w:r>
              <w:rPr>
                <w:rFonts w:ascii="Calibri" w:eastAsia="Times New Roman" w:hAnsi="Calibri" w:cs="Calibri"/>
                <w:color w:val="1F2937"/>
                <w:sz w:val="18"/>
                <w:szCs w:val="18"/>
              </w:rPr>
              <w:t xml:space="preserve"> </w:t>
            </w:r>
            <w:proofErr w:type="spellStart"/>
            <w:r>
              <w:rPr>
                <w:rStyle w:val="KodeHTML"/>
                <w:color w:val="1F2937"/>
              </w:rPr>
              <w:t>uq_transactions_source_todo</w:t>
            </w:r>
            <w:proofErr w:type="spellEnd"/>
            <w:r>
              <w:rPr>
                <w:rFonts w:ascii="Calibri" w:eastAsia="Times New Roman" w:hAnsi="Calibri" w:cs="Calibri"/>
                <w:color w:val="1F2937"/>
                <w:sz w:val="18"/>
                <w:szCs w:val="18"/>
              </w:rPr>
              <w:t xml:space="preserve"> menjamin maksimal 1 Auto </w:t>
            </w:r>
            <w:proofErr w:type="spellStart"/>
            <w:r>
              <w:rPr>
                <w:rFonts w:ascii="Calibri" w:eastAsia="Times New Roman" w:hAnsi="Calibri" w:cs="Calibri"/>
                <w:color w:val="1F2937"/>
                <w:sz w:val="18"/>
                <w:szCs w:val="18"/>
              </w:rPr>
              <w:t>Expense</w:t>
            </w:r>
            <w:proofErr w:type="spellEnd"/>
            <w:r>
              <w:rPr>
                <w:rFonts w:ascii="Calibri" w:eastAsia="Times New Roman" w:hAnsi="Calibri" w:cs="Calibri"/>
                <w:color w:val="1F2937"/>
                <w:sz w:val="18"/>
                <w:szCs w:val="18"/>
              </w:rPr>
              <w:t xml:space="preserve"> per To-Do (BR-AUTO-03).</w:t>
            </w:r>
          </w:p>
        </w:tc>
      </w:tr>
    </w:tbl>
    <w:p w14:paraId="0E4104B9"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4E626559">
          <v:rect id="_x0000_i1064" style="width:0;height:1.5pt" o:hralign="center" o:hrstd="t" o:hr="t" fillcolor="#a0a0a0" stroked="f"/>
        </w:pict>
      </w:r>
    </w:p>
    <w:p w14:paraId="6F5EEF11" w14:textId="77777777" w:rsidR="00BC46F0" w:rsidRDefault="00BC46F0">
      <w:pPr>
        <w:pStyle w:val="Judul2"/>
        <w:rPr>
          <w:rFonts w:ascii="Calibri" w:eastAsia="Times New Roman" w:hAnsi="Calibri" w:cs="Calibri"/>
        </w:rPr>
      </w:pPr>
      <w:r>
        <w:rPr>
          <w:rFonts w:ascii="Calibri" w:eastAsia="Times New Roman" w:hAnsi="Calibri" w:cs="Calibri"/>
        </w:rPr>
        <w:t xml:space="preserve">24. </w:t>
      </w:r>
      <w:proofErr w:type="spellStart"/>
      <w:r>
        <w:rPr>
          <w:rFonts w:ascii="Calibri" w:eastAsia="Times New Roman" w:hAnsi="Calibri" w:cs="Calibri"/>
        </w:rPr>
        <w:t>Internationalization</w:t>
      </w:r>
      <w:proofErr w:type="spellEnd"/>
      <w:r>
        <w:rPr>
          <w:rFonts w:ascii="Calibri" w:eastAsia="Times New Roman" w:hAnsi="Calibri" w:cs="Calibri"/>
        </w:rPr>
        <w:t xml:space="preserve"> / </w:t>
      </w:r>
      <w:proofErr w:type="spellStart"/>
      <w:r>
        <w:rPr>
          <w:rFonts w:ascii="Calibri" w:eastAsia="Times New Roman" w:hAnsi="Calibri" w:cs="Calibri"/>
        </w:rPr>
        <w:t>Localization</w:t>
      </w:r>
      <w:proofErr w:type="spellEnd"/>
      <w:r>
        <w:rPr>
          <w:rFonts w:ascii="Calibri" w:eastAsia="Times New Roman" w:hAnsi="Calibri" w:cs="Calibri"/>
        </w:rPr>
        <w:t xml:space="preserve"> Plan</w:t>
      </w:r>
    </w:p>
    <w:p w14:paraId="2806526B" w14:textId="77777777" w:rsidR="00BC46F0" w:rsidRDefault="00BC46F0">
      <w:pPr>
        <w:numPr>
          <w:ilvl w:val="0"/>
          <w:numId w:val="26"/>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Bahasa Utama:</w:t>
      </w:r>
      <w:r>
        <w:rPr>
          <w:rFonts w:ascii="Calibri" w:eastAsia="Times New Roman" w:hAnsi="Calibri" w:cs="Calibri"/>
          <w:color w:val="1F2937"/>
          <w:sz w:val="21"/>
          <w:szCs w:val="21"/>
        </w:rPr>
        <w:t xml:space="preserve"> Bahasa Indonesia (</w:t>
      </w:r>
      <w:proofErr w:type="spellStart"/>
      <w:r>
        <w:rPr>
          <w:rStyle w:val="KodeHTML"/>
          <w:color w:val="1F2937"/>
        </w:rPr>
        <w:t>id</w:t>
      </w:r>
      <w:proofErr w:type="spellEnd"/>
      <w:r>
        <w:rPr>
          <w:rStyle w:val="KodeHTML"/>
          <w:color w:val="1F2937"/>
        </w:rPr>
        <w:t>-ID</w:t>
      </w:r>
      <w:r>
        <w:rPr>
          <w:rFonts w:ascii="Calibri" w:eastAsia="Times New Roman" w:hAnsi="Calibri" w:cs="Calibri"/>
          <w:color w:val="1F2937"/>
          <w:sz w:val="21"/>
          <w:szCs w:val="21"/>
        </w:rPr>
        <w:t>).</w:t>
      </w:r>
    </w:p>
    <w:p w14:paraId="15949470" w14:textId="77777777" w:rsidR="00BC46F0" w:rsidRDefault="00BC46F0">
      <w:pPr>
        <w:numPr>
          <w:ilvl w:val="0"/>
          <w:numId w:val="26"/>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Format Mata Uang:</w:t>
      </w:r>
      <w:r>
        <w:rPr>
          <w:rFonts w:ascii="Calibri" w:eastAsia="Times New Roman" w:hAnsi="Calibri" w:cs="Calibri"/>
          <w:color w:val="1F2937"/>
          <w:sz w:val="21"/>
          <w:szCs w:val="21"/>
        </w:rPr>
        <w:t xml:space="preserve"> Standard Rupiah (</w:t>
      </w:r>
      <w:r>
        <w:rPr>
          <w:rStyle w:val="KodeHTML"/>
          <w:color w:val="1F2937"/>
        </w:rPr>
        <w:t>Rp X.XXX.XXX</w:t>
      </w:r>
      <w:r>
        <w:rPr>
          <w:rFonts w:ascii="Calibri" w:eastAsia="Times New Roman" w:hAnsi="Calibri" w:cs="Calibri"/>
          <w:color w:val="1F2937"/>
          <w:sz w:val="21"/>
          <w:szCs w:val="21"/>
        </w:rPr>
        <w:t>), pembulatan 0 desimal di UI.</w:t>
      </w:r>
    </w:p>
    <w:p w14:paraId="000F3DB2" w14:textId="77777777" w:rsidR="00BC46F0" w:rsidRDefault="00BC46F0">
      <w:pPr>
        <w:numPr>
          <w:ilvl w:val="0"/>
          <w:numId w:val="26"/>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Format Tanggal:</w:t>
      </w:r>
      <w:r>
        <w:rPr>
          <w:rFonts w:ascii="Calibri" w:eastAsia="Times New Roman" w:hAnsi="Calibri" w:cs="Calibri"/>
          <w:color w:val="1F2937"/>
          <w:sz w:val="21"/>
          <w:szCs w:val="21"/>
        </w:rPr>
        <w:t xml:space="preserve"> </w:t>
      </w:r>
      <w:r>
        <w:rPr>
          <w:rStyle w:val="KodeHTML"/>
          <w:color w:val="1F2937"/>
        </w:rPr>
        <w:t>DD MMMM YYYY</w:t>
      </w:r>
      <w:r>
        <w:rPr>
          <w:rFonts w:ascii="Calibri" w:eastAsia="Times New Roman" w:hAnsi="Calibri" w:cs="Calibri"/>
          <w:color w:val="1F2937"/>
          <w:sz w:val="21"/>
          <w:szCs w:val="21"/>
        </w:rPr>
        <w:t xml:space="preserve"> (Contoh: 30 Maret 2026).</w:t>
      </w:r>
    </w:p>
    <w:p w14:paraId="63BE8132" w14:textId="77777777" w:rsidR="00BC46F0" w:rsidRDefault="00BC46F0">
      <w:pPr>
        <w:numPr>
          <w:ilvl w:val="0"/>
          <w:numId w:val="26"/>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Persiapan i18n: Teks UI diekstrak ke dalam </w:t>
      </w:r>
      <w:proofErr w:type="spellStart"/>
      <w:r>
        <w:rPr>
          <w:rFonts w:ascii="Calibri" w:eastAsia="Times New Roman" w:hAnsi="Calibri" w:cs="Calibri"/>
          <w:color w:val="1F2937"/>
          <w:sz w:val="21"/>
          <w:szCs w:val="21"/>
        </w:rPr>
        <w:t>dictionary</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file</w:t>
      </w:r>
      <w:proofErr w:type="spellEnd"/>
      <w:r>
        <w:rPr>
          <w:rFonts w:ascii="Calibri" w:eastAsia="Times New Roman" w:hAnsi="Calibri" w:cs="Calibri"/>
          <w:color w:val="1F2937"/>
          <w:sz w:val="21"/>
          <w:szCs w:val="21"/>
        </w:rPr>
        <w:t xml:space="preserve"> </w:t>
      </w:r>
      <w:proofErr w:type="spellStart"/>
      <w:r>
        <w:rPr>
          <w:rStyle w:val="KodeHTML"/>
          <w:color w:val="1F2937"/>
        </w:rPr>
        <w:t>id.json</w:t>
      </w:r>
      <w:proofErr w:type="spellEnd"/>
      <w:r>
        <w:rPr>
          <w:rFonts w:ascii="Calibri" w:eastAsia="Times New Roman" w:hAnsi="Calibri" w:cs="Calibri"/>
          <w:color w:val="1F2937"/>
          <w:sz w:val="21"/>
          <w:szCs w:val="21"/>
        </w:rPr>
        <w:t xml:space="preserve"> untuk antisipasi lokalisasi Bahasa Inggris (</w:t>
      </w:r>
      <w:proofErr w:type="spellStart"/>
      <w:r>
        <w:rPr>
          <w:rStyle w:val="KodeHTML"/>
          <w:color w:val="1F2937"/>
        </w:rPr>
        <w:t>en</w:t>
      </w:r>
      <w:proofErr w:type="spellEnd"/>
      <w:r>
        <w:rPr>
          <w:rStyle w:val="KodeHTML"/>
          <w:color w:val="1F2937"/>
        </w:rPr>
        <w:t>-US</w:t>
      </w:r>
      <w:r>
        <w:rPr>
          <w:rFonts w:ascii="Calibri" w:eastAsia="Times New Roman" w:hAnsi="Calibri" w:cs="Calibri"/>
          <w:color w:val="1F2937"/>
          <w:sz w:val="21"/>
          <w:szCs w:val="21"/>
        </w:rPr>
        <w:t xml:space="preserve">) pada </w:t>
      </w:r>
      <w:proofErr w:type="spellStart"/>
      <w:r>
        <w:rPr>
          <w:rFonts w:ascii="Calibri" w:eastAsia="Times New Roman" w:hAnsi="Calibri" w:cs="Calibri"/>
          <w:color w:val="1F2937"/>
          <w:sz w:val="21"/>
          <w:szCs w:val="21"/>
        </w:rPr>
        <w:t>roadmap</w:t>
      </w:r>
      <w:proofErr w:type="spellEnd"/>
      <w:r>
        <w:rPr>
          <w:rFonts w:ascii="Calibri" w:eastAsia="Times New Roman" w:hAnsi="Calibri" w:cs="Calibri"/>
          <w:color w:val="1F2937"/>
          <w:sz w:val="21"/>
          <w:szCs w:val="21"/>
        </w:rPr>
        <w:t xml:space="preserve"> mendatang.</w:t>
      </w:r>
    </w:p>
    <w:p w14:paraId="1E6F4976"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2FD6D569">
          <v:rect id="_x0000_i1065" style="width:0;height:1.5pt" o:hralign="center" o:hrstd="t" o:hr="t" fillcolor="#a0a0a0" stroked="f"/>
        </w:pict>
      </w:r>
    </w:p>
    <w:p w14:paraId="2E62035E" w14:textId="77777777" w:rsidR="00BC46F0" w:rsidRDefault="00BC46F0">
      <w:pPr>
        <w:pStyle w:val="Judul2"/>
        <w:rPr>
          <w:rFonts w:ascii="Calibri" w:eastAsia="Times New Roman" w:hAnsi="Calibri" w:cs="Calibri"/>
        </w:rPr>
      </w:pPr>
      <w:r>
        <w:rPr>
          <w:rFonts w:ascii="Calibri" w:eastAsia="Times New Roman" w:hAnsi="Calibri" w:cs="Calibri"/>
        </w:rPr>
        <w:t xml:space="preserve">25. </w:t>
      </w:r>
      <w:proofErr w:type="spellStart"/>
      <w:r>
        <w:rPr>
          <w:rFonts w:ascii="Calibri" w:eastAsia="Times New Roman" w:hAnsi="Calibri" w:cs="Calibri"/>
        </w:rPr>
        <w:t>Dependencies</w:t>
      </w:r>
      <w:proofErr w:type="spellEnd"/>
      <w:r>
        <w:rPr>
          <w:rFonts w:ascii="Calibri" w:eastAsia="Times New Roman" w:hAnsi="Calibri" w:cs="Calibri"/>
        </w:rPr>
        <w:t xml:space="preserve"> / Pihak Ketiga</w:t>
      </w:r>
    </w:p>
    <w:tbl>
      <w:tblPr>
        <w:tblW w:w="5000" w:type="pct"/>
        <w:tblCellMar>
          <w:top w:w="15" w:type="dxa"/>
          <w:left w:w="15" w:type="dxa"/>
          <w:bottom w:w="15" w:type="dxa"/>
          <w:right w:w="15" w:type="dxa"/>
        </w:tblCellMar>
        <w:tblLook w:val="04A0" w:firstRow="1" w:lastRow="0" w:firstColumn="1" w:lastColumn="0" w:noHBand="0" w:noVBand="1"/>
      </w:tblPr>
      <w:tblGrid>
        <w:gridCol w:w="2458"/>
        <w:gridCol w:w="1612"/>
        <w:gridCol w:w="4940"/>
      </w:tblGrid>
      <w:tr w:rsidR="00A2085B" w14:paraId="68514515"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127FC47"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Dependency</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7605DC13"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Peran</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59D8AC27"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Catatan</w:t>
            </w:r>
          </w:p>
        </w:tc>
      </w:tr>
      <w:tr w:rsidR="00A2085B" w14:paraId="5EE0C9FB"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0D42C92"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Node.js 20 LTS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6BE8CC5"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Runtime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backend</w:t>
            </w:r>
            <w:proofErr w:type="spellEnd"/>
            <w:r>
              <w:rPr>
                <w:rFonts w:ascii="Calibri" w:eastAsia="Times New Roman" w:hAnsi="Calibri" w:cs="Calibri"/>
                <w:color w:val="1F2937"/>
                <w:sz w:val="18"/>
                <w:szCs w:val="18"/>
              </w:rPr>
              <w:t xml:space="preserve"> API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72B3017"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Baseline</w:t>
            </w:r>
            <w:proofErr w:type="spellEnd"/>
            <w:r>
              <w:rPr>
                <w:rFonts w:ascii="Calibri" w:eastAsia="Times New Roman" w:hAnsi="Calibri" w:cs="Calibri"/>
                <w:color w:val="1F2937"/>
                <w:sz w:val="18"/>
                <w:szCs w:val="18"/>
              </w:rPr>
              <w:t xml:space="preserve"> final </w:t>
            </w:r>
            <w:proofErr w:type="spellStart"/>
            <w:r>
              <w:rPr>
                <w:rFonts w:ascii="Calibri" w:eastAsia="Times New Roman" w:hAnsi="Calibri" w:cs="Calibri"/>
                <w:color w:val="1F2937"/>
                <w:sz w:val="18"/>
                <w:szCs w:val="18"/>
              </w:rPr>
              <w:t>Capstone</w:t>
            </w:r>
            <w:proofErr w:type="spellEnd"/>
            <w:r>
              <w:rPr>
                <w:rFonts w:ascii="Calibri" w:eastAsia="Times New Roman" w:hAnsi="Calibri" w:cs="Calibri"/>
                <w:color w:val="1F2937"/>
                <w:sz w:val="18"/>
                <w:szCs w:val="18"/>
              </w:rPr>
              <w:t>.</w:t>
            </w:r>
          </w:p>
        </w:tc>
      </w:tr>
      <w:tr w:rsidR="00A2085B" w14:paraId="1463BD49"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0B1840A"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Express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5235603"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Framework</w:t>
            </w:r>
            <w:proofErr w:type="spellEnd"/>
            <w:r>
              <w:rPr>
                <w:rFonts w:ascii="Calibri" w:eastAsia="Times New Roman" w:hAnsi="Calibri" w:cs="Calibri"/>
                <w:color w:val="1F2937"/>
                <w:sz w:val="18"/>
                <w:szCs w:val="18"/>
              </w:rPr>
              <w:t xml:space="preserve"> REST API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7A79DF7"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Routing</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middleware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auth</w:t>
            </w:r>
            <w:proofErr w:type="spellEnd"/>
            <w:r>
              <w:rPr>
                <w:rFonts w:ascii="Calibri" w:eastAsia="Times New Roman" w:hAnsi="Calibri" w:cs="Calibri"/>
                <w:color w:val="1F2937"/>
                <w:sz w:val="18"/>
                <w:szCs w:val="18"/>
              </w:rPr>
              <w:t>, validasi.</w:t>
            </w:r>
          </w:p>
        </w:tc>
      </w:tr>
      <w:tr w:rsidR="00A2085B" w14:paraId="7EB8BD93"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16167F8"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t>MariaDB</w:t>
            </w:r>
            <w:proofErr w:type="spellEnd"/>
            <w:r>
              <w:rPr>
                <w:rStyle w:val="Kuat"/>
                <w:rFonts w:ascii="Calibri" w:eastAsia="Times New Roman" w:hAnsi="Calibri" w:cs="Calibri"/>
                <w:color w:val="1F2937"/>
                <w:sz w:val="18"/>
                <w:szCs w:val="18"/>
              </w:rPr>
              <w:t xml:space="preserve"> 11+ / </w:t>
            </w:r>
            <w:proofErr w:type="spellStart"/>
            <w:r>
              <w:rPr>
                <w:rStyle w:val="Kuat"/>
                <w:rFonts w:ascii="Calibri" w:eastAsia="Times New Roman" w:hAnsi="Calibri" w:cs="Calibri"/>
                <w:color w:val="1F2937"/>
                <w:sz w:val="18"/>
                <w:szCs w:val="18"/>
              </w:rPr>
              <w:t>MySQL</w:t>
            </w:r>
            <w:proofErr w:type="spellEnd"/>
            <w:r>
              <w:rPr>
                <w:rStyle w:val="Kuat"/>
                <w:rFonts w:ascii="Calibri" w:eastAsia="Times New Roman" w:hAnsi="Calibri" w:cs="Calibri"/>
                <w:color w:val="1F2937"/>
                <w:sz w:val="18"/>
                <w:szCs w:val="18"/>
              </w:rPr>
              <w:t xml:space="preserve"> 8+</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0DE75C1"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Database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1582CB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5 tabel, skema final di Bagian 34; berjalan di </w:t>
            </w:r>
            <w:proofErr w:type="spellStart"/>
            <w:r>
              <w:rPr>
                <w:rFonts w:ascii="Calibri" w:eastAsia="Times New Roman" w:hAnsi="Calibri" w:cs="Calibri"/>
                <w:color w:val="1F2937"/>
                <w:sz w:val="18"/>
                <w:szCs w:val="18"/>
              </w:rPr>
              <w:t>EnvKit</w:t>
            </w:r>
            <w:proofErr w:type="spellEnd"/>
            <w:r>
              <w:rPr>
                <w:rFonts w:ascii="Calibri" w:eastAsia="Times New Roman" w:hAnsi="Calibri" w:cs="Calibri"/>
                <w:color w:val="1F2937"/>
                <w:sz w:val="18"/>
                <w:szCs w:val="18"/>
              </w:rPr>
              <w:t xml:space="preserve">, dikelola via </w:t>
            </w:r>
            <w:proofErr w:type="spellStart"/>
            <w:r>
              <w:rPr>
                <w:rFonts w:ascii="Calibri" w:eastAsia="Times New Roman" w:hAnsi="Calibri" w:cs="Calibri"/>
                <w:color w:val="1F2937"/>
                <w:sz w:val="18"/>
                <w:szCs w:val="18"/>
              </w:rPr>
              <w:t>phpMyAdmin</w:t>
            </w:r>
            <w:proofErr w:type="spellEnd"/>
            <w:r>
              <w:rPr>
                <w:rFonts w:ascii="Calibri" w:eastAsia="Times New Roman" w:hAnsi="Calibri" w:cs="Calibri"/>
                <w:color w:val="1F2937"/>
                <w:sz w:val="18"/>
                <w:szCs w:val="18"/>
              </w:rPr>
              <w:t>.</w:t>
            </w:r>
          </w:p>
        </w:tc>
      </w:tr>
      <w:tr w:rsidR="00A2085B" w14:paraId="607FC588"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04DA0B9"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mysql2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D1B977A"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Driver</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database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68ED49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Wajib </w:t>
            </w:r>
            <w:proofErr w:type="spellStart"/>
            <w:r>
              <w:rPr>
                <w:rFonts w:ascii="Calibri" w:eastAsia="Times New Roman" w:hAnsi="Calibri" w:cs="Calibri"/>
                <w:color w:val="1F2937"/>
                <w:sz w:val="18"/>
                <w:szCs w:val="18"/>
              </w:rPr>
              <w:t>parameterized</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queries</w:t>
            </w:r>
            <w:proofErr w:type="spellEnd"/>
            <w:r>
              <w:rPr>
                <w:rFonts w:ascii="Calibri" w:eastAsia="Times New Roman" w:hAnsi="Calibri" w:cs="Calibri"/>
                <w:color w:val="1F2937"/>
                <w:sz w:val="18"/>
                <w:szCs w:val="18"/>
              </w:rPr>
              <w:t>.</w:t>
            </w:r>
          </w:p>
        </w:tc>
      </w:tr>
      <w:tr w:rsidR="00A2085B" w14:paraId="1FB55BDB"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0C9D04B"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t>bcrypt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9489792"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Hash</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password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0EBC36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BR-AUTH-02.</w:t>
            </w:r>
          </w:p>
        </w:tc>
      </w:tr>
      <w:tr w:rsidR="00A2085B" w14:paraId="66410111"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B91B502"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t>jsonwebtoken</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FD9B609"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Autentikasi</w:t>
            </w:r>
            <w:proofErr w:type="spellEnd"/>
            <w:r>
              <w:rPr>
                <w:rFonts w:ascii="Calibri" w:eastAsia="Times New Roman" w:hAnsi="Calibri" w:cs="Calibri"/>
                <w:color w:val="1F2937"/>
                <w:sz w:val="18"/>
                <w:szCs w:val="18"/>
              </w:rPr>
              <w:t xml:space="preserve"> JWT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E296CD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Dikirim via </w:t>
            </w:r>
            <w:proofErr w:type="spellStart"/>
            <w:r>
              <w:rPr>
                <w:rFonts w:ascii="Calibri" w:eastAsia="Times New Roman" w:hAnsi="Calibri" w:cs="Calibri"/>
                <w:color w:val="1F2937"/>
                <w:sz w:val="18"/>
                <w:szCs w:val="18"/>
              </w:rPr>
              <w:t>cookie</w:t>
            </w:r>
            <w:proofErr w:type="spellEnd"/>
            <w:r>
              <w:rPr>
                <w:rFonts w:ascii="Calibri" w:eastAsia="Times New Roman" w:hAnsi="Calibri" w:cs="Calibri"/>
                <w:color w:val="1F2937"/>
                <w:sz w:val="18"/>
                <w:szCs w:val="18"/>
              </w:rPr>
              <w:t xml:space="preserve"> </w:t>
            </w:r>
            <w:proofErr w:type="spellStart"/>
            <w:r>
              <w:rPr>
                <w:rStyle w:val="KodeHTML"/>
                <w:color w:val="1F2937"/>
              </w:rPr>
              <w:t>HttpOnly</w:t>
            </w:r>
            <w:proofErr w:type="spellEnd"/>
            <w:r>
              <w:rPr>
                <w:rFonts w:ascii="Calibri" w:eastAsia="Times New Roman" w:hAnsi="Calibri" w:cs="Calibri"/>
                <w:color w:val="1F2937"/>
                <w:sz w:val="18"/>
                <w:szCs w:val="18"/>
              </w:rPr>
              <w:t>.</w:t>
            </w:r>
          </w:p>
        </w:tc>
      </w:tr>
      <w:tr w:rsidR="00A2085B" w14:paraId="38A226AE"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6D2D346"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t>React</w:t>
            </w:r>
            <w:proofErr w:type="spellEnd"/>
            <w:r>
              <w:rPr>
                <w:rStyle w:val="Kuat"/>
                <w:rFonts w:ascii="Calibri" w:eastAsia="Times New Roman" w:hAnsi="Calibri" w:cs="Calibri"/>
                <w:color w:val="1F2937"/>
                <w:sz w:val="18"/>
                <w:szCs w:val="18"/>
              </w:rPr>
              <w:t xml:space="preserve"> 18 (+ </w:t>
            </w:r>
            <w:proofErr w:type="spellStart"/>
            <w:r>
              <w:rPr>
                <w:rStyle w:val="Kuat"/>
                <w:rFonts w:ascii="Calibri" w:eastAsia="Times New Roman" w:hAnsi="Calibri" w:cs="Calibri"/>
                <w:color w:val="1F2937"/>
                <w:sz w:val="18"/>
                <w:szCs w:val="18"/>
              </w:rPr>
              <w:t>Vite</w:t>
            </w:r>
            <w:proofErr w:type="spellEnd"/>
            <w:r>
              <w:rPr>
                <w:rStyle w:val="Kuat"/>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100061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SPA </w:t>
            </w:r>
            <w:proofErr w:type="spellStart"/>
            <w:r>
              <w:rPr>
                <w:rFonts w:ascii="Calibri" w:eastAsia="Times New Roman" w:hAnsi="Calibri" w:cs="Calibri"/>
                <w:color w:val="1F2937"/>
                <w:sz w:val="18"/>
                <w:szCs w:val="18"/>
              </w:rPr>
              <w:t>frontend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8F5614A"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Build</w:t>
            </w:r>
            <w:proofErr w:type="spellEnd"/>
            <w:r>
              <w:rPr>
                <w:rFonts w:ascii="Calibri" w:eastAsia="Times New Roman" w:hAnsi="Calibri" w:cs="Calibri"/>
                <w:color w:val="1F2937"/>
                <w:sz w:val="18"/>
                <w:szCs w:val="18"/>
              </w:rPr>
              <w:t xml:space="preserve"> statis, konsumsi REST API.</w:t>
            </w:r>
          </w:p>
        </w:tc>
      </w:tr>
      <w:tr w:rsidR="00A2085B" w14:paraId="19B1FD0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FB2B009"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lastRenderedPageBreak/>
              <w:t>Tailwind</w:t>
            </w:r>
            <w:proofErr w:type="spellEnd"/>
            <w:r>
              <w:rPr>
                <w:rStyle w:val="Kuat"/>
                <w:rFonts w:ascii="Calibri" w:eastAsia="Times New Roman" w:hAnsi="Calibri" w:cs="Calibri"/>
                <w:color w:val="1F2937"/>
                <w:sz w:val="18"/>
                <w:szCs w:val="18"/>
              </w:rPr>
              <w:t xml:space="preserve"> CSS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5182668"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Styling</w:t>
            </w:r>
            <w:proofErr w:type="spellEnd"/>
            <w:r>
              <w:rPr>
                <w:rFonts w:ascii="Calibri" w:eastAsia="Times New Roman" w:hAnsi="Calibri" w:cs="Calibri"/>
                <w:color w:val="1F2937"/>
                <w:sz w:val="18"/>
                <w:szCs w:val="18"/>
              </w:rPr>
              <w:t xml:space="preserve"> responsif</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A863527"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Viewport</w:t>
            </w:r>
            <w:proofErr w:type="spellEnd"/>
            <w:r>
              <w:rPr>
                <w:rFonts w:ascii="Calibri" w:eastAsia="Times New Roman" w:hAnsi="Calibri" w:cs="Calibri"/>
                <w:color w:val="1F2937"/>
                <w:sz w:val="18"/>
                <w:szCs w:val="18"/>
              </w:rPr>
              <w:t xml:space="preserve"> 320px–1920px (RNF-006).</w:t>
            </w:r>
          </w:p>
        </w:tc>
      </w:tr>
      <w:tr w:rsidR="00A2085B" w14:paraId="3CD23CE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C459411"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Chart.js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44E40C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Grafik </w:t>
            </w:r>
            <w:proofErr w:type="spellStart"/>
            <w:r>
              <w:rPr>
                <w:rFonts w:ascii="Calibri" w:eastAsia="Times New Roman" w:hAnsi="Calibri" w:cs="Calibri"/>
                <w:color w:val="1F2937"/>
                <w:sz w:val="18"/>
                <w:szCs w:val="18"/>
              </w:rPr>
              <w:t>dashboard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91885C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Pengeluaran per kategori, tren bulanan.</w:t>
            </w:r>
          </w:p>
        </w:tc>
      </w:tr>
      <w:tr w:rsidR="00A2085B" w14:paraId="46DE9088"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8782B22"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t>papaparse</w:t>
            </w:r>
            <w:proofErr w:type="spellEnd"/>
            <w:r>
              <w:rPr>
                <w:rStyle w:val="Kuat"/>
                <w:rFonts w:ascii="Calibri" w:eastAsia="Times New Roman" w:hAnsi="Calibri" w:cs="Calibri"/>
                <w:color w:val="1F2937"/>
                <w:sz w:val="18"/>
                <w:szCs w:val="18"/>
              </w:rPr>
              <w:t xml:space="preserve"> (Tahap 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51BABC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Parser CSV </w:t>
            </w:r>
            <w:proofErr w:type="spellStart"/>
            <w:r>
              <w:rPr>
                <w:rFonts w:ascii="Calibri" w:eastAsia="Times New Roman" w:hAnsi="Calibri" w:cs="Calibri"/>
                <w:color w:val="1F2937"/>
                <w:sz w:val="18"/>
                <w:szCs w:val="18"/>
              </w:rPr>
              <w:t>import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19A488F"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Edge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case</w:t>
            </w:r>
            <w:proofErr w:type="spellEnd"/>
            <w:r>
              <w:rPr>
                <w:rFonts w:ascii="Calibri" w:eastAsia="Times New Roman" w:hAnsi="Calibri" w:cs="Calibri"/>
                <w:color w:val="1F2937"/>
                <w:sz w:val="18"/>
                <w:szCs w:val="18"/>
              </w:rPr>
              <w:t xml:space="preserve"> Bagian 10.2.</w:t>
            </w:r>
          </w:p>
        </w:tc>
      </w:tr>
      <w:tr w:rsidR="00A2085B" w14:paraId="19B77CDE"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35B918A"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t>exceljs</w:t>
            </w:r>
            <w:proofErr w:type="spellEnd"/>
            <w:r>
              <w:rPr>
                <w:rStyle w:val="Kuat"/>
                <w:rFonts w:ascii="Calibri" w:eastAsia="Times New Roman" w:hAnsi="Calibri" w:cs="Calibri"/>
                <w:color w:val="1F2937"/>
                <w:sz w:val="18"/>
                <w:szCs w:val="18"/>
              </w:rPr>
              <w:t xml:space="preserve"> / </w:t>
            </w:r>
            <w:proofErr w:type="spellStart"/>
            <w:r>
              <w:rPr>
                <w:rStyle w:val="Kuat"/>
                <w:rFonts w:ascii="Calibri" w:eastAsia="Times New Roman" w:hAnsi="Calibri" w:cs="Calibri"/>
                <w:color w:val="1F2937"/>
                <w:sz w:val="18"/>
                <w:szCs w:val="18"/>
              </w:rPr>
              <w:t>pdfkit</w:t>
            </w:r>
            <w:proofErr w:type="spellEnd"/>
            <w:r>
              <w:rPr>
                <w:rStyle w:val="Kuat"/>
                <w:rFonts w:ascii="Calibri" w:eastAsia="Times New Roman" w:hAnsi="Calibri" w:cs="Calibri"/>
                <w:color w:val="1F2937"/>
                <w:sz w:val="18"/>
                <w:szCs w:val="18"/>
              </w:rPr>
              <w:t xml:space="preserve"> (opsional, Tahap 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AEB36B2"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Export</w:t>
            </w:r>
            <w:proofErr w:type="spellEnd"/>
            <w:r>
              <w:rPr>
                <w:rFonts w:ascii="Calibri" w:eastAsia="Times New Roman" w:hAnsi="Calibri" w:cs="Calibri"/>
                <w:color w:val="1F2937"/>
                <w:sz w:val="18"/>
                <w:szCs w:val="18"/>
              </w:rPr>
              <w:t xml:space="preserve"> Excel &amp; PDF</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C9E2328"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Fallback</w:t>
            </w:r>
            <w:proofErr w:type="spellEnd"/>
            <w:r>
              <w:rPr>
                <w:rFonts w:ascii="Calibri" w:eastAsia="Times New Roman" w:hAnsi="Calibri" w:cs="Calibri"/>
                <w:color w:val="1F2937"/>
                <w:sz w:val="18"/>
                <w:szCs w:val="18"/>
              </w:rPr>
              <w:t xml:space="preserve"> termudah: </w:t>
            </w:r>
            <w:proofErr w:type="spellStart"/>
            <w:r>
              <w:rPr>
                <w:rFonts w:ascii="Calibri" w:eastAsia="Times New Roman" w:hAnsi="Calibri" w:cs="Calibri"/>
                <w:color w:val="1F2937"/>
                <w:sz w:val="18"/>
                <w:szCs w:val="18"/>
              </w:rPr>
              <w:t>export</w:t>
            </w:r>
            <w:proofErr w:type="spellEnd"/>
            <w:r>
              <w:rPr>
                <w:rFonts w:ascii="Calibri" w:eastAsia="Times New Roman" w:hAnsi="Calibri" w:cs="Calibri"/>
                <w:color w:val="1F2937"/>
                <w:sz w:val="18"/>
                <w:szCs w:val="18"/>
              </w:rPr>
              <w:t xml:space="preserve"> CSV bawaan Node.js.</w:t>
            </w:r>
          </w:p>
        </w:tc>
      </w:tr>
    </w:tbl>
    <w:p w14:paraId="2F3E0121"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5FC5DAF5">
          <v:rect id="_x0000_i1066" style="width:0;height:1.5pt" o:hralign="center" o:hrstd="t" o:hr="t" fillcolor="#a0a0a0" stroked="f"/>
        </w:pict>
      </w:r>
    </w:p>
    <w:p w14:paraId="78BE1677" w14:textId="77777777" w:rsidR="00BC46F0" w:rsidRDefault="00BC46F0">
      <w:pPr>
        <w:pStyle w:val="Judul2"/>
        <w:rPr>
          <w:rFonts w:ascii="Calibri" w:eastAsia="Times New Roman" w:hAnsi="Calibri" w:cs="Calibri"/>
        </w:rPr>
      </w:pPr>
      <w:r>
        <w:rPr>
          <w:rFonts w:ascii="Calibri" w:eastAsia="Times New Roman" w:hAnsi="Calibri" w:cs="Calibri"/>
        </w:rPr>
        <w:t xml:space="preserve">26. </w:t>
      </w:r>
      <w:proofErr w:type="spellStart"/>
      <w:r>
        <w:rPr>
          <w:rFonts w:ascii="Calibri" w:eastAsia="Times New Roman" w:hAnsi="Calibri" w:cs="Calibri"/>
        </w:rPr>
        <w:t>Sequence</w:t>
      </w:r>
      <w:proofErr w:type="spellEnd"/>
      <w:r>
        <w:rPr>
          <w:rFonts w:ascii="Calibri" w:eastAsia="Times New Roman" w:hAnsi="Calibri" w:cs="Calibri"/>
        </w:rPr>
        <w:t xml:space="preserve"> Diagram</w:t>
      </w:r>
    </w:p>
    <w:p w14:paraId="2F70DE60" w14:textId="77777777" w:rsidR="00BC46F0" w:rsidRDefault="00BC46F0">
      <w:pPr>
        <w:pStyle w:val="HTMLSudahDiformat"/>
        <w:rPr>
          <w:color w:val="1F2937"/>
          <w:shd w:val="clear" w:color="auto" w:fill="F3F4F6"/>
        </w:rPr>
      </w:pPr>
      <w:r>
        <w:rPr>
          <w:color w:val="1F2937"/>
          <w:shd w:val="clear" w:color="auto" w:fill="F3F4F6"/>
        </w:rPr>
        <w:t>+---------------------------------------------------------------------------------------+</w:t>
      </w:r>
    </w:p>
    <w:p w14:paraId="180FC831" w14:textId="77777777" w:rsidR="00BC46F0" w:rsidRDefault="00BC46F0">
      <w:pPr>
        <w:pStyle w:val="HTMLSudahDiformat"/>
        <w:rPr>
          <w:color w:val="1F2937"/>
          <w:shd w:val="clear" w:color="auto" w:fill="F3F4F6"/>
        </w:rPr>
      </w:pPr>
      <w:r>
        <w:rPr>
          <w:color w:val="1F2937"/>
          <w:shd w:val="clear" w:color="auto" w:fill="F3F4F6"/>
        </w:rPr>
        <w:t>|                    SEQUENCE DIAGRAM: COMPLETE FINANCIAL TO-DO                         |</w:t>
      </w:r>
    </w:p>
    <w:p w14:paraId="307FC5EF" w14:textId="77777777" w:rsidR="00BC46F0" w:rsidRDefault="00BC46F0">
      <w:pPr>
        <w:pStyle w:val="HTMLSudahDiformat"/>
        <w:rPr>
          <w:color w:val="1F2937"/>
          <w:shd w:val="clear" w:color="auto" w:fill="F3F4F6"/>
        </w:rPr>
      </w:pPr>
      <w:r>
        <w:rPr>
          <w:color w:val="1F2937"/>
          <w:shd w:val="clear" w:color="auto" w:fill="F3F4F6"/>
        </w:rPr>
        <w:t>+---------------------------------------------------------------------------------------+</w:t>
      </w:r>
    </w:p>
    <w:p w14:paraId="30D93C44" w14:textId="77777777" w:rsidR="00BC46F0" w:rsidRDefault="00BC46F0">
      <w:pPr>
        <w:pStyle w:val="HTMLSudahDiformat"/>
        <w:rPr>
          <w:color w:val="1F2937"/>
          <w:shd w:val="clear" w:color="auto" w:fill="F3F4F6"/>
        </w:rPr>
      </w:pPr>
    </w:p>
    <w:p w14:paraId="18E9B966" w14:textId="77777777" w:rsidR="00BC46F0" w:rsidRDefault="00BC46F0">
      <w:pPr>
        <w:pStyle w:val="HTMLSudahDiformat"/>
        <w:rPr>
          <w:color w:val="1F2937"/>
          <w:shd w:val="clear" w:color="auto" w:fill="F3F4F6"/>
        </w:rPr>
      </w:pPr>
      <w:r>
        <w:rPr>
          <w:color w:val="1F2937"/>
          <w:shd w:val="clear" w:color="auto" w:fill="F3F4F6"/>
        </w:rPr>
        <w:t xml:space="preserve">  User                </w:t>
      </w:r>
      <w:proofErr w:type="spellStart"/>
      <w:r>
        <w:rPr>
          <w:color w:val="1F2937"/>
          <w:shd w:val="clear" w:color="auto" w:fill="F3F4F6"/>
        </w:rPr>
        <w:t>Client</w:t>
      </w:r>
      <w:proofErr w:type="spellEnd"/>
      <w:r>
        <w:rPr>
          <w:color w:val="1F2937"/>
          <w:shd w:val="clear" w:color="auto" w:fill="F3F4F6"/>
        </w:rPr>
        <w:t xml:space="preserve"> Web </w:t>
      </w:r>
      <w:proofErr w:type="spellStart"/>
      <w:r>
        <w:rPr>
          <w:color w:val="1F2937"/>
          <w:shd w:val="clear" w:color="auto" w:fill="F3F4F6"/>
        </w:rPr>
        <w:t>App</w:t>
      </w:r>
      <w:proofErr w:type="spellEnd"/>
      <w:r>
        <w:rPr>
          <w:color w:val="1F2937"/>
          <w:shd w:val="clear" w:color="auto" w:fill="F3F4F6"/>
        </w:rPr>
        <w:t xml:space="preserve">               </w:t>
      </w:r>
      <w:proofErr w:type="spellStart"/>
      <w:r>
        <w:rPr>
          <w:color w:val="1F2937"/>
          <w:shd w:val="clear" w:color="auto" w:fill="F3F4F6"/>
        </w:rPr>
        <w:t>Backend</w:t>
      </w:r>
      <w:proofErr w:type="spellEnd"/>
      <w:r>
        <w:rPr>
          <w:color w:val="1F2937"/>
          <w:shd w:val="clear" w:color="auto" w:fill="F3F4F6"/>
        </w:rPr>
        <w:t xml:space="preserve"> API                </w:t>
      </w:r>
      <w:proofErr w:type="spellStart"/>
      <w:r>
        <w:rPr>
          <w:color w:val="1F2937"/>
          <w:shd w:val="clear" w:color="auto" w:fill="F3F4F6"/>
        </w:rPr>
        <w:t>Database</w:t>
      </w:r>
      <w:proofErr w:type="spellEnd"/>
    </w:p>
    <w:p w14:paraId="597A3679" w14:textId="77777777" w:rsidR="00BC46F0" w:rsidRDefault="00BC46F0">
      <w:pPr>
        <w:pStyle w:val="HTMLSudahDiformat"/>
        <w:rPr>
          <w:color w:val="1F2937"/>
          <w:shd w:val="clear" w:color="auto" w:fill="F3F4F6"/>
        </w:rPr>
      </w:pPr>
      <w:r>
        <w:rPr>
          <w:color w:val="1F2937"/>
          <w:shd w:val="clear" w:color="auto" w:fill="F3F4F6"/>
        </w:rPr>
        <w:t xml:space="preserve">   |                        |                           |                        |</w:t>
      </w:r>
    </w:p>
    <w:p w14:paraId="4088B78B" w14:textId="77777777" w:rsidR="00BC46F0" w:rsidRDefault="00BC46F0">
      <w:pPr>
        <w:pStyle w:val="HTMLSudahDiformat"/>
        <w:rPr>
          <w:color w:val="1F2937"/>
          <w:shd w:val="clear" w:color="auto" w:fill="F3F4F6"/>
        </w:rPr>
      </w:pPr>
      <w:r>
        <w:rPr>
          <w:color w:val="1F2937"/>
          <w:shd w:val="clear" w:color="auto" w:fill="F3F4F6"/>
        </w:rPr>
        <w:t xml:space="preserve">   |--- 1. </w:t>
      </w:r>
      <w:proofErr w:type="spellStart"/>
      <w:r>
        <w:rPr>
          <w:color w:val="1F2937"/>
          <w:shd w:val="clear" w:color="auto" w:fill="F3F4F6"/>
        </w:rPr>
        <w:t>Check</w:t>
      </w:r>
      <w:proofErr w:type="spellEnd"/>
      <w:r>
        <w:rPr>
          <w:color w:val="1F2937"/>
          <w:shd w:val="clear" w:color="auto" w:fill="F3F4F6"/>
        </w:rPr>
        <w:t xml:space="preserve"> </w:t>
      </w:r>
      <w:proofErr w:type="spellStart"/>
      <w:r>
        <w:rPr>
          <w:color w:val="1F2937"/>
          <w:shd w:val="clear" w:color="auto" w:fill="F3F4F6"/>
        </w:rPr>
        <w:t>Task</w:t>
      </w:r>
      <w:proofErr w:type="spellEnd"/>
      <w:r>
        <w:rPr>
          <w:color w:val="1F2937"/>
          <w:shd w:val="clear" w:color="auto" w:fill="F3F4F6"/>
        </w:rPr>
        <w:t xml:space="preserve"> -----&gt;|                           |                        |</w:t>
      </w:r>
    </w:p>
    <w:p w14:paraId="57F62570" w14:textId="77777777" w:rsidR="00BC46F0" w:rsidRDefault="00BC46F0">
      <w:pPr>
        <w:pStyle w:val="HTMLSudahDiformat"/>
        <w:rPr>
          <w:color w:val="1F2937"/>
          <w:shd w:val="clear" w:color="auto" w:fill="F3F4F6"/>
        </w:rPr>
      </w:pPr>
      <w:r>
        <w:rPr>
          <w:color w:val="1F2937"/>
          <w:shd w:val="clear" w:color="auto" w:fill="F3F4F6"/>
        </w:rPr>
        <w:t xml:space="preserve">   |    (Auto-Log </w:t>
      </w:r>
      <w:proofErr w:type="spellStart"/>
      <w:r>
        <w:rPr>
          <w:color w:val="1F2937"/>
          <w:shd w:val="clear" w:color="auto" w:fill="F3F4F6"/>
        </w:rPr>
        <w:t>Checked</w:t>
      </w:r>
      <w:proofErr w:type="spellEnd"/>
      <w:r>
        <w:rPr>
          <w:color w:val="1F2937"/>
          <w:shd w:val="clear" w:color="auto" w:fill="F3F4F6"/>
        </w:rPr>
        <w:t>)  |                           |                        |</w:t>
      </w:r>
    </w:p>
    <w:p w14:paraId="190720A4" w14:textId="77777777" w:rsidR="00BC46F0" w:rsidRDefault="00BC46F0">
      <w:pPr>
        <w:pStyle w:val="HTMLSudahDiformat"/>
        <w:rPr>
          <w:color w:val="1F2937"/>
          <w:shd w:val="clear" w:color="auto" w:fill="F3F4F6"/>
        </w:rPr>
      </w:pPr>
      <w:r>
        <w:rPr>
          <w:color w:val="1F2937"/>
          <w:shd w:val="clear" w:color="auto" w:fill="F3F4F6"/>
        </w:rPr>
        <w:t xml:space="preserve">   |                        |--- 2. PATCH /</w:t>
      </w:r>
      <w:proofErr w:type="spellStart"/>
      <w:r>
        <w:rPr>
          <w:color w:val="1F2937"/>
          <w:shd w:val="clear" w:color="auto" w:fill="F3F4F6"/>
        </w:rPr>
        <w:t>todos</w:t>
      </w:r>
      <w:proofErr w:type="spellEnd"/>
      <w:r>
        <w:rPr>
          <w:color w:val="1F2937"/>
          <w:shd w:val="clear" w:color="auto" w:fill="F3F4F6"/>
        </w:rPr>
        <w:t>/5/</w:t>
      </w:r>
      <w:proofErr w:type="spellStart"/>
      <w:r>
        <w:rPr>
          <w:color w:val="1F2937"/>
          <w:shd w:val="clear" w:color="auto" w:fill="F3F4F6"/>
        </w:rPr>
        <w:t>complete</w:t>
      </w:r>
      <w:proofErr w:type="spellEnd"/>
      <w:r>
        <w:rPr>
          <w:color w:val="1F2937"/>
          <w:shd w:val="clear" w:color="auto" w:fill="F3F4F6"/>
        </w:rPr>
        <w:t xml:space="preserve"> ---&gt;|                |</w:t>
      </w:r>
    </w:p>
    <w:p w14:paraId="417BFD15" w14:textId="77777777" w:rsidR="00BC46F0" w:rsidRDefault="00BC46F0">
      <w:pPr>
        <w:pStyle w:val="HTMLSudahDiformat"/>
        <w:rPr>
          <w:color w:val="1F2937"/>
          <w:shd w:val="clear" w:color="auto" w:fill="F3F4F6"/>
        </w:rPr>
      </w:pPr>
      <w:r>
        <w:rPr>
          <w:color w:val="1F2937"/>
          <w:shd w:val="clear" w:color="auto" w:fill="F3F4F6"/>
        </w:rPr>
        <w:t xml:space="preserve">   |                        |       {</w:t>
      </w:r>
      <w:proofErr w:type="spellStart"/>
      <w:r>
        <w:rPr>
          <w:color w:val="1F2937"/>
          <w:shd w:val="clear" w:color="auto" w:fill="F3F4F6"/>
        </w:rPr>
        <w:t>auto_expense</w:t>
      </w:r>
      <w:proofErr w:type="spellEnd"/>
      <w:r>
        <w:rPr>
          <w:color w:val="1F2937"/>
          <w:shd w:val="clear" w:color="auto" w:fill="F3F4F6"/>
        </w:rPr>
        <w:t xml:space="preserve">: </w:t>
      </w:r>
      <w:proofErr w:type="spellStart"/>
      <w:r>
        <w:rPr>
          <w:color w:val="1F2937"/>
          <w:shd w:val="clear" w:color="auto" w:fill="F3F4F6"/>
        </w:rPr>
        <w:t>true</w:t>
      </w:r>
      <w:proofErr w:type="spellEnd"/>
      <w:r>
        <w:rPr>
          <w:color w:val="1F2937"/>
          <w:shd w:val="clear" w:color="auto" w:fill="F3F4F6"/>
        </w:rPr>
        <w:t>}|                        |</w:t>
      </w:r>
    </w:p>
    <w:p w14:paraId="4CA8EFBC" w14:textId="77777777" w:rsidR="00BC46F0" w:rsidRDefault="00BC46F0">
      <w:pPr>
        <w:pStyle w:val="HTMLSudahDiformat"/>
        <w:rPr>
          <w:color w:val="1F2937"/>
          <w:shd w:val="clear" w:color="auto" w:fill="F3F4F6"/>
        </w:rPr>
      </w:pPr>
      <w:r>
        <w:rPr>
          <w:color w:val="1F2937"/>
          <w:shd w:val="clear" w:color="auto" w:fill="F3F4F6"/>
        </w:rPr>
        <w:t xml:space="preserve">   |                        |                           |--- 3. BEGIN TRANSACTION-&gt;|</w:t>
      </w:r>
    </w:p>
    <w:p w14:paraId="0801E8BA" w14:textId="77777777" w:rsidR="00BC46F0" w:rsidRDefault="00BC46F0">
      <w:pPr>
        <w:pStyle w:val="HTMLSudahDiformat"/>
        <w:rPr>
          <w:color w:val="1F2937"/>
          <w:shd w:val="clear" w:color="auto" w:fill="F3F4F6"/>
        </w:rPr>
      </w:pPr>
      <w:r>
        <w:rPr>
          <w:color w:val="1F2937"/>
          <w:shd w:val="clear" w:color="auto" w:fill="F3F4F6"/>
        </w:rPr>
        <w:t xml:space="preserve">   |                        |                           |--- 4. </w:t>
      </w:r>
      <w:proofErr w:type="spellStart"/>
      <w:r>
        <w:rPr>
          <w:color w:val="1F2937"/>
          <w:shd w:val="clear" w:color="auto" w:fill="F3F4F6"/>
        </w:rPr>
        <w:t>Update</w:t>
      </w:r>
      <w:proofErr w:type="spellEnd"/>
      <w:r>
        <w:rPr>
          <w:color w:val="1F2937"/>
          <w:shd w:val="clear" w:color="auto" w:fill="F3F4F6"/>
        </w:rPr>
        <w:t xml:space="preserve"> </w:t>
      </w:r>
      <w:proofErr w:type="spellStart"/>
      <w:r>
        <w:rPr>
          <w:color w:val="1F2937"/>
          <w:shd w:val="clear" w:color="auto" w:fill="F3F4F6"/>
        </w:rPr>
        <w:t>Todo</w:t>
      </w:r>
      <w:proofErr w:type="spellEnd"/>
      <w:r>
        <w:rPr>
          <w:color w:val="1F2937"/>
          <w:shd w:val="clear" w:color="auto" w:fill="F3F4F6"/>
        </w:rPr>
        <w:t xml:space="preserve"> Status-&gt;|</w:t>
      </w:r>
    </w:p>
    <w:p w14:paraId="4C49CA7D" w14:textId="77777777" w:rsidR="00BC46F0" w:rsidRDefault="00BC46F0">
      <w:pPr>
        <w:pStyle w:val="HTMLSudahDiformat"/>
        <w:rPr>
          <w:color w:val="1F2937"/>
          <w:shd w:val="clear" w:color="auto" w:fill="F3F4F6"/>
        </w:rPr>
      </w:pPr>
      <w:r>
        <w:rPr>
          <w:color w:val="1F2937"/>
          <w:shd w:val="clear" w:color="auto" w:fill="F3F4F6"/>
        </w:rPr>
        <w:t xml:space="preserve">   |                        |                           |--- 5. Insert </w:t>
      </w:r>
      <w:proofErr w:type="spellStart"/>
      <w:r>
        <w:rPr>
          <w:color w:val="1F2937"/>
          <w:shd w:val="clear" w:color="auto" w:fill="F3F4F6"/>
        </w:rPr>
        <w:t>Transaction</w:t>
      </w:r>
      <w:proofErr w:type="spellEnd"/>
      <w:r>
        <w:rPr>
          <w:color w:val="1F2937"/>
          <w:shd w:val="clear" w:color="auto" w:fill="F3F4F6"/>
        </w:rPr>
        <w:t>-&gt;|</w:t>
      </w:r>
    </w:p>
    <w:p w14:paraId="45E9E99D" w14:textId="77777777" w:rsidR="00BC46F0" w:rsidRDefault="00BC46F0">
      <w:pPr>
        <w:pStyle w:val="HTMLSudahDiformat"/>
        <w:rPr>
          <w:color w:val="1F2937"/>
          <w:shd w:val="clear" w:color="auto" w:fill="F3F4F6"/>
        </w:rPr>
      </w:pPr>
      <w:r>
        <w:rPr>
          <w:color w:val="1F2937"/>
          <w:shd w:val="clear" w:color="auto" w:fill="F3F4F6"/>
        </w:rPr>
        <w:t xml:space="preserve">   |                        |                           |--- 6. COMMIT ---------&gt;|</w:t>
      </w:r>
    </w:p>
    <w:p w14:paraId="39B3FB76" w14:textId="77777777" w:rsidR="00BC46F0" w:rsidRDefault="00BC46F0">
      <w:pPr>
        <w:pStyle w:val="HTMLSudahDiformat"/>
        <w:rPr>
          <w:color w:val="1F2937"/>
          <w:shd w:val="clear" w:color="auto" w:fill="F3F4F6"/>
        </w:rPr>
      </w:pPr>
      <w:r>
        <w:rPr>
          <w:color w:val="1F2937"/>
          <w:shd w:val="clear" w:color="auto" w:fill="F3F4F6"/>
        </w:rPr>
        <w:t xml:space="preserve">   |                        |&lt;-- 7. 200 OK Status ------|                        |</w:t>
      </w:r>
    </w:p>
    <w:p w14:paraId="48C2A606" w14:textId="77777777" w:rsidR="00BC46F0" w:rsidRDefault="00BC46F0">
      <w:pPr>
        <w:pStyle w:val="HTMLSudahDiformat"/>
        <w:rPr>
          <w:color w:val="1F2937"/>
          <w:shd w:val="clear" w:color="auto" w:fill="F3F4F6"/>
        </w:rPr>
      </w:pPr>
      <w:r>
        <w:rPr>
          <w:color w:val="1F2937"/>
          <w:shd w:val="clear" w:color="auto" w:fill="F3F4F6"/>
        </w:rPr>
        <w:t xml:space="preserve">   |&lt;-- 8. UI </w:t>
      </w:r>
      <w:proofErr w:type="spellStart"/>
      <w:r>
        <w:rPr>
          <w:color w:val="1F2937"/>
          <w:shd w:val="clear" w:color="auto" w:fill="F3F4F6"/>
        </w:rPr>
        <w:t>Updated</w:t>
      </w:r>
      <w:proofErr w:type="spellEnd"/>
      <w:r>
        <w:rPr>
          <w:color w:val="1F2937"/>
          <w:shd w:val="clear" w:color="auto" w:fill="F3F4F6"/>
        </w:rPr>
        <w:t xml:space="preserve"> ------|                           |                        |</w:t>
      </w:r>
    </w:p>
    <w:p w14:paraId="6E680AF2"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446DE396">
          <v:rect id="_x0000_i1067" style="width:0;height:1.5pt" o:hralign="center" o:hrstd="t" o:hr="t" fillcolor="#a0a0a0" stroked="f"/>
        </w:pict>
      </w:r>
    </w:p>
    <w:p w14:paraId="2878CCCB" w14:textId="77777777" w:rsidR="00BC46F0" w:rsidRDefault="00BC46F0">
      <w:pPr>
        <w:pStyle w:val="Judul2"/>
        <w:rPr>
          <w:rFonts w:ascii="Calibri" w:eastAsia="Times New Roman" w:hAnsi="Calibri" w:cs="Calibri"/>
        </w:rPr>
      </w:pPr>
      <w:r>
        <w:rPr>
          <w:rFonts w:ascii="Calibri" w:eastAsia="Times New Roman" w:hAnsi="Calibri" w:cs="Calibri"/>
        </w:rPr>
        <w:t xml:space="preserve">27. </w:t>
      </w:r>
      <w:proofErr w:type="spellStart"/>
      <w:r>
        <w:rPr>
          <w:rFonts w:ascii="Calibri" w:eastAsia="Times New Roman" w:hAnsi="Calibri" w:cs="Calibri"/>
        </w:rPr>
        <w:t>Roles</w:t>
      </w:r>
      <w:proofErr w:type="spellEnd"/>
      <w:r>
        <w:rPr>
          <w:rFonts w:ascii="Calibri" w:eastAsia="Times New Roman" w:hAnsi="Calibri" w:cs="Calibri"/>
        </w:rPr>
        <w:t xml:space="preserve"> &amp; </w:t>
      </w:r>
      <w:proofErr w:type="spellStart"/>
      <w:r>
        <w:rPr>
          <w:rFonts w:ascii="Calibri" w:eastAsia="Times New Roman" w:hAnsi="Calibri" w:cs="Calibri"/>
        </w:rPr>
        <w:t>Responsibilities</w:t>
      </w:r>
      <w:proofErr w:type="spellEnd"/>
      <w:r>
        <w:rPr>
          <w:rFonts w:ascii="Calibri" w:eastAsia="Times New Roman" w:hAnsi="Calibri" w:cs="Calibri"/>
        </w:rPr>
        <w:t xml:space="preserve"> (RACI)</w:t>
      </w:r>
    </w:p>
    <w:tbl>
      <w:tblPr>
        <w:tblW w:w="5000" w:type="pct"/>
        <w:tblCellMar>
          <w:top w:w="15" w:type="dxa"/>
          <w:left w:w="15" w:type="dxa"/>
          <w:bottom w:w="15" w:type="dxa"/>
          <w:right w:w="15" w:type="dxa"/>
        </w:tblCellMar>
        <w:tblLook w:val="04A0" w:firstRow="1" w:lastRow="0" w:firstColumn="1" w:lastColumn="0" w:noHBand="0" w:noVBand="1"/>
      </w:tblPr>
      <w:tblGrid>
        <w:gridCol w:w="2371"/>
        <w:gridCol w:w="1713"/>
        <w:gridCol w:w="1986"/>
        <w:gridCol w:w="1390"/>
        <w:gridCol w:w="1550"/>
      </w:tblGrid>
      <w:tr w:rsidR="00A2085B" w14:paraId="17306FE1"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3D554A5C"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 xml:space="preserve">Aktivitas / </w:t>
            </w:r>
            <w:proofErr w:type="spellStart"/>
            <w:r>
              <w:rPr>
                <w:rFonts w:ascii="Calibri" w:eastAsia="Times New Roman" w:hAnsi="Calibri" w:cs="Calibri"/>
                <w:b/>
                <w:bCs/>
                <w:color w:val="0F3D2E"/>
                <w:sz w:val="18"/>
                <w:szCs w:val="18"/>
              </w:rPr>
              <w:t>Deliverable</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C127142"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Product</w:t>
            </w:r>
            <w:proofErr w:type="spellEnd"/>
            <w:r>
              <w:rPr>
                <w:rFonts w:ascii="Calibri" w:eastAsia="Times New Roman" w:hAnsi="Calibri" w:cs="Calibri"/>
                <w:b/>
                <w:bCs/>
                <w:color w:val="0F3D2E"/>
                <w:sz w:val="18"/>
                <w:szCs w:val="18"/>
              </w:rPr>
              <w:t xml:space="preserve"> </w:t>
            </w:r>
            <w:proofErr w:type="spellStart"/>
            <w:r>
              <w:rPr>
                <w:rFonts w:ascii="Calibri" w:eastAsia="Times New Roman" w:hAnsi="Calibri" w:cs="Calibri"/>
                <w:b/>
                <w:bCs/>
                <w:color w:val="0F3D2E"/>
                <w:sz w:val="18"/>
                <w:szCs w:val="18"/>
              </w:rPr>
              <w:t>Manager</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3A8FAF8B"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Tech</w:t>
            </w:r>
            <w:proofErr w:type="spellEnd"/>
            <w:r>
              <w:rPr>
                <w:rFonts w:ascii="Calibri" w:eastAsia="Times New Roman" w:hAnsi="Calibri" w:cs="Calibri"/>
                <w:b/>
                <w:bCs/>
                <w:color w:val="0F3D2E"/>
                <w:sz w:val="18"/>
                <w:szCs w:val="18"/>
              </w:rPr>
              <w:t xml:space="preserve"> </w:t>
            </w:r>
            <w:proofErr w:type="spellStart"/>
            <w:r>
              <w:rPr>
                <w:rFonts w:ascii="Calibri" w:eastAsia="Times New Roman" w:hAnsi="Calibri" w:cs="Calibri"/>
                <w:b/>
                <w:bCs/>
                <w:color w:val="0F3D2E"/>
                <w:sz w:val="18"/>
                <w:szCs w:val="18"/>
              </w:rPr>
              <w:t>Lead</w:t>
            </w:r>
            <w:proofErr w:type="spellEnd"/>
            <w:r>
              <w:rPr>
                <w:rFonts w:ascii="Calibri" w:eastAsia="Times New Roman" w:hAnsi="Calibri" w:cs="Calibri"/>
                <w:b/>
                <w:bCs/>
                <w:color w:val="0F3D2E"/>
                <w:sz w:val="18"/>
                <w:szCs w:val="18"/>
              </w:rPr>
              <w:t xml:space="preserve"> / </w:t>
            </w:r>
            <w:proofErr w:type="spellStart"/>
            <w:r>
              <w:rPr>
                <w:rFonts w:ascii="Calibri" w:eastAsia="Times New Roman" w:hAnsi="Calibri" w:cs="Calibri"/>
                <w:b/>
                <w:bCs/>
                <w:color w:val="0F3D2E"/>
                <w:sz w:val="18"/>
                <w:szCs w:val="18"/>
              </w:rPr>
              <w:t>Backend</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354E34AC"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Frontend</w:t>
            </w:r>
            <w:proofErr w:type="spellEnd"/>
            <w:r>
              <w:rPr>
                <w:rFonts w:ascii="Calibri" w:eastAsia="Times New Roman" w:hAnsi="Calibri" w:cs="Calibri"/>
                <w:b/>
                <w:bCs/>
                <w:color w:val="0F3D2E"/>
                <w:sz w:val="18"/>
                <w:szCs w:val="18"/>
              </w:rPr>
              <w:t xml:space="preserve"> </w:t>
            </w:r>
            <w:proofErr w:type="spellStart"/>
            <w:r>
              <w:rPr>
                <w:rFonts w:ascii="Calibri" w:eastAsia="Times New Roman" w:hAnsi="Calibri" w:cs="Calibri"/>
                <w:b/>
                <w:bCs/>
                <w:color w:val="0F3D2E"/>
                <w:sz w:val="18"/>
                <w:szCs w:val="18"/>
              </w:rPr>
              <w:t>Dev</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144787C6"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 xml:space="preserve">UI/UX </w:t>
            </w:r>
            <w:proofErr w:type="spellStart"/>
            <w:r>
              <w:rPr>
                <w:rFonts w:ascii="Calibri" w:eastAsia="Times New Roman" w:hAnsi="Calibri" w:cs="Calibri"/>
                <w:b/>
                <w:bCs/>
                <w:color w:val="0F3D2E"/>
                <w:sz w:val="18"/>
                <w:szCs w:val="18"/>
              </w:rPr>
              <w:t>Designer</w:t>
            </w:r>
            <w:proofErr w:type="spellEnd"/>
          </w:p>
        </w:tc>
      </w:tr>
      <w:tr w:rsidR="00A2085B" w14:paraId="06F4B7AE"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840C003"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 xml:space="preserve">PRD &amp; </w:t>
            </w:r>
            <w:proofErr w:type="spellStart"/>
            <w:r>
              <w:rPr>
                <w:rStyle w:val="Kuat"/>
                <w:rFonts w:ascii="Calibri" w:eastAsia="Times New Roman" w:hAnsi="Calibri" w:cs="Calibri"/>
                <w:color w:val="1F2937"/>
                <w:sz w:val="18"/>
                <w:szCs w:val="18"/>
              </w:rPr>
              <w:t>Scope</w:t>
            </w:r>
            <w:proofErr w:type="spellEnd"/>
            <w:r>
              <w:rPr>
                <w:rStyle w:val="Kuat"/>
                <w:rFonts w:ascii="Calibri" w:eastAsia="Times New Roman" w:hAnsi="Calibri" w:cs="Calibri"/>
                <w:color w:val="1F2937"/>
                <w:sz w:val="18"/>
                <w:szCs w:val="18"/>
              </w:rPr>
              <w:t xml:space="preserve"> MVP</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713128D"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R / 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1BB6E6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C</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E886F8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C</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32BEB7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C</w:t>
            </w:r>
          </w:p>
        </w:tc>
      </w:tr>
      <w:tr w:rsidR="00A2085B" w14:paraId="4414ACE8"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5374F52"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 xml:space="preserve">Desain </w:t>
            </w:r>
            <w:proofErr w:type="spellStart"/>
            <w:r>
              <w:rPr>
                <w:rStyle w:val="Kuat"/>
                <w:rFonts w:ascii="Calibri" w:eastAsia="Times New Roman" w:hAnsi="Calibri" w:cs="Calibri"/>
                <w:color w:val="1F2937"/>
                <w:sz w:val="18"/>
                <w:szCs w:val="18"/>
              </w:rPr>
              <w:t>Database</w:t>
            </w:r>
            <w:proofErr w:type="spellEnd"/>
            <w:r>
              <w:rPr>
                <w:rStyle w:val="Kuat"/>
                <w:rFonts w:ascii="Calibri" w:eastAsia="Times New Roman" w:hAnsi="Calibri" w:cs="Calibri"/>
                <w:color w:val="1F2937"/>
                <w:sz w:val="18"/>
                <w:szCs w:val="18"/>
              </w:rPr>
              <w:t xml:space="preserve"> &amp; API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5EAF71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215582B"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R / 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7E408F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C</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237DC8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I</w:t>
            </w:r>
          </w:p>
        </w:tc>
      </w:tr>
      <w:tr w:rsidR="00A2085B" w14:paraId="377B2FD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83A2AD4"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 xml:space="preserve">UI/UX </w:t>
            </w:r>
            <w:proofErr w:type="spellStart"/>
            <w:r>
              <w:rPr>
                <w:rStyle w:val="Kuat"/>
                <w:rFonts w:ascii="Calibri" w:eastAsia="Times New Roman" w:hAnsi="Calibri" w:cs="Calibri"/>
                <w:color w:val="1F2937"/>
                <w:sz w:val="18"/>
                <w:szCs w:val="18"/>
              </w:rPr>
              <w:t>Prototype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A89EC1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C</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8332FD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EBED36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C</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9C1B64C"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R / A</w:t>
            </w:r>
          </w:p>
        </w:tc>
      </w:tr>
      <w:tr w:rsidR="00A2085B" w14:paraId="26BE8C95"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BE727B8"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Implementasi Code Web</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DEB84C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F5286D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R</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C0B9BD4"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R / 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465F6E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C</w:t>
            </w:r>
          </w:p>
        </w:tc>
      </w:tr>
      <w:tr w:rsidR="00A2085B" w14:paraId="78E8514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7240997"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 xml:space="preserve">UAT &amp; </w:t>
            </w:r>
            <w:proofErr w:type="spellStart"/>
            <w:r>
              <w:rPr>
                <w:rStyle w:val="Kuat"/>
                <w:rFonts w:ascii="Calibri" w:eastAsia="Times New Roman" w:hAnsi="Calibri" w:cs="Calibri"/>
                <w:color w:val="1F2937"/>
                <w:sz w:val="18"/>
                <w:szCs w:val="18"/>
              </w:rPr>
              <w:t>Quality</w:t>
            </w:r>
            <w:proofErr w:type="spellEnd"/>
            <w:r>
              <w:rPr>
                <w:rStyle w:val="Kuat"/>
                <w:rFonts w:ascii="Calibri" w:eastAsia="Times New Roman" w:hAnsi="Calibri" w:cs="Calibri"/>
                <w:color w:val="1F2937"/>
                <w:sz w:val="18"/>
                <w:szCs w:val="18"/>
              </w:rPr>
              <w:t xml:space="preserve"> Assurance</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C90E16A"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R / 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D24673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R</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8987C4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R</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CE56F3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I</w:t>
            </w:r>
          </w:p>
        </w:tc>
      </w:tr>
    </w:tbl>
    <w:p w14:paraId="03829811" w14:textId="77777777" w:rsidR="00BC46F0" w:rsidRDefault="00BC46F0">
      <w:pPr>
        <w:pStyle w:val="NormalWeb"/>
        <w:rPr>
          <w:rFonts w:ascii="Calibri" w:hAnsi="Calibri" w:cs="Calibri"/>
          <w:color w:val="1F2937"/>
          <w:sz w:val="21"/>
          <w:szCs w:val="21"/>
        </w:rPr>
      </w:pPr>
      <w:r>
        <w:rPr>
          <w:rStyle w:val="Penekanan"/>
          <w:rFonts w:ascii="Calibri" w:hAnsi="Calibri" w:cs="Calibri"/>
          <w:color w:val="1F2937"/>
          <w:sz w:val="21"/>
          <w:szCs w:val="21"/>
        </w:rPr>
        <w:t xml:space="preserve">Keterangan: R = </w:t>
      </w:r>
      <w:proofErr w:type="spellStart"/>
      <w:r>
        <w:rPr>
          <w:rStyle w:val="Penekanan"/>
          <w:rFonts w:ascii="Calibri" w:hAnsi="Calibri" w:cs="Calibri"/>
          <w:color w:val="1F2937"/>
          <w:sz w:val="21"/>
          <w:szCs w:val="21"/>
        </w:rPr>
        <w:t>Responsible</w:t>
      </w:r>
      <w:proofErr w:type="spellEnd"/>
      <w:r>
        <w:rPr>
          <w:rStyle w:val="Penekanan"/>
          <w:rFonts w:ascii="Calibri" w:hAnsi="Calibri" w:cs="Calibri"/>
          <w:color w:val="1F2937"/>
          <w:sz w:val="21"/>
          <w:szCs w:val="21"/>
        </w:rPr>
        <w:t xml:space="preserve">, A = </w:t>
      </w:r>
      <w:proofErr w:type="spellStart"/>
      <w:r>
        <w:rPr>
          <w:rStyle w:val="Penekanan"/>
          <w:rFonts w:ascii="Calibri" w:hAnsi="Calibri" w:cs="Calibri"/>
          <w:color w:val="1F2937"/>
          <w:sz w:val="21"/>
          <w:szCs w:val="21"/>
        </w:rPr>
        <w:t>Accountable</w:t>
      </w:r>
      <w:proofErr w:type="spellEnd"/>
      <w:r>
        <w:rPr>
          <w:rStyle w:val="Penekanan"/>
          <w:rFonts w:ascii="Calibri" w:hAnsi="Calibri" w:cs="Calibri"/>
          <w:color w:val="1F2937"/>
          <w:sz w:val="21"/>
          <w:szCs w:val="21"/>
        </w:rPr>
        <w:t xml:space="preserve">, C = </w:t>
      </w:r>
      <w:proofErr w:type="spellStart"/>
      <w:r>
        <w:rPr>
          <w:rStyle w:val="Penekanan"/>
          <w:rFonts w:ascii="Calibri" w:hAnsi="Calibri" w:cs="Calibri"/>
          <w:color w:val="1F2937"/>
          <w:sz w:val="21"/>
          <w:szCs w:val="21"/>
        </w:rPr>
        <w:t>Consulted</w:t>
      </w:r>
      <w:proofErr w:type="spellEnd"/>
      <w:r>
        <w:rPr>
          <w:rStyle w:val="Penekanan"/>
          <w:rFonts w:ascii="Calibri" w:hAnsi="Calibri" w:cs="Calibri"/>
          <w:color w:val="1F2937"/>
          <w:sz w:val="21"/>
          <w:szCs w:val="21"/>
        </w:rPr>
        <w:t xml:space="preserve">, I = </w:t>
      </w:r>
      <w:proofErr w:type="spellStart"/>
      <w:r>
        <w:rPr>
          <w:rStyle w:val="Penekanan"/>
          <w:rFonts w:ascii="Calibri" w:hAnsi="Calibri" w:cs="Calibri"/>
          <w:color w:val="1F2937"/>
          <w:sz w:val="21"/>
          <w:szCs w:val="21"/>
        </w:rPr>
        <w:t>Informed</w:t>
      </w:r>
      <w:proofErr w:type="spellEnd"/>
      <w:r>
        <w:rPr>
          <w:rStyle w:val="Penekanan"/>
          <w:rFonts w:ascii="Calibri" w:hAnsi="Calibri" w:cs="Calibri"/>
          <w:color w:val="1F2937"/>
          <w:sz w:val="21"/>
          <w:szCs w:val="21"/>
        </w:rPr>
        <w:t>.</w:t>
      </w:r>
    </w:p>
    <w:p w14:paraId="4410691E"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46C0D1A0">
          <v:rect id="_x0000_i1068" style="width:0;height:1.5pt" o:hralign="center" o:hrstd="t" o:hr="t" fillcolor="#a0a0a0" stroked="f"/>
        </w:pict>
      </w:r>
    </w:p>
    <w:p w14:paraId="449D6C6E" w14:textId="77777777" w:rsidR="00BC46F0" w:rsidRDefault="00BC46F0">
      <w:pPr>
        <w:pStyle w:val="Judul2"/>
        <w:rPr>
          <w:rFonts w:ascii="Calibri" w:eastAsia="Times New Roman" w:hAnsi="Calibri" w:cs="Calibri"/>
        </w:rPr>
      </w:pPr>
      <w:r>
        <w:rPr>
          <w:rFonts w:ascii="Calibri" w:eastAsia="Times New Roman" w:hAnsi="Calibri" w:cs="Calibri"/>
        </w:rPr>
        <w:t xml:space="preserve">28. </w:t>
      </w:r>
      <w:proofErr w:type="spellStart"/>
      <w:r>
        <w:rPr>
          <w:rFonts w:ascii="Calibri" w:eastAsia="Times New Roman" w:hAnsi="Calibri" w:cs="Calibri"/>
        </w:rPr>
        <w:t>Rollout</w:t>
      </w:r>
      <w:proofErr w:type="spellEnd"/>
      <w:r>
        <w:rPr>
          <w:rFonts w:ascii="Calibri" w:eastAsia="Times New Roman" w:hAnsi="Calibri" w:cs="Calibri"/>
        </w:rPr>
        <w:t xml:space="preserve"> &amp; </w:t>
      </w:r>
      <w:proofErr w:type="spellStart"/>
      <w:r>
        <w:rPr>
          <w:rFonts w:ascii="Calibri" w:eastAsia="Times New Roman" w:hAnsi="Calibri" w:cs="Calibri"/>
        </w:rPr>
        <w:t>Launch</w:t>
      </w:r>
      <w:proofErr w:type="spellEnd"/>
      <w:r>
        <w:rPr>
          <w:rFonts w:ascii="Calibri" w:eastAsia="Times New Roman" w:hAnsi="Calibri" w:cs="Calibri"/>
        </w:rPr>
        <w:t xml:space="preserve"> </w:t>
      </w:r>
      <w:proofErr w:type="spellStart"/>
      <w:r>
        <w:rPr>
          <w:rFonts w:ascii="Calibri" w:eastAsia="Times New Roman" w:hAnsi="Calibri" w:cs="Calibri"/>
        </w:rPr>
        <w:t>Strategy</w:t>
      </w:r>
      <w:proofErr w:type="spellEnd"/>
    </w:p>
    <w:p w14:paraId="66558B34"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lastRenderedPageBreak/>
        <w:t>Prosedur Peluncuran Berkelanjutan:</w:t>
      </w:r>
    </w:p>
    <w:p w14:paraId="7ACA4286" w14:textId="77777777" w:rsidR="00BC46F0" w:rsidRDefault="00BC46F0">
      <w:pPr>
        <w:numPr>
          <w:ilvl w:val="0"/>
          <w:numId w:val="27"/>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 xml:space="preserve">Gelombang 1: </w:t>
      </w:r>
      <w:proofErr w:type="spellStart"/>
      <w:r>
        <w:rPr>
          <w:rStyle w:val="Kuat"/>
          <w:rFonts w:ascii="Calibri" w:eastAsia="Times New Roman" w:hAnsi="Calibri" w:cs="Calibri"/>
          <w:color w:val="1F2937"/>
          <w:sz w:val="21"/>
          <w:szCs w:val="21"/>
        </w:rPr>
        <w:t>Alpha</w:t>
      </w:r>
      <w:proofErr w:type="spellEnd"/>
      <w:r>
        <w:rPr>
          <w:rStyle w:val="Kuat"/>
          <w:rFonts w:ascii="Calibri" w:eastAsia="Times New Roman" w:hAnsi="Calibri" w:cs="Calibri"/>
          <w:color w:val="1F2937"/>
          <w:sz w:val="21"/>
          <w:szCs w:val="21"/>
        </w:rPr>
        <w:t xml:space="preserve"> Testing (Internal)</w:t>
      </w:r>
      <w:r>
        <w:rPr>
          <w:rFonts w:ascii="Calibri" w:eastAsia="Times New Roman" w:hAnsi="Calibri" w:cs="Calibri"/>
          <w:color w:val="1F2937"/>
          <w:sz w:val="21"/>
          <w:szCs w:val="21"/>
        </w:rPr>
        <w:t xml:space="preserve"> - Pengujian terbatas tim pengembang. Waktu: Minggu 4.</w:t>
      </w:r>
    </w:p>
    <w:p w14:paraId="3C66F974" w14:textId="77777777" w:rsidR="00BC46F0" w:rsidRDefault="00BC46F0">
      <w:pPr>
        <w:numPr>
          <w:ilvl w:val="0"/>
          <w:numId w:val="27"/>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 xml:space="preserve">Gelombang 2: </w:t>
      </w:r>
      <w:proofErr w:type="spellStart"/>
      <w:r>
        <w:rPr>
          <w:rStyle w:val="Kuat"/>
          <w:rFonts w:ascii="Calibri" w:eastAsia="Times New Roman" w:hAnsi="Calibri" w:cs="Calibri"/>
          <w:color w:val="1F2937"/>
          <w:sz w:val="21"/>
          <w:szCs w:val="21"/>
        </w:rPr>
        <w:t>Closed</w:t>
      </w:r>
      <w:proofErr w:type="spellEnd"/>
      <w:r>
        <w:rPr>
          <w:rStyle w:val="Kuat"/>
          <w:rFonts w:ascii="Calibri" w:eastAsia="Times New Roman" w:hAnsi="Calibri" w:cs="Calibri"/>
          <w:color w:val="1F2937"/>
          <w:sz w:val="21"/>
          <w:szCs w:val="21"/>
        </w:rPr>
        <w:t xml:space="preserve"> Beta</w:t>
      </w:r>
      <w:r>
        <w:rPr>
          <w:rFonts w:ascii="Calibri" w:eastAsia="Times New Roman" w:hAnsi="Calibri" w:cs="Calibri"/>
          <w:color w:val="1F2937"/>
          <w:sz w:val="21"/>
          <w:szCs w:val="21"/>
        </w:rPr>
        <w:t xml:space="preserve"> - Mengundang 50 mahasiswa (Persona 1) untuk uji coba real-</w:t>
      </w:r>
      <w:proofErr w:type="spellStart"/>
      <w:r>
        <w:rPr>
          <w:rFonts w:ascii="Calibri" w:eastAsia="Times New Roman" w:hAnsi="Calibri" w:cs="Calibri"/>
          <w:color w:val="1F2937"/>
          <w:sz w:val="21"/>
          <w:szCs w:val="21"/>
        </w:rPr>
        <w:t>world</w:t>
      </w:r>
      <w:proofErr w:type="spellEnd"/>
      <w:r>
        <w:rPr>
          <w:rFonts w:ascii="Calibri" w:eastAsia="Times New Roman" w:hAnsi="Calibri" w:cs="Calibri"/>
          <w:color w:val="1F2937"/>
          <w:sz w:val="21"/>
          <w:szCs w:val="21"/>
        </w:rPr>
        <w:t xml:space="preserve"> selama 1 minggu. Waktu: Minggu 5.</w:t>
      </w:r>
    </w:p>
    <w:p w14:paraId="557CAAD6" w14:textId="77777777" w:rsidR="00BC46F0" w:rsidRDefault="00BC46F0">
      <w:pPr>
        <w:numPr>
          <w:ilvl w:val="0"/>
          <w:numId w:val="27"/>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Gelombang 3: Rilis Terbuka</w:t>
      </w:r>
      <w:r>
        <w:rPr>
          <w:rFonts w:ascii="Calibri" w:eastAsia="Times New Roman" w:hAnsi="Calibri" w:cs="Calibri"/>
          <w:color w:val="1F2937"/>
          <w:sz w:val="21"/>
          <w:szCs w:val="21"/>
        </w:rPr>
        <w:t xml:space="preserve"> - Link dibagikan ke teman kampus &amp; komunitas. Waktu: Minggu 8 (setelah fitur Tahap 2 stabil).</w:t>
      </w:r>
    </w:p>
    <w:p w14:paraId="2AB2A976"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6E36C2AF">
          <v:rect id="_x0000_i1069" style="width:0;height:1.5pt" o:hralign="center" o:hrstd="t" o:hr="t" fillcolor="#a0a0a0" stroked="f"/>
        </w:pict>
      </w:r>
    </w:p>
    <w:p w14:paraId="231BE5EA" w14:textId="77777777" w:rsidR="00BC46F0" w:rsidRDefault="00BC46F0">
      <w:pPr>
        <w:pStyle w:val="Judul2"/>
        <w:rPr>
          <w:rFonts w:ascii="Calibri" w:eastAsia="Times New Roman" w:hAnsi="Calibri" w:cs="Calibri"/>
        </w:rPr>
      </w:pPr>
      <w:r>
        <w:rPr>
          <w:rFonts w:ascii="Calibri" w:eastAsia="Times New Roman" w:hAnsi="Calibri" w:cs="Calibri"/>
        </w:rPr>
        <w:t xml:space="preserve">29. </w:t>
      </w:r>
      <w:proofErr w:type="spellStart"/>
      <w:r>
        <w:rPr>
          <w:rFonts w:ascii="Calibri" w:eastAsia="Times New Roman" w:hAnsi="Calibri" w:cs="Calibri"/>
        </w:rPr>
        <w:t>Monitoring</w:t>
      </w:r>
      <w:proofErr w:type="spellEnd"/>
      <w:r>
        <w:rPr>
          <w:rFonts w:ascii="Calibri" w:eastAsia="Times New Roman" w:hAnsi="Calibri" w:cs="Calibri"/>
        </w:rPr>
        <w:t xml:space="preserve"> Pasca-</w:t>
      </w:r>
      <w:proofErr w:type="spellStart"/>
      <w:r>
        <w:rPr>
          <w:rFonts w:ascii="Calibri" w:eastAsia="Times New Roman" w:hAnsi="Calibri" w:cs="Calibri"/>
        </w:rPr>
        <w:t>Launch</w:t>
      </w:r>
      <w:proofErr w:type="spellEnd"/>
      <w:r>
        <w:rPr>
          <w:rFonts w:ascii="Calibri" w:eastAsia="Times New Roman" w:hAnsi="Calibri" w:cs="Calibri"/>
        </w:rPr>
        <w:t xml:space="preserve"> (Sederhana)</w:t>
      </w:r>
    </w:p>
    <w:p w14:paraId="005017E1" w14:textId="77777777" w:rsidR="00BC46F0" w:rsidRDefault="00BC46F0">
      <w:pPr>
        <w:numPr>
          <w:ilvl w:val="0"/>
          <w:numId w:val="28"/>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Error</w:t>
      </w:r>
      <w:proofErr w:type="spellEnd"/>
      <w:r>
        <w:rPr>
          <w:rStyle w:val="Kuat"/>
          <w:rFonts w:ascii="Calibri" w:eastAsia="Times New Roman" w:hAnsi="Calibri" w:cs="Calibri"/>
          <w:color w:val="1F2937"/>
          <w:sz w:val="21"/>
          <w:szCs w:val="21"/>
        </w:rPr>
        <w:t xml:space="preserve"> </w:t>
      </w:r>
      <w:proofErr w:type="spellStart"/>
      <w:r>
        <w:rPr>
          <w:rStyle w:val="Kuat"/>
          <w:rFonts w:ascii="Calibri" w:eastAsia="Times New Roman" w:hAnsi="Calibri" w:cs="Calibri"/>
          <w:color w:val="1F2937"/>
          <w:sz w:val="21"/>
          <w:szCs w:val="21"/>
        </w:rPr>
        <w:t>tracking</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cek log API (proses Node.js / PM2 / jurnal </w:t>
      </w:r>
      <w:proofErr w:type="spellStart"/>
      <w:r>
        <w:rPr>
          <w:rFonts w:ascii="Calibri" w:eastAsia="Times New Roman" w:hAnsi="Calibri" w:cs="Calibri"/>
          <w:color w:val="1F2937"/>
          <w:sz w:val="21"/>
          <w:szCs w:val="21"/>
        </w:rPr>
        <w:t>service</w:t>
      </w:r>
      <w:proofErr w:type="spellEnd"/>
      <w:r>
        <w:rPr>
          <w:rFonts w:ascii="Calibri" w:eastAsia="Times New Roman" w:hAnsi="Calibri" w:cs="Calibri"/>
          <w:color w:val="1F2937"/>
          <w:sz w:val="21"/>
          <w:szCs w:val="21"/>
        </w:rPr>
        <w:t xml:space="preserve">) secara rutin; pastikan </w:t>
      </w:r>
      <w:proofErr w:type="spellStart"/>
      <w:r>
        <w:rPr>
          <w:rFonts w:ascii="Calibri" w:eastAsia="Times New Roman" w:hAnsi="Calibri" w:cs="Calibri"/>
          <w:color w:val="1F2937"/>
          <w:sz w:val="21"/>
          <w:szCs w:val="21"/>
        </w:rPr>
        <w:t>stack</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trace</w:t>
      </w:r>
      <w:proofErr w:type="spellEnd"/>
      <w:r>
        <w:rPr>
          <w:rFonts w:ascii="Calibri" w:eastAsia="Times New Roman" w:hAnsi="Calibri" w:cs="Calibri"/>
          <w:color w:val="1F2937"/>
          <w:sz w:val="21"/>
          <w:szCs w:val="21"/>
        </w:rPr>
        <w:t xml:space="preserve"> tidak terekspos di </w:t>
      </w:r>
      <w:proofErr w:type="spellStart"/>
      <w:r>
        <w:rPr>
          <w:rFonts w:ascii="Calibri" w:eastAsia="Times New Roman" w:hAnsi="Calibri" w:cs="Calibri"/>
          <w:color w:val="1F2937"/>
          <w:sz w:val="21"/>
          <w:szCs w:val="21"/>
        </w:rPr>
        <w:t>production</w:t>
      </w:r>
      <w:proofErr w:type="spellEnd"/>
      <w:r>
        <w:rPr>
          <w:rFonts w:ascii="Calibri" w:eastAsia="Times New Roman" w:hAnsi="Calibri" w:cs="Calibri"/>
          <w:color w:val="1F2937"/>
          <w:sz w:val="21"/>
          <w:szCs w:val="21"/>
        </w:rPr>
        <w:t>.</w:t>
      </w:r>
    </w:p>
    <w:p w14:paraId="1BB0CC5C" w14:textId="77777777" w:rsidR="00BC46F0" w:rsidRDefault="00BC46F0">
      <w:pPr>
        <w:numPr>
          <w:ilvl w:val="0"/>
          <w:numId w:val="28"/>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Analytics</w:t>
      </w:r>
      <w:proofErr w:type="spellEnd"/>
      <w:r>
        <w:rPr>
          <w:rStyle w:val="Kuat"/>
          <w:rFonts w:ascii="Calibri" w:eastAsia="Times New Roman" w:hAnsi="Calibri" w:cs="Calibri"/>
          <w:color w:val="1F2937"/>
          <w:sz w:val="21"/>
          <w:szCs w:val="21"/>
        </w:rPr>
        <w:t xml:space="preserve"> pengguna:</w:t>
      </w:r>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event</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tracking</w:t>
      </w:r>
      <w:proofErr w:type="spellEnd"/>
      <w:r>
        <w:rPr>
          <w:rFonts w:ascii="Calibri" w:eastAsia="Times New Roman" w:hAnsi="Calibri" w:cs="Calibri"/>
          <w:color w:val="1F2937"/>
          <w:sz w:val="21"/>
          <w:szCs w:val="21"/>
        </w:rPr>
        <w:t xml:space="preserve"> sederhana via Google </w:t>
      </w:r>
      <w:proofErr w:type="spellStart"/>
      <w:r>
        <w:rPr>
          <w:rFonts w:ascii="Calibri" w:eastAsia="Times New Roman" w:hAnsi="Calibri" w:cs="Calibri"/>
          <w:color w:val="1F2937"/>
          <w:sz w:val="21"/>
          <w:szCs w:val="21"/>
        </w:rPr>
        <w:t>Analytics</w:t>
      </w:r>
      <w:proofErr w:type="spellEnd"/>
      <w:r>
        <w:rPr>
          <w:rFonts w:ascii="Calibri" w:eastAsia="Times New Roman" w:hAnsi="Calibri" w:cs="Calibri"/>
          <w:color w:val="1F2937"/>
          <w:sz w:val="21"/>
          <w:szCs w:val="21"/>
        </w:rPr>
        <w:t xml:space="preserve"> 4 atau tabel log internal (Bagian 13).</w:t>
      </w:r>
    </w:p>
    <w:p w14:paraId="689CB30C" w14:textId="77777777" w:rsidR="00BC46F0" w:rsidRDefault="00BC46F0">
      <w:pPr>
        <w:numPr>
          <w:ilvl w:val="0"/>
          <w:numId w:val="28"/>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Target kesehatan aplikasi:</w:t>
      </w:r>
    </w:p>
    <w:p w14:paraId="5E8DC27A" w14:textId="77777777" w:rsidR="00BC46F0" w:rsidRDefault="00BC46F0">
      <w:pPr>
        <w:numPr>
          <w:ilvl w:val="1"/>
          <w:numId w:val="28"/>
        </w:numPr>
        <w:spacing w:before="40" w:after="40"/>
        <w:ind w:left="2080"/>
        <w:rPr>
          <w:rFonts w:ascii="Calibri" w:eastAsia="Times New Roman" w:hAnsi="Calibri" w:cs="Calibri"/>
          <w:color w:val="1F2937"/>
          <w:sz w:val="21"/>
          <w:szCs w:val="21"/>
        </w:rPr>
      </w:pPr>
      <w:r>
        <w:rPr>
          <w:rFonts w:ascii="Calibri" w:eastAsia="Times New Roman" w:hAnsi="Calibri" w:cs="Calibri"/>
          <w:color w:val="1F2937"/>
          <w:sz w:val="21"/>
          <w:szCs w:val="21"/>
        </w:rPr>
        <w:t>Halaman utama terbuka &lt; 2 detik.</w:t>
      </w:r>
    </w:p>
    <w:p w14:paraId="7F6AAA78" w14:textId="77777777" w:rsidR="00BC46F0" w:rsidRDefault="00BC46F0">
      <w:pPr>
        <w:numPr>
          <w:ilvl w:val="1"/>
          <w:numId w:val="28"/>
        </w:numPr>
        <w:spacing w:before="40" w:after="40"/>
        <w:ind w:left="2080"/>
        <w:rPr>
          <w:rFonts w:ascii="Calibri" w:eastAsia="Times New Roman" w:hAnsi="Calibri" w:cs="Calibri"/>
          <w:color w:val="1F2937"/>
          <w:sz w:val="21"/>
          <w:szCs w:val="21"/>
        </w:rPr>
      </w:pPr>
      <w:r>
        <w:rPr>
          <w:rFonts w:ascii="Calibri" w:eastAsia="Times New Roman" w:hAnsi="Calibri" w:cs="Calibri"/>
          <w:color w:val="1F2937"/>
          <w:sz w:val="21"/>
          <w:szCs w:val="21"/>
        </w:rPr>
        <w:t xml:space="preserve">Tidak ada </w:t>
      </w:r>
      <w:proofErr w:type="spellStart"/>
      <w:r>
        <w:rPr>
          <w:rFonts w:ascii="Calibri" w:eastAsia="Times New Roman" w:hAnsi="Calibri" w:cs="Calibri"/>
          <w:color w:val="1F2937"/>
          <w:sz w:val="21"/>
          <w:szCs w:val="21"/>
        </w:rPr>
        <w:t>error</w:t>
      </w:r>
      <w:proofErr w:type="spellEnd"/>
      <w:r>
        <w:rPr>
          <w:rFonts w:ascii="Calibri" w:eastAsia="Times New Roman" w:hAnsi="Calibri" w:cs="Calibri"/>
          <w:color w:val="1F2937"/>
          <w:sz w:val="21"/>
          <w:szCs w:val="21"/>
        </w:rPr>
        <w:t xml:space="preserve"> baru di log API selama masa uji.</w:t>
      </w:r>
    </w:p>
    <w:p w14:paraId="3A1AA9DE" w14:textId="77777777" w:rsidR="00BC46F0" w:rsidRDefault="00BC46F0">
      <w:pPr>
        <w:numPr>
          <w:ilvl w:val="1"/>
          <w:numId w:val="28"/>
        </w:numPr>
        <w:spacing w:before="40" w:after="40"/>
        <w:ind w:left="208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File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backup</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database</w:t>
      </w:r>
      <w:proofErr w:type="spellEnd"/>
      <w:r>
        <w:rPr>
          <w:rFonts w:ascii="Calibri" w:eastAsia="Times New Roman" w:hAnsi="Calibri" w:cs="Calibri"/>
          <w:color w:val="1F2937"/>
          <w:sz w:val="21"/>
          <w:szCs w:val="21"/>
        </w:rPr>
        <w:t xml:space="preserve"> tersedia setiap hari.</w:t>
      </w:r>
    </w:p>
    <w:p w14:paraId="2BF36F42" w14:textId="77777777" w:rsidR="00BC46F0" w:rsidRDefault="00BC46F0">
      <w:pPr>
        <w:numPr>
          <w:ilvl w:val="0"/>
          <w:numId w:val="28"/>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 xml:space="preserve">Pelaporan </w:t>
      </w:r>
      <w:proofErr w:type="spellStart"/>
      <w:r>
        <w:rPr>
          <w:rStyle w:val="Kuat"/>
          <w:rFonts w:ascii="Calibri" w:eastAsia="Times New Roman" w:hAnsi="Calibri" w:cs="Calibri"/>
          <w:color w:val="1F2937"/>
          <w:sz w:val="21"/>
          <w:szCs w:val="21"/>
        </w:rPr>
        <w:t>bug</w:t>
      </w:r>
      <w:proofErr w:type="spellEnd"/>
      <w:r>
        <w:rPr>
          <w:rStyle w:val="Kuat"/>
          <w:rFonts w:ascii="Calibri" w:eastAsia="Times New Roman" w:hAnsi="Calibri" w:cs="Calibri"/>
          <w:color w:val="1F2937"/>
          <w:sz w:val="21"/>
          <w:szCs w:val="21"/>
        </w:rPr>
        <w:t>:</w:t>
      </w:r>
      <w:r>
        <w:rPr>
          <w:rFonts w:ascii="Calibri" w:eastAsia="Times New Roman" w:hAnsi="Calibri" w:cs="Calibri"/>
          <w:color w:val="1F2937"/>
          <w:sz w:val="21"/>
          <w:szCs w:val="21"/>
        </w:rPr>
        <w:t xml:space="preserve"> keluhan pengguna dikumpulkan via </w:t>
      </w:r>
      <w:proofErr w:type="spellStart"/>
      <w:r>
        <w:rPr>
          <w:rFonts w:ascii="Calibri" w:eastAsia="Times New Roman" w:hAnsi="Calibri" w:cs="Calibri"/>
          <w:color w:val="1F2937"/>
          <w:sz w:val="21"/>
          <w:szCs w:val="21"/>
        </w:rPr>
        <w:t>form</w:t>
      </w:r>
      <w:proofErr w:type="spellEnd"/>
      <w:r>
        <w:rPr>
          <w:rFonts w:ascii="Calibri" w:eastAsia="Times New Roman" w:hAnsi="Calibri" w:cs="Calibri"/>
          <w:color w:val="1F2937"/>
          <w:sz w:val="21"/>
          <w:szCs w:val="21"/>
        </w:rPr>
        <w:t>/grup kelas, ditindaklanjuti setiap minggu.</w:t>
      </w:r>
    </w:p>
    <w:p w14:paraId="35000700"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45D7B26E">
          <v:rect id="_x0000_i1070" style="width:0;height:1.5pt" o:hralign="center" o:hrstd="t" o:hr="t" fillcolor="#a0a0a0" stroked="f"/>
        </w:pict>
      </w:r>
    </w:p>
    <w:p w14:paraId="5D19648A" w14:textId="77777777" w:rsidR="00BC46F0" w:rsidRDefault="00BC46F0">
      <w:pPr>
        <w:pStyle w:val="Judul2"/>
        <w:rPr>
          <w:rFonts w:ascii="Calibri" w:eastAsia="Times New Roman" w:hAnsi="Calibri" w:cs="Calibri"/>
        </w:rPr>
      </w:pPr>
      <w:r>
        <w:rPr>
          <w:rFonts w:ascii="Calibri" w:eastAsia="Times New Roman" w:hAnsi="Calibri" w:cs="Calibri"/>
        </w:rPr>
        <w:t xml:space="preserve">30. </w:t>
      </w:r>
      <w:proofErr w:type="spellStart"/>
      <w:r>
        <w:rPr>
          <w:rFonts w:ascii="Calibri" w:eastAsia="Times New Roman" w:hAnsi="Calibri" w:cs="Calibri"/>
        </w:rPr>
        <w:t>Compliance</w:t>
      </w:r>
      <w:proofErr w:type="spellEnd"/>
      <w:r>
        <w:rPr>
          <w:rFonts w:ascii="Calibri" w:eastAsia="Times New Roman" w:hAnsi="Calibri" w:cs="Calibri"/>
        </w:rPr>
        <w:t xml:space="preserve"> &amp; Regulasi</w:t>
      </w:r>
    </w:p>
    <w:p w14:paraId="3232DE4C" w14:textId="77777777" w:rsidR="00BC46F0" w:rsidRDefault="00BC46F0">
      <w:pPr>
        <w:numPr>
          <w:ilvl w:val="0"/>
          <w:numId w:val="29"/>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Perlindungan Data Pribadi (UU PDP Indonesia):</w:t>
      </w:r>
      <w:r>
        <w:rPr>
          <w:rFonts w:ascii="Calibri" w:eastAsia="Times New Roman" w:hAnsi="Calibri" w:cs="Calibri"/>
          <w:color w:val="1F2937"/>
          <w:sz w:val="21"/>
          <w:szCs w:val="21"/>
        </w:rPr>
        <w:t xml:space="preserve"> Menjamin hak pengguna untuk menghapus akun dan seluruh data keuangan secara permanen via fitur </w:t>
      </w:r>
      <w:proofErr w:type="spellStart"/>
      <w:r>
        <w:rPr>
          <w:rStyle w:val="Penekanan"/>
          <w:rFonts w:ascii="Calibri" w:eastAsia="Times New Roman" w:hAnsi="Calibri" w:cs="Calibri"/>
          <w:color w:val="1F2937"/>
          <w:sz w:val="21"/>
          <w:szCs w:val="21"/>
        </w:rPr>
        <w:t>Delete</w:t>
      </w:r>
      <w:proofErr w:type="spellEnd"/>
      <w:r>
        <w:rPr>
          <w:rStyle w:val="Penekanan"/>
          <w:rFonts w:ascii="Calibri" w:eastAsia="Times New Roman" w:hAnsi="Calibri" w:cs="Calibri"/>
          <w:color w:val="1F2937"/>
          <w:sz w:val="21"/>
          <w:szCs w:val="21"/>
        </w:rPr>
        <w:t xml:space="preserve"> </w:t>
      </w:r>
      <w:proofErr w:type="spellStart"/>
      <w:r>
        <w:rPr>
          <w:rStyle w:val="Penekanan"/>
          <w:rFonts w:ascii="Calibri" w:eastAsia="Times New Roman" w:hAnsi="Calibri" w:cs="Calibri"/>
          <w:color w:val="1F2937"/>
          <w:sz w:val="21"/>
          <w:szCs w:val="21"/>
        </w:rPr>
        <w:t>Account</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cascade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delete</w:t>
      </w:r>
      <w:proofErr w:type="spellEnd"/>
      <w:r>
        <w:rPr>
          <w:rFonts w:ascii="Calibri" w:eastAsia="Times New Roman" w:hAnsi="Calibri" w:cs="Calibri"/>
          <w:color w:val="1F2937"/>
          <w:sz w:val="21"/>
          <w:szCs w:val="21"/>
        </w:rPr>
        <w:t xml:space="preserve"> </w:t>
      </w:r>
      <w:r>
        <w:rPr>
          <w:rStyle w:val="KodeHTML"/>
          <w:color w:val="1F2937"/>
        </w:rPr>
        <w:t>ON DELETE CASCADE</w:t>
      </w:r>
      <w:r>
        <w:rPr>
          <w:rFonts w:ascii="Calibri" w:eastAsia="Times New Roman" w:hAnsi="Calibri" w:cs="Calibri"/>
          <w:color w:val="1F2937"/>
          <w:sz w:val="21"/>
          <w:szCs w:val="21"/>
        </w:rPr>
        <w:t>, BR-DATA-02).</w:t>
      </w:r>
    </w:p>
    <w:p w14:paraId="6486CD1E" w14:textId="77777777" w:rsidR="00BC46F0" w:rsidRDefault="00BC46F0">
      <w:pPr>
        <w:numPr>
          <w:ilvl w:val="0"/>
          <w:numId w:val="29"/>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Penanganan Data Transaksi:</w:t>
      </w:r>
      <w:r>
        <w:rPr>
          <w:rFonts w:ascii="Calibri" w:eastAsia="Times New Roman" w:hAnsi="Calibri" w:cs="Calibri"/>
          <w:color w:val="1F2937"/>
          <w:sz w:val="21"/>
          <w:szCs w:val="21"/>
        </w:rPr>
        <w:t xml:space="preserve"> FINTRACK tidak menyimpan data kredensial perbankan pada MVP (hanya data nominal </w:t>
      </w:r>
      <w:proofErr w:type="spellStart"/>
      <w:r>
        <w:rPr>
          <w:rFonts w:ascii="Calibri" w:eastAsia="Times New Roman" w:hAnsi="Calibri" w:cs="Calibri"/>
          <w:color w:val="1F2937"/>
          <w:sz w:val="21"/>
          <w:szCs w:val="21"/>
        </w:rPr>
        <w:t>inputan</w:t>
      </w:r>
      <w:proofErr w:type="spellEnd"/>
      <w:r>
        <w:rPr>
          <w:rFonts w:ascii="Calibri" w:eastAsia="Times New Roman" w:hAnsi="Calibri" w:cs="Calibri"/>
          <w:color w:val="1F2937"/>
          <w:sz w:val="21"/>
          <w:szCs w:val="21"/>
        </w:rPr>
        <w:t xml:space="preserve"> manual </w:t>
      </w:r>
      <w:proofErr w:type="spellStart"/>
      <w:r>
        <w:rPr>
          <w:rFonts w:ascii="Calibri" w:eastAsia="Times New Roman" w:hAnsi="Calibri" w:cs="Calibri"/>
          <w:color w:val="1F2937"/>
          <w:sz w:val="21"/>
          <w:szCs w:val="21"/>
        </w:rPr>
        <w:t>user</w:t>
      </w:r>
      <w:proofErr w:type="spellEnd"/>
      <w:r>
        <w:rPr>
          <w:rFonts w:ascii="Calibri" w:eastAsia="Times New Roman" w:hAnsi="Calibri" w:cs="Calibri"/>
          <w:color w:val="1F2937"/>
          <w:sz w:val="21"/>
          <w:szCs w:val="21"/>
        </w:rPr>
        <w:t>).</w:t>
      </w:r>
    </w:p>
    <w:p w14:paraId="2277EAFE" w14:textId="77777777" w:rsidR="00BC46F0" w:rsidRDefault="00BC46F0">
      <w:pPr>
        <w:numPr>
          <w:ilvl w:val="0"/>
          <w:numId w:val="29"/>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Pemberitahuan Privasi:</w:t>
      </w:r>
      <w:r>
        <w:rPr>
          <w:rFonts w:ascii="Calibri" w:eastAsia="Times New Roman" w:hAnsi="Calibri" w:cs="Calibri"/>
          <w:color w:val="1F2937"/>
          <w:sz w:val="21"/>
          <w:szCs w:val="21"/>
        </w:rPr>
        <w:t xml:space="preserve"> Tampilkan </w:t>
      </w:r>
      <w:proofErr w:type="spellStart"/>
      <w:r>
        <w:rPr>
          <w:rStyle w:val="Penekanan"/>
          <w:rFonts w:ascii="Calibri" w:eastAsia="Times New Roman" w:hAnsi="Calibri" w:cs="Calibri"/>
          <w:color w:val="1F2937"/>
          <w:sz w:val="21"/>
          <w:szCs w:val="21"/>
        </w:rPr>
        <w:t>Privacy</w:t>
      </w:r>
      <w:proofErr w:type="spellEnd"/>
      <w:r>
        <w:rPr>
          <w:rStyle w:val="Penekanan"/>
          <w:rFonts w:ascii="Calibri" w:eastAsia="Times New Roman" w:hAnsi="Calibri" w:cs="Calibri"/>
          <w:color w:val="1F2937"/>
          <w:sz w:val="21"/>
          <w:szCs w:val="21"/>
        </w:rPr>
        <w:t xml:space="preserve"> </w:t>
      </w:r>
      <w:proofErr w:type="spellStart"/>
      <w:r>
        <w:rPr>
          <w:rStyle w:val="Penekanan"/>
          <w:rFonts w:ascii="Calibri" w:eastAsia="Times New Roman" w:hAnsi="Calibri" w:cs="Calibri"/>
          <w:color w:val="1F2937"/>
          <w:sz w:val="21"/>
          <w:szCs w:val="21"/>
        </w:rPr>
        <w:t>Policy</w:t>
      </w:r>
      <w:proofErr w:type="spellEnd"/>
      <w:r>
        <w:rPr>
          <w:rFonts w:ascii="Calibri" w:eastAsia="Times New Roman" w:hAnsi="Calibri" w:cs="Calibri"/>
          <w:color w:val="1F2937"/>
          <w:sz w:val="21"/>
          <w:szCs w:val="21"/>
        </w:rPr>
        <w:t xml:space="preserve"> saat pendaftaran awal mengenai penggunaan data internal aplikasi.</w:t>
      </w:r>
    </w:p>
    <w:p w14:paraId="6D7EC5BF"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7EE4ED5D">
          <v:rect id="_x0000_i1071" style="width:0;height:1.5pt" o:hralign="center" o:hrstd="t" o:hr="t" fillcolor="#a0a0a0" stroked="f"/>
        </w:pict>
      </w:r>
    </w:p>
    <w:p w14:paraId="3375286C" w14:textId="77777777" w:rsidR="00BC46F0" w:rsidRDefault="00BC46F0">
      <w:pPr>
        <w:pStyle w:val="Judul2"/>
        <w:rPr>
          <w:rFonts w:ascii="Calibri" w:eastAsia="Times New Roman" w:hAnsi="Calibri" w:cs="Calibri"/>
        </w:rPr>
      </w:pPr>
      <w:r>
        <w:rPr>
          <w:rFonts w:ascii="Calibri" w:eastAsia="Times New Roman" w:hAnsi="Calibri" w:cs="Calibri"/>
        </w:rPr>
        <w:t xml:space="preserve">31. Data </w:t>
      </w:r>
      <w:proofErr w:type="spellStart"/>
      <w:r>
        <w:rPr>
          <w:rFonts w:ascii="Calibri" w:eastAsia="Times New Roman" w:hAnsi="Calibri" w:cs="Calibri"/>
        </w:rPr>
        <w:t>Dictionary</w:t>
      </w:r>
      <w:proofErr w:type="spellEnd"/>
    </w:p>
    <w:p w14:paraId="309C90C6"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Semua tabel memakai PK </w:t>
      </w:r>
      <w:r>
        <w:rPr>
          <w:rStyle w:val="KodeHTML"/>
          <w:color w:val="1F2937"/>
        </w:rPr>
        <w:t>CHAR(36)</w:t>
      </w:r>
      <w:r>
        <w:rPr>
          <w:rFonts w:ascii="Calibri" w:hAnsi="Calibri" w:cs="Calibri"/>
          <w:color w:val="1F2937"/>
          <w:sz w:val="21"/>
          <w:szCs w:val="21"/>
        </w:rPr>
        <w:t xml:space="preserve"> dengan </w:t>
      </w:r>
      <w:proofErr w:type="spellStart"/>
      <w:r>
        <w:rPr>
          <w:rFonts w:ascii="Calibri" w:hAnsi="Calibri" w:cs="Calibri"/>
          <w:color w:val="1F2937"/>
          <w:sz w:val="21"/>
          <w:szCs w:val="21"/>
        </w:rPr>
        <w:t>default</w:t>
      </w:r>
      <w:proofErr w:type="spellEnd"/>
      <w:r>
        <w:rPr>
          <w:rFonts w:ascii="Calibri" w:hAnsi="Calibri" w:cs="Calibri"/>
          <w:color w:val="1F2937"/>
          <w:sz w:val="21"/>
          <w:szCs w:val="21"/>
        </w:rPr>
        <w:t xml:space="preserve"> </w:t>
      </w:r>
      <w:r>
        <w:rPr>
          <w:rStyle w:val="KodeHTML"/>
          <w:color w:val="1F2937"/>
        </w:rPr>
        <w:t>UUID()</w:t>
      </w:r>
      <w:r>
        <w:rPr>
          <w:rFonts w:ascii="Calibri" w:hAnsi="Calibri" w:cs="Calibri"/>
          <w:color w:val="1F2937"/>
          <w:sz w:val="21"/>
          <w:szCs w:val="21"/>
        </w:rPr>
        <w:t xml:space="preserve"> dan kolom audit </w:t>
      </w:r>
      <w:proofErr w:type="spellStart"/>
      <w:r>
        <w:rPr>
          <w:rStyle w:val="KodeHTML"/>
          <w:color w:val="1F2937"/>
        </w:rPr>
        <w:t>created_at</w:t>
      </w:r>
      <w:proofErr w:type="spellEnd"/>
      <w:r>
        <w:rPr>
          <w:rFonts w:ascii="Calibri" w:hAnsi="Calibri" w:cs="Calibri"/>
          <w:color w:val="1F2937"/>
          <w:sz w:val="21"/>
          <w:szCs w:val="21"/>
        </w:rPr>
        <w:t xml:space="preserve"> / </w:t>
      </w:r>
      <w:proofErr w:type="spellStart"/>
      <w:r>
        <w:rPr>
          <w:rStyle w:val="KodeHTML"/>
          <w:color w:val="1F2937"/>
        </w:rPr>
        <w:t>updated_at</w:t>
      </w:r>
      <w:proofErr w:type="spellEnd"/>
      <w:r>
        <w:rPr>
          <w:rFonts w:ascii="Calibri" w:hAnsi="Calibri" w:cs="Calibri"/>
          <w:color w:val="1F2937"/>
          <w:sz w:val="21"/>
          <w:szCs w:val="21"/>
        </w:rPr>
        <w:t xml:space="preserve"> (</w:t>
      </w:r>
      <w:r>
        <w:rPr>
          <w:rStyle w:val="KodeHTML"/>
          <w:color w:val="1F2937"/>
        </w:rPr>
        <w:t>DATETIME</w:t>
      </w:r>
      <w:r>
        <w:rPr>
          <w:rFonts w:ascii="Calibri" w:hAnsi="Calibri" w:cs="Calibri"/>
          <w:color w:val="1F2937"/>
          <w:sz w:val="21"/>
          <w:szCs w:val="21"/>
        </w:rPr>
        <w:t xml:space="preserve">, otomatis via </w:t>
      </w:r>
      <w:r>
        <w:rPr>
          <w:rStyle w:val="KodeHTML"/>
          <w:color w:val="1F2937"/>
        </w:rPr>
        <w:t>ON UPDATE CURRENT_TIMESTAMP</w:t>
      </w:r>
      <w:r>
        <w:rPr>
          <w:rFonts w:ascii="Calibri" w:hAnsi="Calibri" w:cs="Calibri"/>
          <w:color w:val="1F2937"/>
          <w:sz w:val="21"/>
          <w:szCs w:val="21"/>
        </w:rPr>
        <w:t>).</w:t>
      </w:r>
    </w:p>
    <w:p w14:paraId="016AD818" w14:textId="77777777" w:rsidR="00BC46F0" w:rsidRDefault="00BC46F0">
      <w:pPr>
        <w:pStyle w:val="Judul3"/>
        <w:rPr>
          <w:rFonts w:ascii="Calibri" w:eastAsia="Times New Roman" w:hAnsi="Calibri" w:cs="Calibri"/>
        </w:rPr>
      </w:pPr>
      <w:r>
        <w:rPr>
          <w:rFonts w:ascii="Calibri" w:eastAsia="Times New Roman" w:hAnsi="Calibri" w:cs="Calibri"/>
        </w:rPr>
        <w:t xml:space="preserve">Tabel: </w:t>
      </w:r>
      <w:proofErr w:type="spellStart"/>
      <w:r>
        <w:rPr>
          <w:rStyle w:val="KodeHTML"/>
        </w:rPr>
        <w:t>users</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1876"/>
        <w:gridCol w:w="1388"/>
        <w:gridCol w:w="4014"/>
        <w:gridCol w:w="1732"/>
      </w:tblGrid>
      <w:tr w:rsidR="00A2085B" w14:paraId="0DE455A6"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7AF0D43A"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Field</w:t>
            </w:r>
            <w:proofErr w:type="spellEnd"/>
            <w:r>
              <w:rPr>
                <w:rFonts w:ascii="Calibri" w:eastAsia="Times New Roman" w:hAnsi="Calibri" w:cs="Calibri"/>
                <w:b/>
                <w:bCs/>
                <w:color w:val="0F3D2E"/>
                <w:sz w:val="18"/>
                <w:szCs w:val="18"/>
              </w:rPr>
              <w:t xml:space="preserve"> </w:t>
            </w:r>
            <w:proofErr w:type="spellStart"/>
            <w:r>
              <w:rPr>
                <w:rFonts w:ascii="Calibri" w:eastAsia="Times New Roman" w:hAnsi="Calibri" w:cs="Calibri"/>
                <w:b/>
                <w:bCs/>
                <w:color w:val="0F3D2E"/>
                <w:sz w:val="18"/>
                <w:szCs w:val="18"/>
              </w:rPr>
              <w:t>Name</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40AA82A"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Type</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7E21246"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Constraint</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6E3D80E"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Description</w:t>
            </w:r>
            <w:proofErr w:type="spellEnd"/>
          </w:p>
        </w:tc>
      </w:tr>
      <w:tr w:rsidR="00A2085B" w14:paraId="00FCC4F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BB67C80"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id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2D30101" w14:textId="77777777" w:rsidR="00BC46F0" w:rsidRDefault="00BC46F0">
            <w:pPr>
              <w:spacing w:before="120" w:after="120"/>
              <w:rPr>
                <w:rFonts w:ascii="Calibri" w:eastAsia="Times New Roman" w:hAnsi="Calibri" w:cs="Calibri"/>
                <w:color w:val="1F2937"/>
                <w:sz w:val="18"/>
                <w:szCs w:val="18"/>
              </w:rPr>
            </w:pPr>
            <w:r>
              <w:rPr>
                <w:rStyle w:val="KodeHTML"/>
                <w:color w:val="1F2937"/>
              </w:rPr>
              <w:t>CHAR(36)</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3DA80A5"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Primary</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Key</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default</w:t>
            </w:r>
            <w:proofErr w:type="spellEnd"/>
            <w:r>
              <w:rPr>
                <w:rFonts w:ascii="Calibri" w:eastAsia="Times New Roman" w:hAnsi="Calibri" w:cs="Calibri"/>
                <w:color w:val="1F2937"/>
                <w:sz w:val="18"/>
                <w:szCs w:val="18"/>
              </w:rPr>
              <w:t xml:space="preserve"> </w:t>
            </w:r>
            <w:r>
              <w:rPr>
                <w:rStyle w:val="KodeHTML"/>
                <w:color w:val="1F2937"/>
              </w:rPr>
              <w:t>UUID()</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0860865"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Unique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identifier</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user</w:t>
            </w:r>
            <w:proofErr w:type="spellEnd"/>
            <w:r>
              <w:rPr>
                <w:rFonts w:ascii="Calibri" w:eastAsia="Times New Roman" w:hAnsi="Calibri" w:cs="Calibri"/>
                <w:color w:val="1F2937"/>
                <w:sz w:val="18"/>
                <w:szCs w:val="18"/>
              </w:rPr>
              <w:t>.</w:t>
            </w:r>
          </w:p>
        </w:tc>
      </w:tr>
      <w:tr w:rsidR="00A2085B" w14:paraId="21EF127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C1DDD85"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name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0C83FB0" w14:textId="77777777" w:rsidR="00BC46F0" w:rsidRDefault="00BC46F0">
            <w:pPr>
              <w:spacing w:before="120" w:after="120"/>
              <w:rPr>
                <w:rFonts w:ascii="Calibri" w:eastAsia="Times New Roman" w:hAnsi="Calibri" w:cs="Calibri"/>
                <w:color w:val="1F2937"/>
                <w:sz w:val="18"/>
                <w:szCs w:val="18"/>
              </w:rPr>
            </w:pPr>
            <w:r>
              <w:rPr>
                <w:rStyle w:val="KodeHTML"/>
                <w:color w:val="1F2937"/>
              </w:rPr>
              <w:t>VARCHAR(100)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D40186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Not </w:t>
            </w:r>
            <w:proofErr w:type="spellStart"/>
            <w:r>
              <w:rPr>
                <w:rFonts w:ascii="Calibri" w:eastAsia="Times New Roman" w:hAnsi="Calibri" w:cs="Calibri"/>
                <w:color w:val="1F2937"/>
                <w:sz w:val="18"/>
                <w:szCs w:val="18"/>
              </w:rPr>
              <w:t>Null</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EF6177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Nama tampilan </w:t>
            </w:r>
            <w:proofErr w:type="spellStart"/>
            <w:r>
              <w:rPr>
                <w:rFonts w:ascii="Calibri" w:eastAsia="Times New Roman" w:hAnsi="Calibri" w:cs="Calibri"/>
                <w:color w:val="1F2937"/>
                <w:sz w:val="18"/>
                <w:szCs w:val="18"/>
              </w:rPr>
              <w:t>user</w:t>
            </w:r>
            <w:proofErr w:type="spellEnd"/>
            <w:r>
              <w:rPr>
                <w:rFonts w:ascii="Calibri" w:eastAsia="Times New Roman" w:hAnsi="Calibri" w:cs="Calibri"/>
                <w:color w:val="1F2937"/>
                <w:sz w:val="18"/>
                <w:szCs w:val="18"/>
              </w:rPr>
              <w:t>.</w:t>
            </w:r>
          </w:p>
        </w:tc>
      </w:tr>
      <w:tr w:rsidR="00A2085B" w14:paraId="584D2F1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BA417B9" w14:textId="77777777" w:rsidR="00BC46F0" w:rsidRDefault="00BC46F0">
            <w:pPr>
              <w:spacing w:before="120" w:after="120"/>
              <w:rPr>
                <w:rFonts w:ascii="Calibri" w:eastAsia="Times New Roman" w:hAnsi="Calibri" w:cs="Calibri"/>
                <w:color w:val="1F2937"/>
                <w:sz w:val="18"/>
                <w:szCs w:val="18"/>
              </w:rPr>
            </w:pPr>
            <w:r>
              <w:rPr>
                <w:rStyle w:val="KodeHTML"/>
                <w:color w:val="1F2937"/>
              </w:rPr>
              <w:lastRenderedPageBreak/>
              <w:t>email</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12F12C4" w14:textId="77777777" w:rsidR="00BC46F0" w:rsidRDefault="00BC46F0">
            <w:pPr>
              <w:spacing w:before="120" w:after="120"/>
              <w:rPr>
                <w:rFonts w:ascii="Calibri" w:eastAsia="Times New Roman" w:hAnsi="Calibri" w:cs="Calibri"/>
                <w:color w:val="1F2937"/>
                <w:sz w:val="18"/>
                <w:szCs w:val="18"/>
              </w:rPr>
            </w:pPr>
            <w:r>
              <w:rPr>
                <w:rStyle w:val="KodeHTML"/>
                <w:color w:val="1F2937"/>
              </w:rPr>
              <w:t>VARCHAR(255)</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5EF94B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Not </w:t>
            </w:r>
            <w:proofErr w:type="spellStart"/>
            <w:r>
              <w:rPr>
                <w:rFonts w:ascii="Calibri" w:eastAsia="Times New Roman" w:hAnsi="Calibri" w:cs="Calibri"/>
                <w:color w:val="1F2937"/>
                <w:sz w:val="18"/>
                <w:szCs w:val="18"/>
              </w:rPr>
              <w:t>Null</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unique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case-insensitive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generated</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column</w:t>
            </w:r>
            <w:proofErr w:type="spellEnd"/>
            <w:r>
              <w:rPr>
                <w:rFonts w:ascii="Calibri" w:eastAsia="Times New Roman" w:hAnsi="Calibri" w:cs="Calibri"/>
                <w:color w:val="1F2937"/>
                <w:sz w:val="18"/>
                <w:szCs w:val="18"/>
              </w:rPr>
              <w:t xml:space="preserve"> </w:t>
            </w:r>
            <w:proofErr w:type="spellStart"/>
            <w:r>
              <w:rPr>
                <w:rStyle w:val="KodeHTML"/>
                <w:color w:val="1F2937"/>
              </w:rPr>
              <w:t>email_key</w:t>
            </w:r>
            <w:proofErr w:type="spellEnd"/>
            <w:r>
              <w:rPr>
                <w:rStyle w:val="KodeHTML"/>
                <w:color w:val="1F2937"/>
              </w:rPr>
              <w:t xml:space="preserve"> = LOWER(email)</w:t>
            </w:r>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329DE9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Email </w:t>
            </w:r>
            <w:proofErr w:type="spellStart"/>
            <w:r>
              <w:rPr>
                <w:rFonts w:ascii="Calibri" w:eastAsia="Times New Roman" w:hAnsi="Calibri" w:cs="Calibri"/>
                <w:color w:val="1F2937"/>
                <w:sz w:val="18"/>
                <w:szCs w:val="18"/>
              </w:rPr>
              <w:t>login</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user</w:t>
            </w:r>
            <w:proofErr w:type="spellEnd"/>
            <w:r>
              <w:rPr>
                <w:rFonts w:ascii="Calibri" w:eastAsia="Times New Roman" w:hAnsi="Calibri" w:cs="Calibri"/>
                <w:color w:val="1F2937"/>
                <w:sz w:val="18"/>
                <w:szCs w:val="18"/>
              </w:rPr>
              <w:t xml:space="preserve"> (BR-AUTH-01).</w:t>
            </w:r>
          </w:p>
        </w:tc>
      </w:tr>
      <w:tr w:rsidR="00A2085B" w14:paraId="78741FD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4140582"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password_hash</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F240DA4" w14:textId="77777777" w:rsidR="00BC46F0" w:rsidRDefault="00BC46F0">
            <w:pPr>
              <w:spacing w:before="120" w:after="120"/>
              <w:rPr>
                <w:rFonts w:ascii="Calibri" w:eastAsia="Times New Roman" w:hAnsi="Calibri" w:cs="Calibri"/>
                <w:color w:val="1F2937"/>
                <w:sz w:val="18"/>
                <w:szCs w:val="18"/>
              </w:rPr>
            </w:pPr>
            <w:r>
              <w:rPr>
                <w:rStyle w:val="KodeHTML"/>
                <w:color w:val="1F2937"/>
              </w:rPr>
              <w:t>TEXT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52C160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Not </w:t>
            </w:r>
            <w:proofErr w:type="spellStart"/>
            <w:r>
              <w:rPr>
                <w:rFonts w:ascii="Calibri" w:eastAsia="Times New Roman" w:hAnsi="Calibri" w:cs="Calibri"/>
                <w:color w:val="1F2937"/>
                <w:sz w:val="18"/>
                <w:szCs w:val="18"/>
              </w:rPr>
              <w:t>Null</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75524DD"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Hash</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bcrypt</w:t>
            </w:r>
            <w:proofErr w:type="spellEnd"/>
            <w:r>
              <w:rPr>
                <w:rFonts w:ascii="Calibri" w:eastAsia="Times New Roman" w:hAnsi="Calibri" w:cs="Calibri"/>
                <w:color w:val="1F2937"/>
                <w:sz w:val="18"/>
                <w:szCs w:val="18"/>
              </w:rPr>
              <w:t xml:space="preserve"> (BR-AUTH-02).</w:t>
            </w:r>
          </w:p>
        </w:tc>
      </w:tr>
      <w:tr w:rsidR="00A2085B" w14:paraId="5BCDBB3A"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9F5F749"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created_at</w:t>
            </w:r>
            <w:proofErr w:type="spellEnd"/>
            <w:r>
              <w:rPr>
                <w:rFonts w:ascii="Calibri" w:eastAsia="Times New Roman" w:hAnsi="Calibri" w:cs="Calibri"/>
                <w:color w:val="1F2937"/>
                <w:sz w:val="18"/>
                <w:szCs w:val="18"/>
              </w:rPr>
              <w:t xml:space="preserve"> / </w:t>
            </w:r>
            <w:proofErr w:type="spellStart"/>
            <w:r>
              <w:rPr>
                <w:rStyle w:val="KodeHTML"/>
                <w:color w:val="1F2937"/>
              </w:rPr>
              <w:t>updated_at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C1C7B52" w14:textId="77777777" w:rsidR="00BC46F0" w:rsidRDefault="00BC46F0">
            <w:pPr>
              <w:spacing w:before="120" w:after="120"/>
              <w:rPr>
                <w:rFonts w:ascii="Calibri" w:eastAsia="Times New Roman" w:hAnsi="Calibri" w:cs="Calibri"/>
                <w:color w:val="1F2937"/>
                <w:sz w:val="18"/>
                <w:szCs w:val="18"/>
              </w:rPr>
            </w:pPr>
            <w:r>
              <w:rPr>
                <w:rStyle w:val="KodeHTML"/>
                <w:color w:val="1F2937"/>
              </w:rPr>
              <w:t>DATETIME</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BB3BD6D"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Default</w:t>
            </w:r>
            <w:proofErr w:type="spellEnd"/>
            <w:r>
              <w:rPr>
                <w:rFonts w:ascii="Calibri" w:eastAsia="Times New Roman" w:hAnsi="Calibri" w:cs="Calibri"/>
                <w:color w:val="1F2937"/>
                <w:sz w:val="18"/>
                <w:szCs w:val="18"/>
              </w:rPr>
              <w:t xml:space="preserve"> </w:t>
            </w:r>
            <w:r>
              <w:rPr>
                <w:rStyle w:val="KodeHTML"/>
                <w:color w:val="1F2937"/>
              </w:rPr>
              <w:t>CURRENT_TIMESTAMP</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976C0C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Audit </w:t>
            </w:r>
            <w:proofErr w:type="spellStart"/>
            <w:r>
              <w:rPr>
                <w:rFonts w:ascii="Calibri" w:eastAsia="Times New Roman" w:hAnsi="Calibri" w:cs="Calibri"/>
                <w:color w:val="1F2937"/>
                <w:sz w:val="18"/>
                <w:szCs w:val="18"/>
              </w:rPr>
              <w:t>timestamps</w:t>
            </w:r>
            <w:proofErr w:type="spellEnd"/>
            <w:r>
              <w:rPr>
                <w:rFonts w:ascii="Calibri" w:eastAsia="Times New Roman" w:hAnsi="Calibri" w:cs="Calibri"/>
                <w:color w:val="1F2937"/>
                <w:sz w:val="18"/>
                <w:szCs w:val="18"/>
              </w:rPr>
              <w:t>.</w:t>
            </w:r>
          </w:p>
        </w:tc>
      </w:tr>
    </w:tbl>
    <w:p w14:paraId="7E947782" w14:textId="77777777" w:rsidR="00BC46F0" w:rsidRDefault="00BC46F0">
      <w:pPr>
        <w:pStyle w:val="Judul3"/>
        <w:rPr>
          <w:rFonts w:ascii="Calibri" w:eastAsia="Times New Roman" w:hAnsi="Calibri" w:cs="Calibri"/>
        </w:rPr>
      </w:pPr>
      <w:r>
        <w:rPr>
          <w:rFonts w:ascii="Calibri" w:eastAsia="Times New Roman" w:hAnsi="Calibri" w:cs="Calibri"/>
        </w:rPr>
        <w:t xml:space="preserve">Tabel: </w:t>
      </w:r>
      <w:proofErr w:type="spellStart"/>
      <w:r>
        <w:rPr>
          <w:rStyle w:val="KodeHTML"/>
        </w:rPr>
        <w:t>categories</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1056"/>
        <w:gridCol w:w="1804"/>
        <w:gridCol w:w="3216"/>
        <w:gridCol w:w="2934"/>
      </w:tblGrid>
      <w:tr w:rsidR="00A2085B" w14:paraId="1586311D"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0B9B575"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Field</w:t>
            </w:r>
            <w:proofErr w:type="spellEnd"/>
            <w:r>
              <w:rPr>
                <w:rFonts w:ascii="Calibri" w:eastAsia="Times New Roman" w:hAnsi="Calibri" w:cs="Calibri"/>
                <w:b/>
                <w:bCs/>
                <w:color w:val="0F3D2E"/>
                <w:sz w:val="18"/>
                <w:szCs w:val="18"/>
              </w:rPr>
              <w:t xml:space="preserve"> </w:t>
            </w:r>
            <w:proofErr w:type="spellStart"/>
            <w:r>
              <w:rPr>
                <w:rFonts w:ascii="Calibri" w:eastAsia="Times New Roman" w:hAnsi="Calibri" w:cs="Calibri"/>
                <w:b/>
                <w:bCs/>
                <w:color w:val="0F3D2E"/>
                <w:sz w:val="18"/>
                <w:szCs w:val="18"/>
              </w:rPr>
              <w:t>Name</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F730D78"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Type</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BD85E67"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Constraint</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6AA7CE5"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Description</w:t>
            </w:r>
            <w:proofErr w:type="spellEnd"/>
          </w:p>
        </w:tc>
      </w:tr>
      <w:tr w:rsidR="00A2085B" w14:paraId="72E838C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816E9CB"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id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213FCCC" w14:textId="77777777" w:rsidR="00BC46F0" w:rsidRDefault="00BC46F0">
            <w:pPr>
              <w:spacing w:before="120" w:after="120"/>
              <w:rPr>
                <w:rFonts w:ascii="Calibri" w:eastAsia="Times New Roman" w:hAnsi="Calibri" w:cs="Calibri"/>
                <w:color w:val="1F2937"/>
                <w:sz w:val="18"/>
                <w:szCs w:val="18"/>
              </w:rPr>
            </w:pPr>
            <w:r>
              <w:rPr>
                <w:rStyle w:val="KodeHTML"/>
                <w:color w:val="1F2937"/>
              </w:rPr>
              <w:t>UUID</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3D5CEBD"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Primary</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Key</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C68FE15"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Unique</w:t>
            </w:r>
            <w:proofErr w:type="spellEnd"/>
            <w:r>
              <w:rPr>
                <w:rFonts w:ascii="Calibri" w:eastAsia="Times New Roman" w:hAnsi="Calibri" w:cs="Calibri"/>
                <w:color w:val="1F2937"/>
                <w:sz w:val="18"/>
                <w:szCs w:val="18"/>
              </w:rPr>
              <w:t xml:space="preserve"> ID kategori.</w:t>
            </w:r>
          </w:p>
        </w:tc>
      </w:tr>
      <w:tr w:rsidR="00A2085B" w14:paraId="38C28A1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1D8141F"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user_id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988C8A5" w14:textId="77777777" w:rsidR="00BC46F0" w:rsidRDefault="00BC46F0">
            <w:pPr>
              <w:spacing w:before="120" w:after="120"/>
              <w:rPr>
                <w:rFonts w:ascii="Calibri" w:eastAsia="Times New Roman" w:hAnsi="Calibri" w:cs="Calibri"/>
                <w:color w:val="1F2937"/>
                <w:sz w:val="18"/>
                <w:szCs w:val="18"/>
              </w:rPr>
            </w:pPr>
            <w:r>
              <w:rPr>
                <w:rStyle w:val="KodeHTML"/>
                <w:color w:val="1F2937"/>
              </w:rPr>
              <w:t>UUID</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F86448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FK → </w:t>
            </w:r>
            <w:r>
              <w:rPr>
                <w:rStyle w:val="KodeHTML"/>
                <w:color w:val="1F2937"/>
              </w:rPr>
              <w:t>users.id</w:t>
            </w:r>
            <w:r>
              <w:rPr>
                <w:rFonts w:ascii="Calibri" w:eastAsia="Times New Roman" w:hAnsi="Calibri" w:cs="Calibri"/>
                <w:color w:val="1F2937"/>
                <w:sz w:val="18"/>
                <w:szCs w:val="18"/>
              </w:rPr>
              <w:t xml:space="preserve">, </w:t>
            </w:r>
            <w:r>
              <w:rPr>
                <w:rStyle w:val="KodeHTML"/>
                <w:color w:val="1F2937"/>
              </w:rPr>
              <w:t>ON DELETE CASCADE</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D008A3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Pemilik kategori (BR-CAT-01).</w:t>
            </w:r>
          </w:p>
        </w:tc>
      </w:tr>
      <w:tr w:rsidR="00A2085B" w14:paraId="368FD4D1"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A394E3C"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name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37B0327" w14:textId="77777777" w:rsidR="00BC46F0" w:rsidRDefault="00BC46F0">
            <w:pPr>
              <w:spacing w:before="120" w:after="120"/>
              <w:rPr>
                <w:rFonts w:ascii="Calibri" w:eastAsia="Times New Roman" w:hAnsi="Calibri" w:cs="Calibri"/>
                <w:color w:val="1F2937"/>
                <w:sz w:val="18"/>
                <w:szCs w:val="18"/>
              </w:rPr>
            </w:pPr>
            <w:r>
              <w:rPr>
                <w:rStyle w:val="KodeHTML"/>
                <w:color w:val="1F2937"/>
              </w:rPr>
              <w:t>VARCHAR(100)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134C13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Not </w:t>
            </w:r>
            <w:proofErr w:type="spellStart"/>
            <w:r>
              <w:rPr>
                <w:rFonts w:ascii="Calibri" w:eastAsia="Times New Roman" w:hAnsi="Calibri" w:cs="Calibri"/>
                <w:color w:val="1F2937"/>
                <w:sz w:val="18"/>
                <w:szCs w:val="18"/>
              </w:rPr>
              <w:t>Null</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FE530D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Nama kategori.</w:t>
            </w:r>
          </w:p>
        </w:tc>
      </w:tr>
      <w:tr w:rsidR="00A2085B" w14:paraId="51EE0891"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6E4238D"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type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934B8F5"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transaction_type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6A8559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Not </w:t>
            </w:r>
            <w:proofErr w:type="spellStart"/>
            <w:r>
              <w:rPr>
                <w:rFonts w:ascii="Calibri" w:eastAsia="Times New Roman" w:hAnsi="Calibri" w:cs="Calibri"/>
                <w:color w:val="1F2937"/>
                <w:sz w:val="18"/>
                <w:szCs w:val="18"/>
              </w:rPr>
              <w:t>Null</w:t>
            </w:r>
            <w:proofErr w:type="spellEnd"/>
            <w:r>
              <w:rPr>
                <w:rFonts w:ascii="Calibri" w:eastAsia="Times New Roman" w:hAnsi="Calibri" w:cs="Calibri"/>
                <w:color w:val="1F2937"/>
                <w:sz w:val="18"/>
                <w:szCs w:val="18"/>
              </w:rPr>
              <w:t xml:space="preserve"> (</w:t>
            </w:r>
            <w:r>
              <w:rPr>
                <w:rStyle w:val="KodeHTML"/>
                <w:color w:val="1F2937"/>
              </w:rPr>
              <w:t>INCOME</w:t>
            </w:r>
            <w:r>
              <w:rPr>
                <w:rFonts w:ascii="Calibri" w:eastAsia="Times New Roman" w:hAnsi="Calibri" w:cs="Calibri"/>
                <w:color w:val="1F2937"/>
                <w:sz w:val="18"/>
                <w:szCs w:val="18"/>
              </w:rPr>
              <w:t xml:space="preserve"> / </w:t>
            </w:r>
            <w:r>
              <w:rPr>
                <w:rStyle w:val="KodeHTML"/>
                <w:color w:val="1F2937"/>
              </w:rPr>
              <w:t>EXPENSE</w:t>
            </w:r>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2E8396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Jenis kategori (BR-CAT-02).</w:t>
            </w:r>
          </w:p>
        </w:tc>
      </w:tr>
      <w:tr w:rsidR="00A2085B" w14:paraId="775ED5E2"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3CB83B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188993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06A7A05" w14:textId="77777777" w:rsidR="00BC46F0" w:rsidRDefault="00BC46F0">
            <w:pPr>
              <w:spacing w:before="120" w:after="120"/>
              <w:rPr>
                <w:rFonts w:ascii="Calibri" w:eastAsia="Times New Roman" w:hAnsi="Calibri" w:cs="Calibri"/>
                <w:color w:val="1F2937"/>
                <w:sz w:val="18"/>
                <w:szCs w:val="18"/>
              </w:rPr>
            </w:pPr>
            <w:r>
              <w:rPr>
                <w:rStyle w:val="KodeHTML"/>
                <w:color w:val="1F2937"/>
              </w:rPr>
              <w:t>UNIQUE (</w:t>
            </w:r>
            <w:proofErr w:type="spellStart"/>
            <w:r>
              <w:rPr>
                <w:rStyle w:val="KodeHTML"/>
                <w:color w:val="1F2937"/>
              </w:rPr>
              <w:t>user_id</w:t>
            </w:r>
            <w:proofErr w:type="spellEnd"/>
            <w:r>
              <w:rPr>
                <w:rStyle w:val="KodeHTML"/>
                <w:color w:val="1F2937"/>
              </w:rPr>
              <w:t xml:space="preserve">, </w:t>
            </w:r>
            <w:proofErr w:type="spellStart"/>
            <w:r>
              <w:rPr>
                <w:rStyle w:val="KodeHTML"/>
                <w:color w:val="1F2937"/>
              </w:rPr>
              <w:t>name</w:t>
            </w:r>
            <w:proofErr w:type="spellEnd"/>
            <w:r>
              <w:rPr>
                <w:rStyle w:val="KodeHTML"/>
                <w:color w:val="1F2937"/>
              </w:rPr>
              <w:t xml:space="preserve">, </w:t>
            </w:r>
            <w:proofErr w:type="spellStart"/>
            <w:r>
              <w:rPr>
                <w:rStyle w:val="KodeHTML"/>
                <w:color w:val="1F2937"/>
              </w:rPr>
              <w:t>type</w:t>
            </w:r>
            <w:proofErr w:type="spellEnd"/>
            <w:r>
              <w:rPr>
                <w:rStyle w:val="KodeHTML"/>
                <w:color w:val="1F2937"/>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FD7DDA4"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Tanpa duplikat per </w:t>
            </w:r>
            <w:proofErr w:type="spellStart"/>
            <w:r>
              <w:rPr>
                <w:rFonts w:ascii="Calibri" w:eastAsia="Times New Roman" w:hAnsi="Calibri" w:cs="Calibri"/>
                <w:color w:val="1F2937"/>
                <w:sz w:val="18"/>
                <w:szCs w:val="18"/>
              </w:rPr>
              <w:t>user</w:t>
            </w:r>
            <w:proofErr w:type="spellEnd"/>
            <w:r>
              <w:rPr>
                <w:rFonts w:ascii="Calibri" w:eastAsia="Times New Roman" w:hAnsi="Calibri" w:cs="Calibri"/>
                <w:color w:val="1F2937"/>
                <w:sz w:val="18"/>
                <w:szCs w:val="18"/>
              </w:rPr>
              <w:t xml:space="preserve"> (BR-CAT-03).</w:t>
            </w:r>
          </w:p>
        </w:tc>
      </w:tr>
    </w:tbl>
    <w:p w14:paraId="0C40423B" w14:textId="77777777" w:rsidR="00BC46F0" w:rsidRDefault="00BC46F0">
      <w:pPr>
        <w:pStyle w:val="Judul3"/>
        <w:rPr>
          <w:rFonts w:ascii="Calibri" w:eastAsia="Times New Roman" w:hAnsi="Calibri" w:cs="Calibri"/>
        </w:rPr>
      </w:pPr>
      <w:r>
        <w:rPr>
          <w:rFonts w:ascii="Calibri" w:eastAsia="Times New Roman" w:hAnsi="Calibri" w:cs="Calibri"/>
        </w:rPr>
        <w:t xml:space="preserve">Tabel: </w:t>
      </w:r>
      <w:proofErr w:type="spellStart"/>
      <w:r>
        <w:rPr>
          <w:rStyle w:val="KodeHTML"/>
        </w:rPr>
        <w:t>transactions</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1586"/>
        <w:gridCol w:w="1784"/>
        <w:gridCol w:w="2987"/>
        <w:gridCol w:w="2653"/>
      </w:tblGrid>
      <w:tr w:rsidR="00A2085B" w14:paraId="4D309840"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1839801E"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Field</w:t>
            </w:r>
            <w:proofErr w:type="spellEnd"/>
            <w:r>
              <w:rPr>
                <w:rFonts w:ascii="Calibri" w:eastAsia="Times New Roman" w:hAnsi="Calibri" w:cs="Calibri"/>
                <w:b/>
                <w:bCs/>
                <w:color w:val="0F3D2E"/>
                <w:sz w:val="18"/>
                <w:szCs w:val="18"/>
              </w:rPr>
              <w:t xml:space="preserve"> </w:t>
            </w:r>
            <w:proofErr w:type="spellStart"/>
            <w:r>
              <w:rPr>
                <w:rFonts w:ascii="Calibri" w:eastAsia="Times New Roman" w:hAnsi="Calibri" w:cs="Calibri"/>
                <w:b/>
                <w:bCs/>
                <w:color w:val="0F3D2E"/>
                <w:sz w:val="18"/>
                <w:szCs w:val="18"/>
              </w:rPr>
              <w:t>Name</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70F4B897"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Type</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775A73CF"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Constraint</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6419CF3F"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Description</w:t>
            </w:r>
            <w:proofErr w:type="spellEnd"/>
          </w:p>
        </w:tc>
      </w:tr>
      <w:tr w:rsidR="00A2085B" w14:paraId="3B697715"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C4DAC76"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id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ADE0336" w14:textId="77777777" w:rsidR="00BC46F0" w:rsidRDefault="00BC46F0">
            <w:pPr>
              <w:spacing w:before="120" w:after="120"/>
              <w:rPr>
                <w:rFonts w:ascii="Calibri" w:eastAsia="Times New Roman" w:hAnsi="Calibri" w:cs="Calibri"/>
                <w:color w:val="1F2937"/>
                <w:sz w:val="18"/>
                <w:szCs w:val="18"/>
              </w:rPr>
            </w:pPr>
            <w:r>
              <w:rPr>
                <w:rStyle w:val="KodeHTML"/>
                <w:color w:val="1F2937"/>
              </w:rPr>
              <w:t>UUID</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22DE804"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Primary</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Key</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62A9A2C"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Unique</w:t>
            </w:r>
            <w:proofErr w:type="spellEnd"/>
            <w:r>
              <w:rPr>
                <w:rFonts w:ascii="Calibri" w:eastAsia="Times New Roman" w:hAnsi="Calibri" w:cs="Calibri"/>
                <w:color w:val="1F2937"/>
                <w:sz w:val="18"/>
                <w:szCs w:val="18"/>
              </w:rPr>
              <w:t xml:space="preserve"> ID transaksi.</w:t>
            </w:r>
          </w:p>
        </w:tc>
      </w:tr>
      <w:tr w:rsidR="00A2085B" w14:paraId="5E4F7E4C"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80A2616"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user_id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8640272" w14:textId="77777777" w:rsidR="00BC46F0" w:rsidRDefault="00BC46F0">
            <w:pPr>
              <w:spacing w:before="120" w:after="120"/>
              <w:rPr>
                <w:rFonts w:ascii="Calibri" w:eastAsia="Times New Roman" w:hAnsi="Calibri" w:cs="Calibri"/>
                <w:color w:val="1F2937"/>
                <w:sz w:val="18"/>
                <w:szCs w:val="18"/>
              </w:rPr>
            </w:pPr>
            <w:r>
              <w:rPr>
                <w:rStyle w:val="KodeHTML"/>
                <w:color w:val="1F2937"/>
              </w:rPr>
              <w:t>UUID</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FBE8AD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FK → </w:t>
            </w:r>
            <w:r>
              <w:rPr>
                <w:rStyle w:val="KodeHTML"/>
                <w:color w:val="1F2937"/>
              </w:rPr>
              <w:t>users.id</w:t>
            </w:r>
            <w:r>
              <w:rPr>
                <w:rFonts w:ascii="Calibri" w:eastAsia="Times New Roman" w:hAnsi="Calibri" w:cs="Calibri"/>
                <w:color w:val="1F2937"/>
                <w:sz w:val="18"/>
                <w:szCs w:val="18"/>
              </w:rPr>
              <w:t xml:space="preserve">, </w:t>
            </w:r>
            <w:r>
              <w:rPr>
                <w:rStyle w:val="KodeHTML"/>
                <w:color w:val="1F2937"/>
              </w:rPr>
              <w:t>ON DELETE CASCADE</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BE0E8C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Pemilik transaksi.</w:t>
            </w:r>
          </w:p>
        </w:tc>
      </w:tr>
      <w:tr w:rsidR="00A2085B" w14:paraId="3972E009"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AAD1F8C"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category_id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EA013F4" w14:textId="77777777" w:rsidR="00BC46F0" w:rsidRDefault="00BC46F0">
            <w:pPr>
              <w:spacing w:before="120" w:after="120"/>
              <w:rPr>
                <w:rFonts w:ascii="Calibri" w:eastAsia="Times New Roman" w:hAnsi="Calibri" w:cs="Calibri"/>
                <w:color w:val="1F2937"/>
                <w:sz w:val="18"/>
                <w:szCs w:val="18"/>
              </w:rPr>
            </w:pPr>
            <w:r>
              <w:rPr>
                <w:rStyle w:val="KodeHTML"/>
                <w:color w:val="1F2937"/>
              </w:rPr>
              <w:t>UUID</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E2A462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FK → </w:t>
            </w:r>
            <w:r>
              <w:rPr>
                <w:rStyle w:val="KodeHTML"/>
                <w:color w:val="1F2937"/>
              </w:rPr>
              <w:t>categories.id</w:t>
            </w:r>
            <w:r>
              <w:rPr>
                <w:rFonts w:ascii="Calibri" w:eastAsia="Times New Roman" w:hAnsi="Calibri" w:cs="Calibri"/>
                <w:color w:val="1F2937"/>
                <w:sz w:val="18"/>
                <w:szCs w:val="18"/>
              </w:rPr>
              <w:t xml:space="preserve">, </w:t>
            </w:r>
            <w:r>
              <w:rPr>
                <w:rStyle w:val="KodeHTML"/>
                <w:color w:val="1F2937"/>
              </w:rPr>
              <w:t>ON DELETE RESTRICT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6D2A0E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Kategori terkait; </w:t>
            </w:r>
            <w:proofErr w:type="spellStart"/>
            <w:r>
              <w:rPr>
                <w:rFonts w:ascii="Calibri" w:eastAsia="Times New Roman" w:hAnsi="Calibri" w:cs="Calibri"/>
                <w:color w:val="1F2937"/>
                <w:sz w:val="18"/>
                <w:szCs w:val="18"/>
              </w:rPr>
              <w:t>type</w:t>
            </w:r>
            <w:proofErr w:type="spellEnd"/>
            <w:r>
              <w:rPr>
                <w:rFonts w:ascii="Calibri" w:eastAsia="Times New Roman" w:hAnsi="Calibri" w:cs="Calibri"/>
                <w:color w:val="1F2937"/>
                <w:sz w:val="18"/>
                <w:szCs w:val="18"/>
              </w:rPr>
              <w:t xml:space="preserve"> wajib sama dengan </w:t>
            </w:r>
            <w:proofErr w:type="spellStart"/>
            <w:r>
              <w:rPr>
                <w:rStyle w:val="KodeHTML"/>
                <w:color w:val="1F2937"/>
              </w:rPr>
              <w:t>type</w:t>
            </w:r>
            <w:proofErr w:type="spellEnd"/>
            <w:r>
              <w:rPr>
                <w:rFonts w:ascii="Calibri" w:eastAsia="Times New Roman" w:hAnsi="Calibri" w:cs="Calibri"/>
                <w:color w:val="1F2937"/>
                <w:sz w:val="18"/>
                <w:szCs w:val="18"/>
              </w:rPr>
              <w:t xml:space="preserve"> transaksi (BR-TRX-03).</w:t>
            </w:r>
          </w:p>
        </w:tc>
      </w:tr>
      <w:tr w:rsidR="00A2085B" w14:paraId="65351503"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7097C42"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source_todo_id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1F0B24B" w14:textId="77777777" w:rsidR="00BC46F0" w:rsidRDefault="00BC46F0">
            <w:pPr>
              <w:spacing w:before="120" w:after="120"/>
              <w:rPr>
                <w:rFonts w:ascii="Calibri" w:eastAsia="Times New Roman" w:hAnsi="Calibri" w:cs="Calibri"/>
                <w:color w:val="1F2937"/>
                <w:sz w:val="18"/>
                <w:szCs w:val="18"/>
              </w:rPr>
            </w:pPr>
            <w:r>
              <w:rPr>
                <w:rStyle w:val="KodeHTML"/>
                <w:color w:val="1F2937"/>
              </w:rPr>
              <w:t>UUID</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9F49134"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Nullable</w:t>
            </w:r>
            <w:proofErr w:type="spellEnd"/>
            <w:r>
              <w:rPr>
                <w:rFonts w:ascii="Calibri" w:eastAsia="Times New Roman" w:hAnsi="Calibri" w:cs="Calibri"/>
                <w:color w:val="1F2937"/>
                <w:sz w:val="18"/>
                <w:szCs w:val="18"/>
              </w:rPr>
              <w:t xml:space="preserve">, tanpa FK (keberadaan divalidasi </w:t>
            </w:r>
            <w:proofErr w:type="spellStart"/>
            <w:r>
              <w:rPr>
                <w:rFonts w:ascii="Calibri" w:eastAsia="Times New Roman" w:hAnsi="Calibri" w:cs="Calibri"/>
                <w:color w:val="1F2937"/>
                <w:sz w:val="18"/>
                <w:szCs w:val="18"/>
              </w:rPr>
              <w:t>trigger</w:t>
            </w:r>
            <w:proofErr w:type="spellEnd"/>
            <w:r>
              <w:rPr>
                <w:rFonts w:ascii="Calibri" w:eastAsia="Times New Roman" w:hAnsi="Calibri" w:cs="Calibri"/>
                <w:color w:val="1F2937"/>
                <w:sz w:val="18"/>
                <w:szCs w:val="18"/>
              </w:rPr>
              <w:t xml:space="preserve">); </w:t>
            </w:r>
            <w:r>
              <w:rPr>
                <w:rStyle w:val="KodeHTML"/>
                <w:color w:val="1F2937"/>
              </w:rPr>
              <w:t>UNIQUE</w:t>
            </w:r>
            <w:r>
              <w:rPr>
                <w:rFonts w:ascii="Calibri" w:eastAsia="Times New Roman" w:hAnsi="Calibri" w:cs="Calibri"/>
                <w:color w:val="1F2937"/>
                <w:sz w:val="18"/>
                <w:szCs w:val="18"/>
              </w:rPr>
              <w:t xml:space="preserve"> dengan NULL bebas berulang</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6736D4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ID To-Do asal jika Auto </w:t>
            </w:r>
            <w:proofErr w:type="spellStart"/>
            <w:r>
              <w:rPr>
                <w:rFonts w:ascii="Calibri" w:eastAsia="Times New Roman" w:hAnsi="Calibri" w:cs="Calibri"/>
                <w:color w:val="1F2937"/>
                <w:sz w:val="18"/>
                <w:szCs w:val="18"/>
              </w:rPr>
              <w:t>Expense</w:t>
            </w:r>
            <w:proofErr w:type="spellEnd"/>
            <w:r>
              <w:rPr>
                <w:rFonts w:ascii="Calibri" w:eastAsia="Times New Roman" w:hAnsi="Calibri" w:cs="Calibri"/>
                <w:color w:val="1F2937"/>
                <w:sz w:val="18"/>
                <w:szCs w:val="18"/>
              </w:rPr>
              <w:t xml:space="preserve">; </w:t>
            </w:r>
            <w:r>
              <w:rPr>
                <w:rStyle w:val="KodeHTML"/>
                <w:color w:val="1F2937"/>
              </w:rPr>
              <w:t>NULL</w:t>
            </w:r>
            <w:r>
              <w:rPr>
                <w:rFonts w:ascii="Calibri" w:eastAsia="Times New Roman" w:hAnsi="Calibri" w:cs="Calibri"/>
                <w:color w:val="1F2937"/>
                <w:sz w:val="18"/>
                <w:szCs w:val="18"/>
              </w:rPr>
              <w:t xml:space="preserve"> untuk transaksi biasa (BR-AUTO-02, BR-AUTO-03).</w:t>
            </w:r>
          </w:p>
        </w:tc>
      </w:tr>
      <w:tr w:rsidR="00A2085B" w14:paraId="77792C7F"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073FF76"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type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D1C36DF"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transaction_type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E71DD2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Not </w:t>
            </w:r>
            <w:proofErr w:type="spellStart"/>
            <w:r>
              <w:rPr>
                <w:rFonts w:ascii="Calibri" w:eastAsia="Times New Roman" w:hAnsi="Calibri" w:cs="Calibri"/>
                <w:color w:val="1F2937"/>
                <w:sz w:val="18"/>
                <w:szCs w:val="18"/>
              </w:rPr>
              <w:t>Null</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13E20B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Tipe arus kas (BR-TRX-02).</w:t>
            </w:r>
          </w:p>
        </w:tc>
      </w:tr>
      <w:tr w:rsidR="00A2085B" w14:paraId="75A1D068"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EACEA43"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amount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AA3FC5B" w14:textId="77777777" w:rsidR="00BC46F0" w:rsidRDefault="00BC46F0">
            <w:pPr>
              <w:spacing w:before="120" w:after="120"/>
              <w:rPr>
                <w:rFonts w:ascii="Calibri" w:eastAsia="Times New Roman" w:hAnsi="Calibri" w:cs="Calibri"/>
                <w:color w:val="1F2937"/>
                <w:sz w:val="18"/>
                <w:szCs w:val="18"/>
              </w:rPr>
            </w:pPr>
            <w:r>
              <w:rPr>
                <w:rStyle w:val="KodeHTML"/>
                <w:color w:val="1F2937"/>
              </w:rPr>
              <w:t>NUMERIC(15,2)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0151E2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Not </w:t>
            </w:r>
            <w:proofErr w:type="spellStart"/>
            <w:r>
              <w:rPr>
                <w:rFonts w:ascii="Calibri" w:eastAsia="Times New Roman" w:hAnsi="Calibri" w:cs="Calibri"/>
                <w:color w:val="1F2937"/>
                <w:sz w:val="18"/>
                <w:szCs w:val="18"/>
              </w:rPr>
              <w:t>Null</w:t>
            </w:r>
            <w:proofErr w:type="spellEnd"/>
            <w:r>
              <w:rPr>
                <w:rFonts w:ascii="Calibri" w:eastAsia="Times New Roman" w:hAnsi="Calibri" w:cs="Calibri"/>
                <w:color w:val="1F2937"/>
                <w:sz w:val="18"/>
                <w:szCs w:val="18"/>
              </w:rPr>
              <w:t xml:space="preserve">, </w:t>
            </w:r>
            <w:r>
              <w:rPr>
                <w:rStyle w:val="KodeHTML"/>
                <w:color w:val="1F2937"/>
              </w:rPr>
              <w:t>CHECK (</w:t>
            </w:r>
            <w:proofErr w:type="spellStart"/>
            <w:r>
              <w:rPr>
                <w:rStyle w:val="KodeHTML"/>
                <w:color w:val="1F2937"/>
              </w:rPr>
              <w:t>amount</w:t>
            </w:r>
            <w:proofErr w:type="spellEnd"/>
            <w:r>
              <w:rPr>
                <w:rStyle w:val="KodeHTML"/>
                <w:color w:val="1F2937"/>
              </w:rPr>
              <w:t xml:space="preserve"> &gt; 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5338C8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Nominal uang (BR-TRX-01).</w:t>
            </w:r>
          </w:p>
        </w:tc>
      </w:tr>
      <w:tr w:rsidR="00A2085B" w14:paraId="37CCB883"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BC511AD"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lastRenderedPageBreak/>
              <w:t>date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2440944" w14:textId="77777777" w:rsidR="00BC46F0" w:rsidRDefault="00BC46F0">
            <w:pPr>
              <w:spacing w:before="120" w:after="120"/>
              <w:rPr>
                <w:rFonts w:ascii="Calibri" w:eastAsia="Times New Roman" w:hAnsi="Calibri" w:cs="Calibri"/>
                <w:color w:val="1F2937"/>
                <w:sz w:val="18"/>
                <w:szCs w:val="18"/>
              </w:rPr>
            </w:pPr>
            <w:r>
              <w:rPr>
                <w:rStyle w:val="KodeHTML"/>
                <w:color w:val="1F2937"/>
              </w:rPr>
              <w:t>DATE</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724535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Not </w:t>
            </w:r>
            <w:proofErr w:type="spellStart"/>
            <w:r>
              <w:rPr>
                <w:rFonts w:ascii="Calibri" w:eastAsia="Times New Roman" w:hAnsi="Calibri" w:cs="Calibri"/>
                <w:color w:val="1F2937"/>
                <w:sz w:val="18"/>
                <w:szCs w:val="18"/>
              </w:rPr>
              <w:t>Null</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default</w:t>
            </w:r>
            <w:proofErr w:type="spellEnd"/>
            <w:r>
              <w:rPr>
                <w:rFonts w:ascii="Calibri" w:eastAsia="Times New Roman" w:hAnsi="Calibri" w:cs="Calibri"/>
                <w:color w:val="1F2937"/>
                <w:sz w:val="18"/>
                <w:szCs w:val="18"/>
              </w:rPr>
              <w:t xml:space="preserve"> </w:t>
            </w:r>
            <w:r>
              <w:rPr>
                <w:rStyle w:val="KodeHTML"/>
                <w:color w:val="1F2937"/>
              </w:rPr>
              <w:t>CURRENT_DATE</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79EF29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Tanggal transaksi (BR-TRX-07).</w:t>
            </w:r>
          </w:p>
        </w:tc>
      </w:tr>
      <w:tr w:rsidR="00A2085B" w14:paraId="197C5D2F"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3CF3B87" w14:textId="77777777" w:rsidR="00BC46F0" w:rsidRDefault="00BC46F0">
            <w:pPr>
              <w:spacing w:before="120" w:after="120"/>
              <w:rPr>
                <w:rFonts w:ascii="Calibri" w:eastAsia="Times New Roman" w:hAnsi="Calibri" w:cs="Calibri"/>
                <w:color w:val="1F2937"/>
                <w:sz w:val="18"/>
                <w:szCs w:val="18"/>
              </w:rPr>
            </w:pPr>
            <w:r>
              <w:rPr>
                <w:rStyle w:val="KodeHTML"/>
                <w:color w:val="1F2937"/>
              </w:rPr>
              <w:t>notes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02B7DE4" w14:textId="77777777" w:rsidR="00BC46F0" w:rsidRDefault="00BC46F0">
            <w:pPr>
              <w:spacing w:before="120" w:after="120"/>
              <w:rPr>
                <w:rFonts w:ascii="Calibri" w:eastAsia="Times New Roman" w:hAnsi="Calibri" w:cs="Calibri"/>
                <w:color w:val="1F2937"/>
                <w:sz w:val="18"/>
                <w:szCs w:val="18"/>
              </w:rPr>
            </w:pPr>
            <w:r>
              <w:rPr>
                <w:rStyle w:val="KodeHTML"/>
                <w:color w:val="1F2937"/>
              </w:rPr>
              <w:t>TEXT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F89511F"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Nullable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1F9DC1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Catatan opsional.</w:t>
            </w:r>
          </w:p>
        </w:tc>
      </w:tr>
    </w:tbl>
    <w:p w14:paraId="530F81DB" w14:textId="77777777" w:rsidR="00BC46F0" w:rsidRDefault="00BC46F0">
      <w:pPr>
        <w:pStyle w:val="Judul3"/>
        <w:rPr>
          <w:rFonts w:ascii="Calibri" w:eastAsia="Times New Roman" w:hAnsi="Calibri" w:cs="Calibri"/>
        </w:rPr>
      </w:pPr>
      <w:r>
        <w:rPr>
          <w:rFonts w:ascii="Calibri" w:eastAsia="Times New Roman" w:hAnsi="Calibri" w:cs="Calibri"/>
        </w:rPr>
        <w:t xml:space="preserve">Tabel: </w:t>
      </w:r>
      <w:proofErr w:type="spellStart"/>
      <w:r>
        <w:rPr>
          <w:rStyle w:val="KodeHTML"/>
        </w:rPr>
        <w:t>budgets</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1388"/>
        <w:gridCol w:w="1487"/>
        <w:gridCol w:w="3319"/>
        <w:gridCol w:w="2816"/>
      </w:tblGrid>
      <w:tr w:rsidR="00A2085B" w14:paraId="1AC221BA"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14F587BA"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Field</w:t>
            </w:r>
            <w:proofErr w:type="spellEnd"/>
            <w:r>
              <w:rPr>
                <w:rFonts w:ascii="Calibri" w:eastAsia="Times New Roman" w:hAnsi="Calibri" w:cs="Calibri"/>
                <w:b/>
                <w:bCs/>
                <w:color w:val="0F3D2E"/>
                <w:sz w:val="18"/>
                <w:szCs w:val="18"/>
              </w:rPr>
              <w:t xml:space="preserve"> </w:t>
            </w:r>
            <w:proofErr w:type="spellStart"/>
            <w:r>
              <w:rPr>
                <w:rFonts w:ascii="Calibri" w:eastAsia="Times New Roman" w:hAnsi="Calibri" w:cs="Calibri"/>
                <w:b/>
                <w:bCs/>
                <w:color w:val="0F3D2E"/>
                <w:sz w:val="18"/>
                <w:szCs w:val="18"/>
              </w:rPr>
              <w:t>Name</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A64A3E4"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Type</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71F039F1"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Constraint</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7EBC3C5"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Description</w:t>
            </w:r>
            <w:proofErr w:type="spellEnd"/>
          </w:p>
        </w:tc>
      </w:tr>
      <w:tr w:rsidR="00A2085B" w14:paraId="178C911C"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494A926"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id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629E2B4" w14:textId="77777777" w:rsidR="00BC46F0" w:rsidRDefault="00BC46F0">
            <w:pPr>
              <w:spacing w:before="120" w:after="120"/>
              <w:rPr>
                <w:rFonts w:ascii="Calibri" w:eastAsia="Times New Roman" w:hAnsi="Calibri" w:cs="Calibri"/>
                <w:color w:val="1F2937"/>
                <w:sz w:val="18"/>
                <w:szCs w:val="18"/>
              </w:rPr>
            </w:pPr>
            <w:r>
              <w:rPr>
                <w:rStyle w:val="KodeHTML"/>
                <w:color w:val="1F2937"/>
              </w:rPr>
              <w:t>UUID</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FEB13AB"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Primary</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Key</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85E5FC3"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Unique</w:t>
            </w:r>
            <w:proofErr w:type="spellEnd"/>
            <w:r>
              <w:rPr>
                <w:rFonts w:ascii="Calibri" w:eastAsia="Times New Roman" w:hAnsi="Calibri" w:cs="Calibri"/>
                <w:color w:val="1F2937"/>
                <w:sz w:val="18"/>
                <w:szCs w:val="18"/>
              </w:rPr>
              <w:t xml:space="preserve"> ID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w:t>
            </w:r>
          </w:p>
        </w:tc>
      </w:tr>
      <w:tr w:rsidR="00A2085B" w14:paraId="12545DC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6A7ADC7"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user_id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9C24D29" w14:textId="77777777" w:rsidR="00BC46F0" w:rsidRDefault="00BC46F0">
            <w:pPr>
              <w:spacing w:before="120" w:after="120"/>
              <w:rPr>
                <w:rFonts w:ascii="Calibri" w:eastAsia="Times New Roman" w:hAnsi="Calibri" w:cs="Calibri"/>
                <w:color w:val="1F2937"/>
                <w:sz w:val="18"/>
                <w:szCs w:val="18"/>
              </w:rPr>
            </w:pPr>
            <w:r>
              <w:rPr>
                <w:rStyle w:val="KodeHTML"/>
                <w:color w:val="1F2937"/>
              </w:rPr>
              <w:t>UUID</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E16FBA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FK → </w:t>
            </w:r>
            <w:r>
              <w:rPr>
                <w:rStyle w:val="KodeHTML"/>
                <w:color w:val="1F2937"/>
              </w:rPr>
              <w:t>users.id</w:t>
            </w:r>
            <w:r>
              <w:rPr>
                <w:rFonts w:ascii="Calibri" w:eastAsia="Times New Roman" w:hAnsi="Calibri" w:cs="Calibri"/>
                <w:color w:val="1F2937"/>
                <w:sz w:val="18"/>
                <w:szCs w:val="18"/>
              </w:rPr>
              <w:t xml:space="preserve">, </w:t>
            </w:r>
            <w:r>
              <w:rPr>
                <w:rStyle w:val="KodeHTML"/>
                <w:color w:val="1F2937"/>
              </w:rPr>
              <w:t>ON DELETE CASCADE</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2C0323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Pemilik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w:t>
            </w:r>
          </w:p>
        </w:tc>
      </w:tr>
      <w:tr w:rsidR="00A2085B" w14:paraId="617A6392"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99F3CD1"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category_id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CECF25E" w14:textId="77777777" w:rsidR="00BC46F0" w:rsidRDefault="00BC46F0">
            <w:pPr>
              <w:spacing w:before="120" w:after="120"/>
              <w:rPr>
                <w:rFonts w:ascii="Calibri" w:eastAsia="Times New Roman" w:hAnsi="Calibri" w:cs="Calibri"/>
                <w:color w:val="1F2937"/>
                <w:sz w:val="18"/>
                <w:szCs w:val="18"/>
              </w:rPr>
            </w:pPr>
            <w:r>
              <w:rPr>
                <w:rStyle w:val="KodeHTML"/>
                <w:color w:val="1F2937"/>
              </w:rPr>
              <w:t>UUID</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91AF53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FK → </w:t>
            </w:r>
            <w:r>
              <w:rPr>
                <w:rStyle w:val="KodeHTML"/>
                <w:color w:val="1F2937"/>
              </w:rPr>
              <w:t>categories.id</w:t>
            </w:r>
            <w:r>
              <w:rPr>
                <w:rFonts w:ascii="Calibri" w:eastAsia="Times New Roman" w:hAnsi="Calibri" w:cs="Calibri"/>
                <w:color w:val="1F2937"/>
                <w:sz w:val="18"/>
                <w:szCs w:val="18"/>
              </w:rPr>
              <w:t xml:space="preserve">, </w:t>
            </w:r>
            <w:r>
              <w:rPr>
                <w:rStyle w:val="KodeHTML"/>
                <w:color w:val="1F2937"/>
              </w:rPr>
              <w:t>ON DELETE RESTRICT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A3D01C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Wajib kategori </w:t>
            </w:r>
            <w:r>
              <w:rPr>
                <w:rStyle w:val="KodeHTML"/>
                <w:color w:val="1F2937"/>
              </w:rPr>
              <w:t>EXPENSE</w:t>
            </w:r>
            <w:r>
              <w:rPr>
                <w:rFonts w:ascii="Calibri" w:eastAsia="Times New Roman" w:hAnsi="Calibri" w:cs="Calibri"/>
                <w:color w:val="1F2937"/>
                <w:sz w:val="18"/>
                <w:szCs w:val="18"/>
              </w:rPr>
              <w:t xml:space="preserve"> (BR-BUD-02, via </w:t>
            </w:r>
            <w:proofErr w:type="spellStart"/>
            <w:r>
              <w:rPr>
                <w:rFonts w:ascii="Calibri" w:eastAsia="Times New Roman" w:hAnsi="Calibri" w:cs="Calibri"/>
                <w:color w:val="1F2937"/>
                <w:sz w:val="18"/>
                <w:szCs w:val="18"/>
              </w:rPr>
              <w:t>trigger</w:t>
            </w:r>
            <w:proofErr w:type="spellEnd"/>
            <w:r>
              <w:rPr>
                <w:rFonts w:ascii="Calibri" w:eastAsia="Times New Roman" w:hAnsi="Calibri" w:cs="Calibri"/>
                <w:color w:val="1F2937"/>
                <w:sz w:val="18"/>
                <w:szCs w:val="18"/>
              </w:rPr>
              <w:t>).</w:t>
            </w:r>
          </w:p>
        </w:tc>
      </w:tr>
      <w:tr w:rsidR="00A2085B" w14:paraId="6B4CD58E"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F4AB2EE"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amount_limit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FBF1499" w14:textId="77777777" w:rsidR="00BC46F0" w:rsidRDefault="00BC46F0">
            <w:pPr>
              <w:spacing w:before="120" w:after="120"/>
              <w:rPr>
                <w:rFonts w:ascii="Calibri" w:eastAsia="Times New Roman" w:hAnsi="Calibri" w:cs="Calibri"/>
                <w:color w:val="1F2937"/>
                <w:sz w:val="18"/>
                <w:szCs w:val="18"/>
              </w:rPr>
            </w:pPr>
            <w:r>
              <w:rPr>
                <w:rStyle w:val="KodeHTML"/>
                <w:color w:val="1F2937"/>
              </w:rPr>
              <w:t>NUMERIC(15,2)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0861E0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Not </w:t>
            </w:r>
            <w:proofErr w:type="spellStart"/>
            <w:r>
              <w:rPr>
                <w:rFonts w:ascii="Calibri" w:eastAsia="Times New Roman" w:hAnsi="Calibri" w:cs="Calibri"/>
                <w:color w:val="1F2937"/>
                <w:sz w:val="18"/>
                <w:szCs w:val="18"/>
              </w:rPr>
              <w:t>Null</w:t>
            </w:r>
            <w:proofErr w:type="spellEnd"/>
            <w:r>
              <w:rPr>
                <w:rFonts w:ascii="Calibri" w:eastAsia="Times New Roman" w:hAnsi="Calibri" w:cs="Calibri"/>
                <w:color w:val="1F2937"/>
                <w:sz w:val="18"/>
                <w:szCs w:val="18"/>
              </w:rPr>
              <w:t xml:space="preserve">, </w:t>
            </w:r>
            <w:r>
              <w:rPr>
                <w:rStyle w:val="KodeHTML"/>
                <w:color w:val="1F2937"/>
              </w:rPr>
              <w:t>CHECK (</w:t>
            </w:r>
            <w:proofErr w:type="spellStart"/>
            <w:r>
              <w:rPr>
                <w:rStyle w:val="KodeHTML"/>
                <w:color w:val="1F2937"/>
              </w:rPr>
              <w:t>amount_limit</w:t>
            </w:r>
            <w:proofErr w:type="spellEnd"/>
            <w:r>
              <w:rPr>
                <w:rStyle w:val="KodeHTML"/>
                <w:color w:val="1F2937"/>
              </w:rPr>
              <w:t xml:space="preserve"> &gt; 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439DFD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Batas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(BR-BUD-01).</w:t>
            </w:r>
          </w:p>
        </w:tc>
      </w:tr>
      <w:tr w:rsidR="00A2085B" w14:paraId="33DB678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DA98711"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month_year</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BAF9953" w14:textId="77777777" w:rsidR="00BC46F0" w:rsidRDefault="00BC46F0">
            <w:pPr>
              <w:spacing w:before="120" w:after="120"/>
              <w:rPr>
                <w:rFonts w:ascii="Calibri" w:eastAsia="Times New Roman" w:hAnsi="Calibri" w:cs="Calibri"/>
                <w:color w:val="1F2937"/>
                <w:sz w:val="18"/>
                <w:szCs w:val="18"/>
              </w:rPr>
            </w:pPr>
            <w:r>
              <w:rPr>
                <w:rStyle w:val="KodeHTML"/>
                <w:color w:val="1F2937"/>
              </w:rPr>
              <w:t>DATE</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A99F29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Not </w:t>
            </w:r>
            <w:proofErr w:type="spellStart"/>
            <w:r>
              <w:rPr>
                <w:rFonts w:ascii="Calibri" w:eastAsia="Times New Roman" w:hAnsi="Calibri" w:cs="Calibri"/>
                <w:color w:val="1F2937"/>
                <w:sz w:val="18"/>
                <w:szCs w:val="18"/>
              </w:rPr>
              <w:t>Null</w:t>
            </w:r>
            <w:proofErr w:type="spellEnd"/>
            <w:r>
              <w:rPr>
                <w:rFonts w:ascii="Calibri" w:eastAsia="Times New Roman" w:hAnsi="Calibri" w:cs="Calibri"/>
                <w:color w:val="1F2937"/>
                <w:sz w:val="18"/>
                <w:szCs w:val="18"/>
              </w:rPr>
              <w:t xml:space="preserve">, </w:t>
            </w:r>
            <w:r>
              <w:rPr>
                <w:rStyle w:val="KodeHTML"/>
                <w:color w:val="1F2937"/>
              </w:rPr>
              <w:t>CHECK</w:t>
            </w:r>
            <w:r>
              <w:rPr>
                <w:rFonts w:ascii="Calibri" w:eastAsia="Times New Roman" w:hAnsi="Calibri" w:cs="Calibri"/>
                <w:color w:val="1F2937"/>
                <w:sz w:val="18"/>
                <w:szCs w:val="18"/>
              </w:rPr>
              <w:t xml:space="preserve"> = tanggal pertama bulan (</w:t>
            </w:r>
            <w:r>
              <w:rPr>
                <w:rStyle w:val="KodeHTML"/>
                <w:color w:val="1F2937"/>
              </w:rPr>
              <w:t>YYYY-MM-01</w:t>
            </w:r>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EFDA624"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Periode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bulanan (BR-BUD-03).</w:t>
            </w:r>
          </w:p>
        </w:tc>
      </w:tr>
      <w:tr w:rsidR="00A2085B" w14:paraId="71F20C8B"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31F859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B5448F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B7F3F04" w14:textId="77777777" w:rsidR="00BC46F0" w:rsidRDefault="00BC46F0">
            <w:pPr>
              <w:spacing w:before="120" w:after="120"/>
              <w:rPr>
                <w:rFonts w:ascii="Calibri" w:eastAsia="Times New Roman" w:hAnsi="Calibri" w:cs="Calibri"/>
                <w:color w:val="1F2937"/>
                <w:sz w:val="18"/>
                <w:szCs w:val="18"/>
              </w:rPr>
            </w:pPr>
            <w:r>
              <w:rPr>
                <w:rStyle w:val="KodeHTML"/>
                <w:color w:val="1F2937"/>
              </w:rPr>
              <w:t>UNIQUE (</w:t>
            </w:r>
            <w:proofErr w:type="spellStart"/>
            <w:r>
              <w:rPr>
                <w:rStyle w:val="KodeHTML"/>
                <w:color w:val="1F2937"/>
              </w:rPr>
              <w:t>user_id</w:t>
            </w:r>
            <w:proofErr w:type="spellEnd"/>
            <w:r>
              <w:rPr>
                <w:rStyle w:val="KodeHTML"/>
                <w:color w:val="1F2937"/>
              </w:rPr>
              <w:t xml:space="preserve">, </w:t>
            </w:r>
            <w:proofErr w:type="spellStart"/>
            <w:r>
              <w:rPr>
                <w:rStyle w:val="KodeHTML"/>
                <w:color w:val="1F2937"/>
              </w:rPr>
              <w:t>category_id</w:t>
            </w:r>
            <w:proofErr w:type="spellEnd"/>
            <w:r>
              <w:rPr>
                <w:rStyle w:val="KodeHTML"/>
                <w:color w:val="1F2937"/>
              </w:rPr>
              <w:t xml:space="preserve">, </w:t>
            </w:r>
            <w:proofErr w:type="spellStart"/>
            <w:r>
              <w:rPr>
                <w:rStyle w:val="KodeHTML"/>
                <w:color w:val="1F2937"/>
              </w:rPr>
              <w:t>month_year</w:t>
            </w:r>
            <w:proofErr w:type="spellEnd"/>
            <w:r>
              <w:rPr>
                <w:rStyle w:val="KodeHTML"/>
                <w:color w:val="1F2937"/>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BA1316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Satu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per kategori per bulan (BR-BUD-04).</w:t>
            </w:r>
          </w:p>
        </w:tc>
      </w:tr>
    </w:tbl>
    <w:p w14:paraId="6DD82AB4" w14:textId="77777777" w:rsidR="00BC46F0" w:rsidRDefault="00BC46F0">
      <w:pPr>
        <w:pStyle w:val="Judul3"/>
        <w:rPr>
          <w:rFonts w:ascii="Calibri" w:eastAsia="Times New Roman" w:hAnsi="Calibri" w:cs="Calibri"/>
        </w:rPr>
      </w:pPr>
      <w:r>
        <w:rPr>
          <w:rFonts w:ascii="Calibri" w:eastAsia="Times New Roman" w:hAnsi="Calibri" w:cs="Calibri"/>
        </w:rPr>
        <w:t xml:space="preserve">Tabel: </w:t>
      </w:r>
      <w:proofErr w:type="spellStart"/>
      <w:r>
        <w:rPr>
          <w:rStyle w:val="KodeHTML"/>
        </w:rPr>
        <w:t>financial_todos</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1388"/>
        <w:gridCol w:w="1487"/>
        <w:gridCol w:w="3393"/>
        <w:gridCol w:w="2742"/>
      </w:tblGrid>
      <w:tr w:rsidR="00A2085B" w14:paraId="48E6BDC7"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18EB1F1F"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Field</w:t>
            </w:r>
            <w:proofErr w:type="spellEnd"/>
            <w:r>
              <w:rPr>
                <w:rFonts w:ascii="Calibri" w:eastAsia="Times New Roman" w:hAnsi="Calibri" w:cs="Calibri"/>
                <w:b/>
                <w:bCs/>
                <w:color w:val="0F3D2E"/>
                <w:sz w:val="18"/>
                <w:szCs w:val="18"/>
              </w:rPr>
              <w:t xml:space="preserve"> </w:t>
            </w:r>
            <w:proofErr w:type="spellStart"/>
            <w:r>
              <w:rPr>
                <w:rFonts w:ascii="Calibri" w:eastAsia="Times New Roman" w:hAnsi="Calibri" w:cs="Calibri"/>
                <w:b/>
                <w:bCs/>
                <w:color w:val="0F3D2E"/>
                <w:sz w:val="18"/>
                <w:szCs w:val="18"/>
              </w:rPr>
              <w:t>Name</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F15B91D"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Type</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F6B40A3"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Constraint</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609B8268"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Description</w:t>
            </w:r>
            <w:proofErr w:type="spellEnd"/>
          </w:p>
        </w:tc>
      </w:tr>
      <w:tr w:rsidR="00A2085B" w14:paraId="7BFE0F08"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70B47A5"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id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6C8624D" w14:textId="77777777" w:rsidR="00BC46F0" w:rsidRDefault="00BC46F0">
            <w:pPr>
              <w:spacing w:before="120" w:after="120"/>
              <w:rPr>
                <w:rFonts w:ascii="Calibri" w:eastAsia="Times New Roman" w:hAnsi="Calibri" w:cs="Calibri"/>
                <w:color w:val="1F2937"/>
                <w:sz w:val="18"/>
                <w:szCs w:val="18"/>
              </w:rPr>
            </w:pPr>
            <w:r>
              <w:rPr>
                <w:rStyle w:val="KodeHTML"/>
                <w:color w:val="1F2937"/>
              </w:rPr>
              <w:t>UUID</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0700A40"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Primary</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Key</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54610C4"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Unique</w:t>
            </w:r>
            <w:proofErr w:type="spellEnd"/>
            <w:r>
              <w:rPr>
                <w:rFonts w:ascii="Calibri" w:eastAsia="Times New Roman" w:hAnsi="Calibri" w:cs="Calibri"/>
                <w:color w:val="1F2937"/>
                <w:sz w:val="18"/>
                <w:szCs w:val="18"/>
              </w:rPr>
              <w:t xml:space="preserve"> ID </w:t>
            </w:r>
            <w:proofErr w:type="spellStart"/>
            <w:r>
              <w:rPr>
                <w:rFonts w:ascii="Calibri" w:eastAsia="Times New Roman" w:hAnsi="Calibri" w:cs="Calibri"/>
                <w:color w:val="1F2937"/>
                <w:sz w:val="18"/>
                <w:szCs w:val="18"/>
              </w:rPr>
              <w:t>to-do</w:t>
            </w:r>
            <w:proofErr w:type="spellEnd"/>
            <w:r>
              <w:rPr>
                <w:rFonts w:ascii="Calibri" w:eastAsia="Times New Roman" w:hAnsi="Calibri" w:cs="Calibri"/>
                <w:color w:val="1F2937"/>
                <w:sz w:val="18"/>
                <w:szCs w:val="18"/>
              </w:rPr>
              <w:t>.</w:t>
            </w:r>
          </w:p>
        </w:tc>
      </w:tr>
      <w:tr w:rsidR="00A2085B" w14:paraId="4D35F11C"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C93B252"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user_id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92CDCEA" w14:textId="77777777" w:rsidR="00BC46F0" w:rsidRDefault="00BC46F0">
            <w:pPr>
              <w:spacing w:before="120" w:after="120"/>
              <w:rPr>
                <w:rFonts w:ascii="Calibri" w:eastAsia="Times New Roman" w:hAnsi="Calibri" w:cs="Calibri"/>
                <w:color w:val="1F2937"/>
                <w:sz w:val="18"/>
                <w:szCs w:val="18"/>
              </w:rPr>
            </w:pPr>
            <w:r>
              <w:rPr>
                <w:rStyle w:val="KodeHTML"/>
                <w:color w:val="1F2937"/>
              </w:rPr>
              <w:t>UUID</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923D0C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FK → </w:t>
            </w:r>
            <w:r>
              <w:rPr>
                <w:rStyle w:val="KodeHTML"/>
                <w:color w:val="1F2937"/>
              </w:rPr>
              <w:t>users.id</w:t>
            </w:r>
            <w:r>
              <w:rPr>
                <w:rFonts w:ascii="Calibri" w:eastAsia="Times New Roman" w:hAnsi="Calibri" w:cs="Calibri"/>
                <w:color w:val="1F2937"/>
                <w:sz w:val="18"/>
                <w:szCs w:val="18"/>
              </w:rPr>
              <w:t xml:space="preserve">, </w:t>
            </w:r>
            <w:r>
              <w:rPr>
                <w:rStyle w:val="KodeHTML"/>
                <w:color w:val="1F2937"/>
              </w:rPr>
              <w:t>ON DELETE CASCADE</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E0D3EF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Pemilik </w:t>
            </w:r>
            <w:proofErr w:type="spellStart"/>
            <w:r>
              <w:rPr>
                <w:rFonts w:ascii="Calibri" w:eastAsia="Times New Roman" w:hAnsi="Calibri" w:cs="Calibri"/>
                <w:color w:val="1F2937"/>
                <w:sz w:val="18"/>
                <w:szCs w:val="18"/>
              </w:rPr>
              <w:t>to-do</w:t>
            </w:r>
            <w:proofErr w:type="spellEnd"/>
            <w:r>
              <w:rPr>
                <w:rFonts w:ascii="Calibri" w:eastAsia="Times New Roman" w:hAnsi="Calibri" w:cs="Calibri"/>
                <w:color w:val="1F2937"/>
                <w:sz w:val="18"/>
                <w:szCs w:val="18"/>
              </w:rPr>
              <w:t>.</w:t>
            </w:r>
          </w:p>
        </w:tc>
      </w:tr>
      <w:tr w:rsidR="00A2085B" w14:paraId="06B80D70"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96F956B"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title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8C3DFF8" w14:textId="77777777" w:rsidR="00BC46F0" w:rsidRDefault="00BC46F0">
            <w:pPr>
              <w:spacing w:before="120" w:after="120"/>
              <w:rPr>
                <w:rFonts w:ascii="Calibri" w:eastAsia="Times New Roman" w:hAnsi="Calibri" w:cs="Calibri"/>
                <w:color w:val="1F2937"/>
                <w:sz w:val="18"/>
                <w:szCs w:val="18"/>
              </w:rPr>
            </w:pPr>
            <w:r>
              <w:rPr>
                <w:rStyle w:val="KodeHTML"/>
                <w:color w:val="1F2937"/>
              </w:rPr>
              <w:t>VARCHAR(200)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D740C7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Not </w:t>
            </w:r>
            <w:proofErr w:type="spellStart"/>
            <w:r>
              <w:rPr>
                <w:rFonts w:ascii="Calibri" w:eastAsia="Times New Roman" w:hAnsi="Calibri" w:cs="Calibri"/>
                <w:color w:val="1F2937"/>
                <w:sz w:val="18"/>
                <w:szCs w:val="18"/>
              </w:rPr>
              <w:t>Null</w:t>
            </w:r>
            <w:proofErr w:type="spellEnd"/>
            <w:r>
              <w:rPr>
                <w:rFonts w:ascii="Calibri" w:eastAsia="Times New Roman" w:hAnsi="Calibri" w:cs="Calibri"/>
                <w:color w:val="1F2937"/>
                <w:sz w:val="18"/>
                <w:szCs w:val="18"/>
              </w:rPr>
              <w:t xml:space="preserve">, </w:t>
            </w:r>
            <w:r>
              <w:rPr>
                <w:rStyle w:val="KodeHTML"/>
                <w:color w:val="1F2937"/>
              </w:rPr>
              <w:t>CHECK (LENGTH(TRIM(</w:t>
            </w:r>
            <w:proofErr w:type="spellStart"/>
            <w:r>
              <w:rPr>
                <w:rStyle w:val="KodeHTML"/>
                <w:color w:val="1F2937"/>
              </w:rPr>
              <w:t>title</w:t>
            </w:r>
            <w:proofErr w:type="spellEnd"/>
            <w:r>
              <w:rPr>
                <w:rStyle w:val="KodeHTML"/>
                <w:color w:val="1F2937"/>
              </w:rPr>
              <w:t>)) &gt; 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80F86E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Judul </w:t>
            </w:r>
            <w:proofErr w:type="spellStart"/>
            <w:r>
              <w:rPr>
                <w:rFonts w:ascii="Calibri" w:eastAsia="Times New Roman" w:hAnsi="Calibri" w:cs="Calibri"/>
                <w:color w:val="1F2937"/>
                <w:sz w:val="18"/>
                <w:szCs w:val="18"/>
              </w:rPr>
              <w:t>to-do</w:t>
            </w:r>
            <w:proofErr w:type="spellEnd"/>
            <w:r>
              <w:rPr>
                <w:rFonts w:ascii="Calibri" w:eastAsia="Times New Roman" w:hAnsi="Calibri" w:cs="Calibri"/>
                <w:color w:val="1F2937"/>
                <w:sz w:val="18"/>
                <w:szCs w:val="18"/>
              </w:rPr>
              <w:t xml:space="preserve"> (BR-TODO-01).</w:t>
            </w:r>
          </w:p>
        </w:tc>
      </w:tr>
      <w:tr w:rsidR="00A2085B" w14:paraId="7A4153B0"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DE84559"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amount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2B941FF" w14:textId="77777777" w:rsidR="00BC46F0" w:rsidRDefault="00BC46F0">
            <w:pPr>
              <w:spacing w:before="120" w:after="120"/>
              <w:rPr>
                <w:rFonts w:ascii="Calibri" w:eastAsia="Times New Roman" w:hAnsi="Calibri" w:cs="Calibri"/>
                <w:color w:val="1F2937"/>
                <w:sz w:val="18"/>
                <w:szCs w:val="18"/>
              </w:rPr>
            </w:pPr>
            <w:r>
              <w:rPr>
                <w:rStyle w:val="KodeHTML"/>
                <w:color w:val="1F2937"/>
              </w:rPr>
              <w:t>NUMERIC(15,2)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825A53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Not </w:t>
            </w:r>
            <w:proofErr w:type="spellStart"/>
            <w:r>
              <w:rPr>
                <w:rFonts w:ascii="Calibri" w:eastAsia="Times New Roman" w:hAnsi="Calibri" w:cs="Calibri"/>
                <w:color w:val="1F2937"/>
                <w:sz w:val="18"/>
                <w:szCs w:val="18"/>
              </w:rPr>
              <w:t>Null</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default</w:t>
            </w:r>
            <w:proofErr w:type="spellEnd"/>
            <w:r>
              <w:rPr>
                <w:rFonts w:ascii="Calibri" w:eastAsia="Times New Roman" w:hAnsi="Calibri" w:cs="Calibri"/>
                <w:color w:val="1F2937"/>
                <w:sz w:val="18"/>
                <w:szCs w:val="18"/>
              </w:rPr>
              <w:t xml:space="preserve"> </w:t>
            </w:r>
            <w:r>
              <w:rPr>
                <w:rStyle w:val="KodeHTML"/>
                <w:color w:val="1F2937"/>
              </w:rPr>
              <w:t>0</w:t>
            </w:r>
            <w:r>
              <w:rPr>
                <w:rFonts w:ascii="Calibri" w:eastAsia="Times New Roman" w:hAnsi="Calibri" w:cs="Calibri"/>
                <w:color w:val="1F2937"/>
                <w:sz w:val="18"/>
                <w:szCs w:val="18"/>
              </w:rPr>
              <w:t xml:space="preserve">, </w:t>
            </w:r>
            <w:r>
              <w:rPr>
                <w:rStyle w:val="KodeHTML"/>
                <w:color w:val="1F2937"/>
              </w:rPr>
              <w:t>CHECK (</w:t>
            </w:r>
            <w:proofErr w:type="spellStart"/>
            <w:r>
              <w:rPr>
                <w:rStyle w:val="KodeHTML"/>
                <w:color w:val="1F2937"/>
              </w:rPr>
              <w:t>amount</w:t>
            </w:r>
            <w:proofErr w:type="spellEnd"/>
            <w:r>
              <w:rPr>
                <w:rStyle w:val="KodeHTML"/>
                <w:color w:val="1F2937"/>
              </w:rPr>
              <w:t xml:space="preserve"> &gt;= 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740C13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Nominal </w:t>
            </w:r>
            <w:proofErr w:type="spellStart"/>
            <w:r>
              <w:rPr>
                <w:rFonts w:ascii="Calibri" w:eastAsia="Times New Roman" w:hAnsi="Calibri" w:cs="Calibri"/>
                <w:color w:val="1F2937"/>
                <w:sz w:val="18"/>
                <w:szCs w:val="18"/>
              </w:rPr>
              <w:t>to-do</w:t>
            </w:r>
            <w:proofErr w:type="spellEnd"/>
            <w:r>
              <w:rPr>
                <w:rFonts w:ascii="Calibri" w:eastAsia="Times New Roman" w:hAnsi="Calibri" w:cs="Calibri"/>
                <w:color w:val="1F2937"/>
                <w:sz w:val="18"/>
                <w:szCs w:val="18"/>
              </w:rPr>
              <w:t xml:space="preserve">; </w:t>
            </w:r>
            <w:r>
              <w:rPr>
                <w:rStyle w:val="KodeHTML"/>
                <w:color w:val="1F2937"/>
              </w:rPr>
              <w:t>0</w:t>
            </w:r>
            <w:r>
              <w:rPr>
                <w:rFonts w:ascii="Calibri" w:eastAsia="Times New Roman" w:hAnsi="Calibri" w:cs="Calibri"/>
                <w:color w:val="1F2937"/>
                <w:sz w:val="18"/>
                <w:szCs w:val="18"/>
              </w:rPr>
              <w:t xml:space="preserve"> boleh (BR-TODO-02).</w:t>
            </w:r>
          </w:p>
        </w:tc>
      </w:tr>
      <w:tr w:rsidR="00A2085B" w14:paraId="32722105"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73478AE"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due_date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3067ADB" w14:textId="77777777" w:rsidR="00BC46F0" w:rsidRDefault="00BC46F0">
            <w:pPr>
              <w:spacing w:before="120" w:after="120"/>
              <w:rPr>
                <w:rFonts w:ascii="Calibri" w:eastAsia="Times New Roman" w:hAnsi="Calibri" w:cs="Calibri"/>
                <w:color w:val="1F2937"/>
                <w:sz w:val="18"/>
                <w:szCs w:val="18"/>
              </w:rPr>
            </w:pPr>
            <w:r>
              <w:rPr>
                <w:rStyle w:val="KodeHTML"/>
                <w:color w:val="1F2937"/>
              </w:rPr>
              <w:t>DATE</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AA426FB"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Nullable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6785C1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Tenggat opsional (BR-TODO-03).</w:t>
            </w:r>
          </w:p>
        </w:tc>
      </w:tr>
      <w:tr w:rsidR="00A2085B" w14:paraId="1EBEB54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F6992E8"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is_completed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035C32B" w14:textId="77777777" w:rsidR="00BC46F0" w:rsidRDefault="00BC46F0">
            <w:pPr>
              <w:spacing w:before="120" w:after="120"/>
              <w:rPr>
                <w:rFonts w:ascii="Calibri" w:eastAsia="Times New Roman" w:hAnsi="Calibri" w:cs="Calibri"/>
                <w:color w:val="1F2937"/>
                <w:sz w:val="18"/>
                <w:szCs w:val="18"/>
              </w:rPr>
            </w:pPr>
            <w:r>
              <w:rPr>
                <w:rStyle w:val="KodeHTML"/>
                <w:color w:val="1F2937"/>
              </w:rPr>
              <w:t>BOOLEAN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98D303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Not </w:t>
            </w:r>
            <w:proofErr w:type="spellStart"/>
            <w:r>
              <w:rPr>
                <w:rFonts w:ascii="Calibri" w:eastAsia="Times New Roman" w:hAnsi="Calibri" w:cs="Calibri"/>
                <w:color w:val="1F2937"/>
                <w:sz w:val="18"/>
                <w:szCs w:val="18"/>
              </w:rPr>
              <w:t>Null</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default</w:t>
            </w:r>
            <w:proofErr w:type="spellEnd"/>
            <w:r>
              <w:rPr>
                <w:rFonts w:ascii="Calibri" w:eastAsia="Times New Roman" w:hAnsi="Calibri" w:cs="Calibri"/>
                <w:color w:val="1F2937"/>
                <w:sz w:val="18"/>
                <w:szCs w:val="18"/>
              </w:rPr>
              <w:t xml:space="preserve"> </w:t>
            </w:r>
            <w:r>
              <w:rPr>
                <w:rStyle w:val="KodeHTML"/>
                <w:color w:val="1F2937"/>
              </w:rPr>
              <w:t>FALSE</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880C2D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Status selesai (BR-TODO-04).</w:t>
            </w:r>
          </w:p>
        </w:tc>
      </w:tr>
      <w:tr w:rsidR="00A2085B" w14:paraId="4F7F751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53D271C"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auto_expense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6120721" w14:textId="77777777" w:rsidR="00BC46F0" w:rsidRDefault="00BC46F0">
            <w:pPr>
              <w:spacing w:before="120" w:after="120"/>
              <w:rPr>
                <w:rFonts w:ascii="Calibri" w:eastAsia="Times New Roman" w:hAnsi="Calibri" w:cs="Calibri"/>
                <w:color w:val="1F2937"/>
                <w:sz w:val="18"/>
                <w:szCs w:val="18"/>
              </w:rPr>
            </w:pPr>
            <w:r>
              <w:rPr>
                <w:rStyle w:val="KodeHTML"/>
                <w:color w:val="1F2937"/>
              </w:rPr>
              <w:t>BOOLEAN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CA8726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Not </w:t>
            </w:r>
            <w:proofErr w:type="spellStart"/>
            <w:r>
              <w:rPr>
                <w:rFonts w:ascii="Calibri" w:eastAsia="Times New Roman" w:hAnsi="Calibri" w:cs="Calibri"/>
                <w:color w:val="1F2937"/>
                <w:sz w:val="18"/>
                <w:szCs w:val="18"/>
              </w:rPr>
              <w:t>Null</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default</w:t>
            </w:r>
            <w:proofErr w:type="spellEnd"/>
            <w:r>
              <w:rPr>
                <w:rFonts w:ascii="Calibri" w:eastAsia="Times New Roman" w:hAnsi="Calibri" w:cs="Calibri"/>
                <w:color w:val="1F2937"/>
                <w:sz w:val="18"/>
                <w:szCs w:val="18"/>
              </w:rPr>
              <w:t xml:space="preserve"> </w:t>
            </w:r>
            <w:r>
              <w:rPr>
                <w:rStyle w:val="KodeHTML"/>
                <w:color w:val="1F2937"/>
              </w:rPr>
              <w:t>FALSE</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539A518"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Flag</w:t>
            </w:r>
            <w:proofErr w:type="spellEnd"/>
            <w:r>
              <w:rPr>
                <w:rFonts w:ascii="Calibri" w:eastAsia="Times New Roman" w:hAnsi="Calibri" w:cs="Calibri"/>
                <w:color w:val="1F2937"/>
                <w:sz w:val="18"/>
                <w:szCs w:val="18"/>
              </w:rPr>
              <w:t xml:space="preserve"> pembuatan Auto </w:t>
            </w:r>
            <w:proofErr w:type="spellStart"/>
            <w:r>
              <w:rPr>
                <w:rFonts w:ascii="Calibri" w:eastAsia="Times New Roman" w:hAnsi="Calibri" w:cs="Calibri"/>
                <w:color w:val="1F2937"/>
                <w:sz w:val="18"/>
                <w:szCs w:val="18"/>
              </w:rPr>
              <w:t>Expense</w:t>
            </w:r>
            <w:proofErr w:type="spellEnd"/>
            <w:r>
              <w:rPr>
                <w:rFonts w:ascii="Calibri" w:eastAsia="Times New Roman" w:hAnsi="Calibri" w:cs="Calibri"/>
                <w:color w:val="1F2937"/>
                <w:sz w:val="18"/>
                <w:szCs w:val="18"/>
              </w:rPr>
              <w:t xml:space="preserve"> (BR-AUTO-01).</w:t>
            </w:r>
          </w:p>
        </w:tc>
      </w:tr>
    </w:tbl>
    <w:p w14:paraId="67BBD85B" w14:textId="77777777" w:rsidR="00BC46F0" w:rsidRDefault="00BC46F0">
      <w:pPr>
        <w:pStyle w:val="Judul3"/>
        <w:rPr>
          <w:rFonts w:ascii="Calibri" w:eastAsia="Times New Roman" w:hAnsi="Calibri" w:cs="Calibri"/>
        </w:rPr>
      </w:pPr>
      <w:proofErr w:type="spellStart"/>
      <w:r>
        <w:rPr>
          <w:rFonts w:ascii="Calibri" w:eastAsia="Times New Roman" w:hAnsi="Calibri" w:cs="Calibri"/>
        </w:rPr>
        <w:lastRenderedPageBreak/>
        <w:t>Trigger</w:t>
      </w:r>
      <w:proofErr w:type="spellEnd"/>
      <w:r>
        <w:rPr>
          <w:rFonts w:ascii="Calibri" w:eastAsia="Times New Roman" w:hAnsi="Calibri" w:cs="Calibri"/>
        </w:rPr>
        <w:t xml:space="preserve"> &amp; </w:t>
      </w:r>
      <w:proofErr w:type="spellStart"/>
      <w:r>
        <w:rPr>
          <w:rFonts w:ascii="Calibri" w:eastAsia="Times New Roman" w:hAnsi="Calibri" w:cs="Calibri"/>
        </w:rPr>
        <w:t>Function</w:t>
      </w:r>
      <w:proofErr w:type="spellEnd"/>
      <w:r>
        <w:rPr>
          <w:rFonts w:ascii="Calibri" w:eastAsia="Times New Roman" w:hAnsi="Calibri" w:cs="Calibri"/>
        </w:rPr>
        <w:t xml:space="preserve"> (detail SQL: Bagian 34)</w:t>
      </w:r>
    </w:p>
    <w:tbl>
      <w:tblPr>
        <w:tblW w:w="5000" w:type="pct"/>
        <w:tblCellMar>
          <w:top w:w="15" w:type="dxa"/>
          <w:left w:w="15" w:type="dxa"/>
          <w:bottom w:w="15" w:type="dxa"/>
          <w:right w:w="15" w:type="dxa"/>
        </w:tblCellMar>
        <w:tblLook w:val="04A0" w:firstRow="1" w:lastRow="0" w:firstColumn="1" w:lastColumn="0" w:noHBand="0" w:noVBand="1"/>
      </w:tblPr>
      <w:tblGrid>
        <w:gridCol w:w="3565"/>
        <w:gridCol w:w="5445"/>
      </w:tblGrid>
      <w:tr w:rsidR="00A2085B" w14:paraId="78C7FBC9"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C681591"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Nama</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301034D7"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Peran</w:t>
            </w:r>
          </w:p>
        </w:tc>
      </w:tr>
      <w:tr w:rsidR="00A2085B" w14:paraId="79F0892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B134C80"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set_updated_at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E6A955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Mengisi </w:t>
            </w:r>
            <w:proofErr w:type="spellStart"/>
            <w:r>
              <w:rPr>
                <w:rStyle w:val="KodeHTML"/>
                <w:color w:val="1F2937"/>
              </w:rPr>
              <w:t>updated_at</w:t>
            </w:r>
            <w:proofErr w:type="spellEnd"/>
            <w:r>
              <w:rPr>
                <w:rFonts w:ascii="Calibri" w:eastAsia="Times New Roman" w:hAnsi="Calibri" w:cs="Calibri"/>
                <w:color w:val="1F2937"/>
                <w:sz w:val="18"/>
                <w:szCs w:val="18"/>
              </w:rPr>
              <w:t xml:space="preserve"> otomatis di semua tabel.</w:t>
            </w:r>
          </w:p>
        </w:tc>
      </w:tr>
      <w:tr w:rsidR="00A2085B" w14:paraId="0E3E18C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BCA160D"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validate_transaction_ownership</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2BCC0D2"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category.user_id</w:t>
            </w:r>
            <w:proofErr w:type="spellEnd"/>
            <w:r>
              <w:rPr>
                <w:rFonts w:ascii="Calibri" w:eastAsia="Times New Roman" w:hAnsi="Calibri" w:cs="Calibri"/>
                <w:color w:val="1F2937"/>
                <w:sz w:val="18"/>
                <w:szCs w:val="18"/>
              </w:rPr>
              <w:t xml:space="preserve"> dan </w:t>
            </w:r>
            <w:proofErr w:type="spellStart"/>
            <w:r>
              <w:rPr>
                <w:rStyle w:val="KodeHTML"/>
                <w:color w:val="1F2937"/>
              </w:rPr>
              <w:t>source_todo.user_id</w:t>
            </w:r>
            <w:proofErr w:type="spellEnd"/>
            <w:r>
              <w:rPr>
                <w:rFonts w:ascii="Calibri" w:eastAsia="Times New Roman" w:hAnsi="Calibri" w:cs="Calibri"/>
                <w:color w:val="1F2937"/>
                <w:sz w:val="18"/>
                <w:szCs w:val="18"/>
              </w:rPr>
              <w:t xml:space="preserve"> wajib = </w:t>
            </w:r>
            <w:proofErr w:type="spellStart"/>
            <w:r>
              <w:rPr>
                <w:rStyle w:val="KodeHTML"/>
                <w:color w:val="1F2937"/>
              </w:rPr>
              <w:t>transaction.user_id</w:t>
            </w:r>
            <w:proofErr w:type="spellEnd"/>
            <w:r>
              <w:rPr>
                <w:rFonts w:ascii="Calibri" w:eastAsia="Times New Roman" w:hAnsi="Calibri" w:cs="Calibri"/>
                <w:color w:val="1F2937"/>
                <w:sz w:val="18"/>
                <w:szCs w:val="18"/>
              </w:rPr>
              <w:t xml:space="preserve"> (BR-TRX-04).</w:t>
            </w:r>
          </w:p>
        </w:tc>
      </w:tr>
      <w:tr w:rsidR="00A2085B" w14:paraId="3E484071"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F4A2226"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validate_budget_ownership</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A0CF60D"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category.user_id</w:t>
            </w:r>
            <w:proofErr w:type="spellEnd"/>
            <w:r>
              <w:rPr>
                <w:rFonts w:ascii="Calibri" w:eastAsia="Times New Roman" w:hAnsi="Calibri" w:cs="Calibri"/>
                <w:color w:val="1F2937"/>
                <w:sz w:val="18"/>
                <w:szCs w:val="18"/>
              </w:rPr>
              <w:t xml:space="preserve"> wajib = </w:t>
            </w:r>
            <w:proofErr w:type="spellStart"/>
            <w:r>
              <w:rPr>
                <w:rStyle w:val="KodeHTML"/>
                <w:color w:val="1F2937"/>
              </w:rPr>
              <w:t>budget.user_id</w:t>
            </w:r>
            <w:proofErr w:type="spellEnd"/>
            <w:r>
              <w:rPr>
                <w:rFonts w:ascii="Calibri" w:eastAsia="Times New Roman" w:hAnsi="Calibri" w:cs="Calibri"/>
                <w:color w:val="1F2937"/>
                <w:sz w:val="18"/>
                <w:szCs w:val="18"/>
              </w:rPr>
              <w:t xml:space="preserve">; kategori wajib </w:t>
            </w:r>
            <w:r>
              <w:rPr>
                <w:rStyle w:val="KodeHTML"/>
                <w:color w:val="1F2937"/>
              </w:rPr>
              <w:t>EXPENSE</w:t>
            </w:r>
            <w:r>
              <w:rPr>
                <w:rFonts w:ascii="Calibri" w:eastAsia="Times New Roman" w:hAnsi="Calibri" w:cs="Calibri"/>
                <w:color w:val="1F2937"/>
                <w:sz w:val="18"/>
                <w:szCs w:val="18"/>
              </w:rPr>
              <w:t xml:space="preserve"> (BR-BUD-02).</w:t>
            </w:r>
          </w:p>
        </w:tc>
      </w:tr>
      <w:tr w:rsidR="00A2085B" w14:paraId="06920BB3"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4DD0238"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validate_transaction_category_type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DAB1002"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category.type</w:t>
            </w:r>
            <w:proofErr w:type="spellEnd"/>
            <w:r>
              <w:rPr>
                <w:rFonts w:ascii="Calibri" w:eastAsia="Times New Roman" w:hAnsi="Calibri" w:cs="Calibri"/>
                <w:color w:val="1F2937"/>
                <w:sz w:val="18"/>
                <w:szCs w:val="18"/>
              </w:rPr>
              <w:t xml:space="preserve"> wajib = </w:t>
            </w:r>
            <w:proofErr w:type="spellStart"/>
            <w:r>
              <w:rPr>
                <w:rStyle w:val="KodeHTML"/>
                <w:color w:val="1F2937"/>
              </w:rPr>
              <w:t>transaction.type</w:t>
            </w:r>
            <w:proofErr w:type="spellEnd"/>
            <w:r>
              <w:rPr>
                <w:rFonts w:ascii="Calibri" w:eastAsia="Times New Roman" w:hAnsi="Calibri" w:cs="Calibri"/>
                <w:color w:val="1F2937"/>
                <w:sz w:val="18"/>
                <w:szCs w:val="18"/>
              </w:rPr>
              <w:t xml:space="preserve"> (BR-TRX-03).</w:t>
            </w:r>
          </w:p>
        </w:tc>
      </w:tr>
      <w:tr w:rsidR="00A2085B" w14:paraId="273BAD9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BD785E1"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create_default_categories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637D6E4"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Membuat 11 kategori </w:t>
            </w:r>
            <w:proofErr w:type="spellStart"/>
            <w:r>
              <w:rPr>
                <w:rFonts w:ascii="Calibri" w:eastAsia="Times New Roman" w:hAnsi="Calibri" w:cs="Calibri"/>
                <w:color w:val="1F2937"/>
                <w:sz w:val="18"/>
                <w:szCs w:val="18"/>
              </w:rPr>
              <w:t>default</w:t>
            </w:r>
            <w:proofErr w:type="spellEnd"/>
            <w:r>
              <w:rPr>
                <w:rFonts w:ascii="Calibri" w:eastAsia="Times New Roman" w:hAnsi="Calibri" w:cs="Calibri"/>
                <w:color w:val="1F2937"/>
                <w:sz w:val="18"/>
                <w:szCs w:val="18"/>
              </w:rPr>
              <w:t xml:space="preserve"> (4 INCOME, 7 EXPENSE) setelah register.</w:t>
            </w:r>
          </w:p>
        </w:tc>
      </w:tr>
    </w:tbl>
    <w:p w14:paraId="37803022"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2F730CF6">
          <v:rect id="_x0000_i1072" style="width:0;height:1.5pt" o:hralign="center" o:hrstd="t" o:hr="t" fillcolor="#a0a0a0" stroked="f"/>
        </w:pict>
      </w:r>
    </w:p>
    <w:p w14:paraId="4BC368DC" w14:textId="77777777" w:rsidR="00BC46F0" w:rsidRDefault="00BC46F0">
      <w:pPr>
        <w:pStyle w:val="Judul2"/>
        <w:rPr>
          <w:rFonts w:ascii="Calibri" w:eastAsia="Times New Roman" w:hAnsi="Calibri" w:cs="Calibri"/>
        </w:rPr>
      </w:pPr>
      <w:r>
        <w:rPr>
          <w:rFonts w:ascii="Calibri" w:eastAsia="Times New Roman" w:hAnsi="Calibri" w:cs="Calibri"/>
        </w:rPr>
        <w:t xml:space="preserve">32. Pertanyaan Terbuka (Open </w:t>
      </w:r>
      <w:proofErr w:type="spellStart"/>
      <w:r>
        <w:rPr>
          <w:rFonts w:ascii="Calibri" w:eastAsia="Times New Roman" w:hAnsi="Calibri" w:cs="Calibri"/>
        </w:rPr>
        <w:t>Questions</w:t>
      </w:r>
      <w:proofErr w:type="spellEnd"/>
      <w:r>
        <w:rPr>
          <w:rFonts w:ascii="Calibri" w:eastAsia="Times New Roman" w:hAnsi="Calibri" w:cs="Calibri"/>
        </w:rPr>
        <w:t xml:space="preserve"> / TBD)</w:t>
      </w:r>
    </w:p>
    <w:p w14:paraId="229A97F7"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Kebijakan Resolusi TBD: setiap item wajib memiliki PIC dan tanggal resolusi target yang tegas. Item yang memengaruhi </w:t>
      </w:r>
      <w:proofErr w:type="spellStart"/>
      <w:r>
        <w:rPr>
          <w:rFonts w:ascii="Calibri" w:hAnsi="Calibri" w:cs="Calibri"/>
          <w:color w:val="1F2937"/>
          <w:sz w:val="21"/>
          <w:szCs w:val="21"/>
        </w:rPr>
        <w:t>scope</w:t>
      </w:r>
      <w:proofErr w:type="spellEnd"/>
      <w:r>
        <w:rPr>
          <w:rFonts w:ascii="Calibri" w:hAnsi="Calibri" w:cs="Calibri"/>
          <w:color w:val="1F2937"/>
          <w:sz w:val="21"/>
          <w:szCs w:val="21"/>
        </w:rPr>
        <w:t xml:space="preserve">, data model, atau estimasi Minggu 1 </w:t>
      </w:r>
      <w:r>
        <w:rPr>
          <w:rStyle w:val="Kuat"/>
          <w:rFonts w:ascii="Calibri" w:hAnsi="Calibri" w:cs="Calibri"/>
          <w:color w:val="1F2937"/>
          <w:sz w:val="21"/>
          <w:szCs w:val="21"/>
        </w:rPr>
        <w:t>wajib tuntas paling lambat 3 Oktober 2026</w:t>
      </w:r>
      <w:r>
        <w:rPr>
          <w:rFonts w:ascii="Calibri" w:hAnsi="Calibri" w:cs="Calibri"/>
          <w:color w:val="1F2937"/>
          <w:sz w:val="21"/>
          <w:szCs w:val="21"/>
        </w:rPr>
        <w:t xml:space="preserve">, sebelum pengerjaan dimulai pada </w:t>
      </w:r>
      <w:r>
        <w:rPr>
          <w:rStyle w:val="Kuat"/>
          <w:rFonts w:ascii="Calibri" w:hAnsi="Calibri" w:cs="Calibri"/>
          <w:color w:val="1F2937"/>
          <w:sz w:val="21"/>
          <w:szCs w:val="21"/>
        </w:rPr>
        <w:t>5 Oktober 2026</w:t>
      </w:r>
      <w:r>
        <w:rPr>
          <w:rFonts w:ascii="Calibri" w:hAnsi="Calibri" w:cs="Calibri"/>
          <w:color w:val="1F2937"/>
          <w:sz w:val="21"/>
          <w:szCs w:val="21"/>
        </w:rPr>
        <w:t xml:space="preserve">. Item yang melewati tanggal target tanpa keputusan dieskalasi ke </w:t>
      </w:r>
      <w:proofErr w:type="spellStart"/>
      <w:r>
        <w:rPr>
          <w:rFonts w:ascii="Calibri" w:hAnsi="Calibri" w:cs="Calibri"/>
          <w:color w:val="1F2937"/>
          <w:sz w:val="21"/>
          <w:szCs w:val="21"/>
        </w:rPr>
        <w:t>Product</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Manager</w:t>
      </w:r>
      <w:proofErr w:type="spellEnd"/>
      <w:r>
        <w:rPr>
          <w:rFonts w:ascii="Calibri" w:hAnsi="Calibri" w:cs="Calibri"/>
          <w:color w:val="1F2937"/>
          <w:sz w:val="21"/>
          <w:szCs w:val="21"/>
        </w:rPr>
        <w:t xml:space="preserve"> untuk diambilkan </w:t>
      </w:r>
      <w:proofErr w:type="spellStart"/>
      <w:r>
        <w:rPr>
          <w:rStyle w:val="Penekanan"/>
          <w:rFonts w:ascii="Calibri" w:hAnsi="Calibri" w:cs="Calibri"/>
          <w:color w:val="1F2937"/>
          <w:sz w:val="21"/>
          <w:szCs w:val="21"/>
        </w:rPr>
        <w:t>default</w:t>
      </w:r>
      <w:proofErr w:type="spellEnd"/>
      <w:r>
        <w:rPr>
          <w:rStyle w:val="Penekanan"/>
          <w:rFonts w:ascii="Calibri" w:hAnsi="Calibri" w:cs="Calibri"/>
          <w:color w:val="1F2937"/>
          <w:sz w:val="21"/>
          <w:szCs w:val="21"/>
        </w:rPr>
        <w:t xml:space="preserve"> </w:t>
      </w:r>
      <w:proofErr w:type="spellStart"/>
      <w:r>
        <w:rPr>
          <w:rStyle w:val="Penekanan"/>
          <w:rFonts w:ascii="Calibri" w:hAnsi="Calibri" w:cs="Calibri"/>
          <w:color w:val="1F2937"/>
          <w:sz w:val="21"/>
          <w:szCs w:val="21"/>
        </w:rPr>
        <w:t>decision</w:t>
      </w:r>
      <w:proofErr w:type="spellEnd"/>
      <w:r>
        <w:rPr>
          <w:rFonts w:ascii="Calibri" w:hAnsi="Calibri" w:cs="Calibri"/>
          <w:color w:val="1F2937"/>
          <w:sz w:val="21"/>
          <w:szCs w:val="21"/>
        </w:rPr>
        <w:t xml:space="preserve"> yang dicatat dan bersifat final.</w:t>
      </w:r>
    </w:p>
    <w:tbl>
      <w:tblPr>
        <w:tblW w:w="5000" w:type="pct"/>
        <w:tblCellMar>
          <w:top w:w="15" w:type="dxa"/>
          <w:left w:w="15" w:type="dxa"/>
          <w:bottom w:w="15" w:type="dxa"/>
          <w:right w:w="15" w:type="dxa"/>
        </w:tblCellMar>
        <w:tblLook w:val="04A0" w:firstRow="1" w:lastRow="0" w:firstColumn="1" w:lastColumn="0" w:noHBand="0" w:noVBand="1"/>
      </w:tblPr>
      <w:tblGrid>
        <w:gridCol w:w="603"/>
        <w:gridCol w:w="2397"/>
        <w:gridCol w:w="1004"/>
        <w:gridCol w:w="941"/>
        <w:gridCol w:w="1140"/>
        <w:gridCol w:w="2925"/>
      </w:tblGrid>
      <w:tr w:rsidR="00A2085B" w14:paraId="7919C13F"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1FC4A29E"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ID</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559F509A"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Pertanyaan</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5BE40F8A"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PIC</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57351B0A"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Target Resolusi</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B5B3CC7"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Status</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66377894"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Dampak jika Terlambat</w:t>
            </w:r>
          </w:p>
        </w:tc>
      </w:tr>
      <w:tr w:rsidR="00A2085B" w14:paraId="47507EDF"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C1774E9"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TBD-01</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AED058E"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Eksport</w:t>
            </w:r>
            <w:proofErr w:type="spellEnd"/>
            <w:r>
              <w:rPr>
                <w:rFonts w:ascii="Calibri" w:eastAsia="Times New Roman" w:hAnsi="Calibri" w:cs="Calibri"/>
                <w:color w:val="1F2937"/>
                <w:sz w:val="18"/>
                <w:szCs w:val="18"/>
              </w:rPr>
              <w:t xml:space="preserve"> data PDF/CSV tersedia untuk semua pengguna atau berbayar?</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1FAFC9D"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Product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Manager</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4B9FFAF"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20 Sep 2026</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E929E9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SELESAI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9DABB4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Keputusan: aplikasi gratis tanpa </w:t>
            </w:r>
            <w:proofErr w:type="spellStart"/>
            <w:r>
              <w:rPr>
                <w:rFonts w:ascii="Calibri" w:eastAsia="Times New Roman" w:hAnsi="Calibri" w:cs="Calibri"/>
                <w:color w:val="1F2937"/>
                <w:sz w:val="18"/>
                <w:szCs w:val="18"/>
              </w:rPr>
              <w:t>tier</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export</w:t>
            </w:r>
            <w:proofErr w:type="spellEnd"/>
            <w:r>
              <w:rPr>
                <w:rFonts w:ascii="Calibri" w:eastAsia="Times New Roman" w:hAnsi="Calibri" w:cs="Calibri"/>
                <w:color w:val="1F2937"/>
                <w:sz w:val="18"/>
                <w:szCs w:val="18"/>
              </w:rPr>
              <w:t xml:space="preserve"> tersedia untuk semua pengguna, dibangun di Tahap 2 (Minggu 6).</w:t>
            </w:r>
          </w:p>
        </w:tc>
      </w:tr>
      <w:tr w:rsidR="00A2085B" w14:paraId="23B72EA0"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61FFB30"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TBD-02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3F459E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Ambang batas </w:t>
            </w:r>
            <w:proofErr w:type="spellStart"/>
            <w:r>
              <w:rPr>
                <w:rFonts w:ascii="Calibri" w:eastAsia="Times New Roman" w:hAnsi="Calibri" w:cs="Calibri"/>
                <w:color w:val="1F2937"/>
                <w:sz w:val="18"/>
                <w:szCs w:val="18"/>
              </w:rPr>
              <w:t>alert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tetap </w:t>
            </w:r>
            <w:proofErr w:type="spellStart"/>
            <w:r>
              <w:rPr>
                <w:rFonts w:ascii="Calibri" w:eastAsia="Times New Roman" w:hAnsi="Calibri" w:cs="Calibri"/>
                <w:color w:val="1F2937"/>
                <w:sz w:val="18"/>
                <w:szCs w:val="18"/>
              </w:rPr>
              <w:t>fixed</w:t>
            </w:r>
            <w:proofErr w:type="spellEnd"/>
            <w:r>
              <w:rPr>
                <w:rFonts w:ascii="Calibri" w:eastAsia="Times New Roman" w:hAnsi="Calibri" w:cs="Calibri"/>
                <w:color w:val="1F2937"/>
                <w:sz w:val="18"/>
                <w:szCs w:val="18"/>
              </w:rPr>
              <w:t xml:space="preserve"> 80% atau dapat </w:t>
            </w:r>
            <w:proofErr w:type="spellStart"/>
            <w:r>
              <w:rPr>
                <w:rFonts w:ascii="Calibri" w:eastAsia="Times New Roman" w:hAnsi="Calibri" w:cs="Calibri"/>
                <w:color w:val="1F2937"/>
                <w:sz w:val="18"/>
                <w:szCs w:val="18"/>
              </w:rPr>
              <w:t>dikustomisasi</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user</w:t>
            </w:r>
            <w:proofErr w:type="spellEnd"/>
            <w:r>
              <w:rPr>
                <w:rFonts w:ascii="Calibri" w:eastAsia="Times New Roman" w:hAnsi="Calibri" w:cs="Calibri"/>
                <w:color w:val="1F2937"/>
                <w:sz w:val="18"/>
                <w:szCs w:val="18"/>
              </w:rPr>
              <w:t xml:space="preserve"> di MVP?</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02990F8"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Tech</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Lead</w:t>
            </w:r>
            <w:proofErr w:type="spellEnd"/>
            <w:r>
              <w:rPr>
                <w:rFonts w:ascii="Calibri" w:eastAsia="Times New Roman" w:hAnsi="Calibri" w:cs="Calibri"/>
                <w:color w:val="1F2937"/>
                <w:sz w:val="18"/>
                <w:szCs w:val="18"/>
              </w:rPr>
              <w:t xml:space="preserve"> + PM</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5AB275A"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 xml:space="preserve">3 </w:t>
            </w:r>
            <w:proofErr w:type="spellStart"/>
            <w:r>
              <w:rPr>
                <w:rStyle w:val="Kuat"/>
                <w:rFonts w:ascii="Calibri" w:eastAsia="Times New Roman" w:hAnsi="Calibri" w:cs="Calibri"/>
                <w:color w:val="1F2937"/>
                <w:sz w:val="18"/>
                <w:szCs w:val="18"/>
              </w:rPr>
              <w:t>Okt</w:t>
            </w:r>
            <w:proofErr w:type="spellEnd"/>
            <w:r>
              <w:rPr>
                <w:rStyle w:val="Kuat"/>
                <w:rFonts w:ascii="Calibri" w:eastAsia="Times New Roman" w:hAnsi="Calibri" w:cs="Calibri"/>
                <w:color w:val="1F2937"/>
                <w:sz w:val="18"/>
                <w:szCs w:val="18"/>
              </w:rPr>
              <w:t xml:space="preserve"> 2026</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211767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OPEN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2F9C994"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Memengaruhi skema tabel </w:t>
            </w:r>
            <w:r>
              <w:rPr>
                <w:rStyle w:val="KodeHTML"/>
                <w:color w:val="1F2937"/>
              </w:rPr>
              <w:t>BUDGETS</w:t>
            </w:r>
            <w:r>
              <w:rPr>
                <w:rFonts w:ascii="Calibri" w:eastAsia="Times New Roman" w:hAnsi="Calibri" w:cs="Calibri"/>
                <w:color w:val="1F2937"/>
                <w:sz w:val="18"/>
                <w:szCs w:val="18"/>
              </w:rPr>
              <w:t xml:space="preserve"> dan kompleksitas </w:t>
            </w:r>
            <w:proofErr w:type="spellStart"/>
            <w:r>
              <w:rPr>
                <w:rFonts w:ascii="Calibri" w:eastAsia="Times New Roman" w:hAnsi="Calibri" w:cs="Calibri"/>
                <w:color w:val="1F2937"/>
                <w:sz w:val="18"/>
                <w:szCs w:val="18"/>
              </w:rPr>
              <w:t>engine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budgeting</w:t>
            </w:r>
            <w:proofErr w:type="spellEnd"/>
            <w:r>
              <w:rPr>
                <w:rFonts w:ascii="Calibri" w:eastAsia="Times New Roman" w:hAnsi="Calibri" w:cs="Calibri"/>
                <w:color w:val="1F2937"/>
                <w:sz w:val="18"/>
                <w:szCs w:val="18"/>
              </w:rPr>
              <w:t xml:space="preserve"> (Minggu 3).</w:t>
            </w:r>
          </w:p>
        </w:tc>
      </w:tr>
      <w:tr w:rsidR="00A2085B" w14:paraId="0324B63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5846D44"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TBD-03</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460ABF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Apakah Pro </w:t>
            </w:r>
            <w:proofErr w:type="spellStart"/>
            <w:r>
              <w:rPr>
                <w:rFonts w:ascii="Calibri" w:eastAsia="Times New Roman" w:hAnsi="Calibri" w:cs="Calibri"/>
                <w:color w:val="1F2937"/>
                <w:sz w:val="18"/>
                <w:szCs w:val="18"/>
              </w:rPr>
              <w:t>Tier</w:t>
            </w:r>
            <w:proofErr w:type="spellEnd"/>
            <w:r>
              <w:rPr>
                <w:rFonts w:ascii="Calibri" w:eastAsia="Times New Roman" w:hAnsi="Calibri" w:cs="Calibri"/>
                <w:color w:val="1F2937"/>
                <w:sz w:val="18"/>
                <w:szCs w:val="18"/>
              </w:rPr>
              <w:t xml:space="preserve"> menyediakan </w:t>
            </w:r>
            <w:proofErr w:type="spellStart"/>
            <w:r>
              <w:rPr>
                <w:rFonts w:ascii="Calibri" w:eastAsia="Times New Roman" w:hAnsi="Calibri" w:cs="Calibri"/>
                <w:color w:val="1F2937"/>
                <w:sz w:val="18"/>
                <w:szCs w:val="18"/>
              </w:rPr>
              <w:t>trial</w:t>
            </w:r>
            <w:proofErr w:type="spellEnd"/>
            <w:r>
              <w:rPr>
                <w:rFonts w:ascii="Calibri" w:eastAsia="Times New Roman" w:hAnsi="Calibri" w:cs="Calibri"/>
                <w:color w:val="1F2937"/>
                <w:sz w:val="18"/>
                <w:szCs w:val="18"/>
              </w:rPr>
              <w:t xml:space="preserve"> 14 hari gratis bagi pengguna baru?</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BB0CEB0"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Product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Manager</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8F5E7C4"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20 Sep 2026</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CC91C0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DIBATALKAN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A44F98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Tidak relevan: proyek ini gratis, tanpa </w:t>
            </w:r>
            <w:proofErr w:type="spellStart"/>
            <w:r>
              <w:rPr>
                <w:rFonts w:ascii="Calibri" w:eastAsia="Times New Roman" w:hAnsi="Calibri" w:cs="Calibri"/>
                <w:color w:val="1F2937"/>
                <w:sz w:val="18"/>
                <w:szCs w:val="18"/>
              </w:rPr>
              <w:t>tier</w:t>
            </w:r>
            <w:proofErr w:type="spellEnd"/>
            <w:r>
              <w:rPr>
                <w:rFonts w:ascii="Calibri" w:eastAsia="Times New Roman" w:hAnsi="Calibri" w:cs="Calibri"/>
                <w:color w:val="1F2937"/>
                <w:sz w:val="18"/>
                <w:szCs w:val="18"/>
              </w:rPr>
              <w:t xml:space="preserve"> Pro dan tanpa pembayaran (Bagian 14).</w:t>
            </w:r>
          </w:p>
        </w:tc>
      </w:tr>
    </w:tbl>
    <w:p w14:paraId="326F021F"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6BC4FCBA">
          <v:rect id="_x0000_i1073" style="width:0;height:1.5pt" o:hralign="center" o:hrstd="t" o:hr="t" fillcolor="#a0a0a0" stroked="f"/>
        </w:pict>
      </w:r>
    </w:p>
    <w:p w14:paraId="67B12432" w14:textId="77777777" w:rsidR="00BC46F0" w:rsidRDefault="00BC46F0">
      <w:pPr>
        <w:pStyle w:val="Judul2"/>
        <w:rPr>
          <w:rFonts w:ascii="Calibri" w:eastAsia="Times New Roman" w:hAnsi="Calibri" w:cs="Calibri"/>
        </w:rPr>
      </w:pPr>
      <w:r>
        <w:rPr>
          <w:rFonts w:ascii="Calibri" w:eastAsia="Times New Roman" w:hAnsi="Calibri" w:cs="Calibri"/>
        </w:rPr>
        <w:t xml:space="preserve">33. </w:t>
      </w:r>
      <w:proofErr w:type="spellStart"/>
      <w:r>
        <w:rPr>
          <w:rFonts w:ascii="Calibri" w:eastAsia="Times New Roman" w:hAnsi="Calibri" w:cs="Calibri"/>
        </w:rPr>
        <w:t>Disaster</w:t>
      </w:r>
      <w:proofErr w:type="spellEnd"/>
      <w:r>
        <w:rPr>
          <w:rFonts w:ascii="Calibri" w:eastAsia="Times New Roman" w:hAnsi="Calibri" w:cs="Calibri"/>
        </w:rPr>
        <w:t xml:space="preserve"> </w:t>
      </w:r>
      <w:proofErr w:type="spellStart"/>
      <w:r>
        <w:rPr>
          <w:rFonts w:ascii="Calibri" w:eastAsia="Times New Roman" w:hAnsi="Calibri" w:cs="Calibri"/>
        </w:rPr>
        <w:t>Recovery</w:t>
      </w:r>
      <w:proofErr w:type="spellEnd"/>
      <w:r>
        <w:rPr>
          <w:rFonts w:ascii="Calibri" w:eastAsia="Times New Roman" w:hAnsi="Calibri" w:cs="Calibri"/>
        </w:rPr>
        <w:t xml:space="preserve"> &amp; Data </w:t>
      </w:r>
      <w:proofErr w:type="spellStart"/>
      <w:r>
        <w:rPr>
          <w:rFonts w:ascii="Calibri" w:eastAsia="Times New Roman" w:hAnsi="Calibri" w:cs="Calibri"/>
        </w:rPr>
        <w:t>Backup</w:t>
      </w:r>
      <w:proofErr w:type="spellEnd"/>
      <w:r>
        <w:rPr>
          <w:rFonts w:ascii="Calibri" w:eastAsia="Times New Roman" w:hAnsi="Calibri" w:cs="Calibri"/>
        </w:rPr>
        <w:t xml:space="preserve"> </w:t>
      </w:r>
      <w:proofErr w:type="spellStart"/>
      <w:r>
        <w:rPr>
          <w:rFonts w:ascii="Calibri" w:eastAsia="Times New Roman" w:hAnsi="Calibri" w:cs="Calibri"/>
        </w:rPr>
        <w:t>Policy</w:t>
      </w:r>
      <w:proofErr w:type="spellEnd"/>
    </w:p>
    <w:p w14:paraId="11C68735" w14:textId="77777777" w:rsidR="00BC46F0" w:rsidRDefault="00BC46F0">
      <w:pPr>
        <w:pStyle w:val="Judul3"/>
        <w:rPr>
          <w:rFonts w:ascii="Calibri" w:eastAsia="Times New Roman" w:hAnsi="Calibri" w:cs="Calibri"/>
        </w:rPr>
      </w:pPr>
      <w:r>
        <w:rPr>
          <w:rFonts w:ascii="Calibri" w:eastAsia="Times New Roman" w:hAnsi="Calibri" w:cs="Calibri"/>
        </w:rPr>
        <w:t xml:space="preserve">33.1 Strategi </w:t>
      </w:r>
      <w:proofErr w:type="spellStart"/>
      <w:r>
        <w:rPr>
          <w:rFonts w:ascii="Calibri" w:eastAsia="Times New Roman" w:hAnsi="Calibri" w:cs="Calibri"/>
        </w:rPr>
        <w:t>Backup</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1333"/>
        <w:gridCol w:w="1960"/>
        <w:gridCol w:w="2167"/>
        <w:gridCol w:w="1137"/>
        <w:gridCol w:w="2413"/>
      </w:tblGrid>
      <w:tr w:rsidR="00A2085B" w14:paraId="0EEB9C3B"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83DA518"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lastRenderedPageBreak/>
              <w:t xml:space="preserve">Jenis </w:t>
            </w:r>
            <w:proofErr w:type="spellStart"/>
            <w:r>
              <w:rPr>
                <w:rFonts w:ascii="Calibri" w:eastAsia="Times New Roman" w:hAnsi="Calibri" w:cs="Calibri"/>
                <w:b/>
                <w:bCs/>
                <w:color w:val="0F3D2E"/>
                <w:sz w:val="18"/>
                <w:szCs w:val="18"/>
              </w:rPr>
              <w:t>Backup</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3FF33CF8"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Frekuensi</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7176D939"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Metode</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77784575"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Retensi</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5C0D8D1E"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Lokasi</w:t>
            </w:r>
          </w:p>
        </w:tc>
      </w:tr>
      <w:tr w:rsidR="00A2085B" w14:paraId="2D143988"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FD53F39"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Export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dump</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database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2E76BF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Harian (</w:t>
            </w:r>
            <w:proofErr w:type="spellStart"/>
            <w:r>
              <w:rPr>
                <w:rStyle w:val="KodeHTML"/>
                <w:color w:val="1F2937"/>
              </w:rPr>
              <w:t>mysqldump</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phpMyAdmin</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32598C0"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mysqldump</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phpMyAdmin</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461FC8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4 minggu</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E21ADC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Di luar server (Google </w:t>
            </w:r>
            <w:proofErr w:type="spellStart"/>
            <w:r>
              <w:rPr>
                <w:rFonts w:ascii="Calibri" w:eastAsia="Times New Roman" w:hAnsi="Calibri" w:cs="Calibri"/>
                <w:color w:val="1F2937"/>
                <w:sz w:val="18"/>
                <w:szCs w:val="18"/>
              </w:rPr>
              <w:t>Drive</w:t>
            </w:r>
            <w:proofErr w:type="spellEnd"/>
            <w:r>
              <w:rPr>
                <w:rFonts w:ascii="Calibri" w:eastAsia="Times New Roman" w:hAnsi="Calibri" w:cs="Calibri"/>
                <w:color w:val="1F2937"/>
                <w:sz w:val="18"/>
                <w:szCs w:val="18"/>
              </w:rPr>
              <w:t xml:space="preserve"> / penyimpanan pribadi)</w:t>
            </w:r>
          </w:p>
        </w:tc>
      </w:tr>
      <w:tr w:rsidR="00A2085B" w14:paraId="64E04CCB"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BEFDD83"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Backup</w:t>
            </w:r>
            <w:proofErr w:type="spellEnd"/>
            <w:r>
              <w:rPr>
                <w:rFonts w:ascii="Calibri" w:eastAsia="Times New Roman" w:hAnsi="Calibri" w:cs="Calibri"/>
                <w:color w:val="1F2937"/>
                <w:sz w:val="18"/>
                <w:szCs w:val="18"/>
              </w:rPr>
              <w:t xml:space="preserve"> sebelum </w:t>
            </w:r>
            <w:proofErr w:type="spellStart"/>
            <w:r>
              <w:rPr>
                <w:rFonts w:ascii="Calibri" w:eastAsia="Times New Roman" w:hAnsi="Calibri" w:cs="Calibri"/>
                <w:color w:val="1F2937"/>
                <w:sz w:val="18"/>
                <w:szCs w:val="18"/>
              </w:rPr>
              <w:t>deploy</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C11D2E4"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Setiap </w:t>
            </w:r>
            <w:proofErr w:type="spellStart"/>
            <w:r>
              <w:rPr>
                <w:rFonts w:ascii="Calibri" w:eastAsia="Times New Roman" w:hAnsi="Calibri" w:cs="Calibri"/>
                <w:color w:val="1F2937"/>
                <w:sz w:val="18"/>
                <w:szCs w:val="18"/>
              </w:rPr>
              <w:t>upload</w:t>
            </w:r>
            <w:proofErr w:type="spellEnd"/>
            <w:r>
              <w:rPr>
                <w:rFonts w:ascii="Calibri" w:eastAsia="Times New Roman" w:hAnsi="Calibri" w:cs="Calibri"/>
                <w:color w:val="1F2937"/>
                <w:sz w:val="18"/>
                <w:szCs w:val="18"/>
              </w:rPr>
              <w:t xml:space="preserve"> fitur baru</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2D448AD"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Export</w:t>
            </w:r>
            <w:proofErr w:type="spellEnd"/>
            <w:r>
              <w:rPr>
                <w:rFonts w:ascii="Calibri" w:eastAsia="Times New Roman" w:hAnsi="Calibri" w:cs="Calibri"/>
                <w:color w:val="1F2937"/>
                <w:sz w:val="18"/>
                <w:szCs w:val="18"/>
              </w:rPr>
              <w:t xml:space="preserve"> manual tepat sebelum perubahan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4F4D22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Arsip permanen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F2E78E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Di luar server</w:t>
            </w:r>
          </w:p>
        </w:tc>
      </w:tr>
      <w:tr w:rsidR="00A2085B" w14:paraId="71E26332"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BEEE7B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Kode program</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73CBE8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Setiap perubahan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06754AF"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Git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GitHub</w:t>
            </w:r>
            <w:proofErr w:type="spellEnd"/>
            <w:r>
              <w:rPr>
                <w:rFonts w:ascii="Calibri" w:eastAsia="Times New Roman" w:hAnsi="Calibri" w:cs="Calibri"/>
                <w:color w:val="1F2937"/>
                <w:sz w:val="18"/>
                <w:szCs w:val="18"/>
              </w:rPr>
              <w:t>/</w:t>
            </w:r>
            <w:proofErr w:type="spellStart"/>
            <w:r>
              <w:rPr>
                <w:rFonts w:ascii="Calibri" w:eastAsia="Times New Roman" w:hAnsi="Calibri" w:cs="Calibri"/>
                <w:color w:val="1F2937"/>
                <w:sz w:val="18"/>
                <w:szCs w:val="18"/>
              </w:rPr>
              <w:t>GitLab</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728842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Permanen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862D06B"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Remote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repository</w:t>
            </w:r>
            <w:proofErr w:type="spellEnd"/>
          </w:p>
        </w:tc>
      </w:tr>
    </w:tbl>
    <w:p w14:paraId="15047C90" w14:textId="77777777" w:rsidR="00BC46F0" w:rsidRDefault="00BC46F0">
      <w:pPr>
        <w:pStyle w:val="NormalWeb"/>
        <w:rPr>
          <w:rFonts w:ascii="Calibri" w:hAnsi="Calibri" w:cs="Calibri"/>
          <w:color w:val="1F2937"/>
          <w:sz w:val="21"/>
          <w:szCs w:val="21"/>
        </w:rPr>
      </w:pPr>
      <w:proofErr w:type="spellStart"/>
      <w:r>
        <w:rPr>
          <w:rFonts w:ascii="Calibri" w:hAnsi="Calibri" w:cs="Calibri"/>
          <w:color w:val="1F2937"/>
          <w:sz w:val="21"/>
          <w:szCs w:val="21"/>
        </w:rPr>
        <w:t>Backup</w:t>
      </w:r>
      <w:proofErr w:type="spellEnd"/>
      <w:r>
        <w:rPr>
          <w:rFonts w:ascii="Calibri" w:hAnsi="Calibri" w:cs="Calibri"/>
          <w:color w:val="1F2937"/>
          <w:sz w:val="21"/>
          <w:szCs w:val="21"/>
        </w:rPr>
        <w:t xml:space="preserve"> wajib disimpan di luar server agar tetap ada jika akun </w:t>
      </w:r>
      <w:proofErr w:type="spellStart"/>
      <w:r>
        <w:rPr>
          <w:rFonts w:ascii="Calibri" w:hAnsi="Calibri" w:cs="Calibri"/>
          <w:color w:val="1F2937"/>
          <w:sz w:val="21"/>
          <w:szCs w:val="21"/>
        </w:rPr>
        <w:t>hosting</w:t>
      </w:r>
      <w:proofErr w:type="spellEnd"/>
      <w:r>
        <w:rPr>
          <w:rFonts w:ascii="Calibri" w:hAnsi="Calibri" w:cs="Calibri"/>
          <w:color w:val="1F2937"/>
          <w:sz w:val="21"/>
          <w:szCs w:val="21"/>
        </w:rPr>
        <w:t xml:space="preserve"> bermasalah.</w:t>
      </w:r>
    </w:p>
    <w:p w14:paraId="682B5C7A" w14:textId="77777777" w:rsidR="00BC46F0" w:rsidRDefault="00BC46F0">
      <w:pPr>
        <w:pStyle w:val="Judul3"/>
        <w:rPr>
          <w:rFonts w:ascii="Calibri" w:eastAsia="Times New Roman" w:hAnsi="Calibri" w:cs="Calibri"/>
        </w:rPr>
      </w:pPr>
      <w:r>
        <w:rPr>
          <w:rFonts w:ascii="Calibri" w:eastAsia="Times New Roman" w:hAnsi="Calibri" w:cs="Calibri"/>
        </w:rPr>
        <w:t xml:space="preserve">33.2 Target </w:t>
      </w:r>
      <w:proofErr w:type="spellStart"/>
      <w:r>
        <w:rPr>
          <w:rFonts w:ascii="Calibri" w:eastAsia="Times New Roman" w:hAnsi="Calibri" w:cs="Calibri"/>
        </w:rPr>
        <w:t>Recovery</w:t>
      </w:r>
      <w:proofErr w:type="spellEnd"/>
      <w:r>
        <w:rPr>
          <w:rFonts w:ascii="Calibri" w:eastAsia="Times New Roman" w:hAnsi="Calibri" w:cs="Calibri"/>
        </w:rPr>
        <w:t xml:space="preserve"> (RPO / RTO)</w:t>
      </w:r>
    </w:p>
    <w:tbl>
      <w:tblPr>
        <w:tblW w:w="5000" w:type="pct"/>
        <w:tblCellMar>
          <w:top w:w="15" w:type="dxa"/>
          <w:left w:w="15" w:type="dxa"/>
          <w:bottom w:w="15" w:type="dxa"/>
          <w:right w:w="15" w:type="dxa"/>
        </w:tblCellMar>
        <w:tblLook w:val="04A0" w:firstRow="1" w:lastRow="0" w:firstColumn="1" w:lastColumn="0" w:noHBand="0" w:noVBand="1"/>
      </w:tblPr>
      <w:tblGrid>
        <w:gridCol w:w="2179"/>
        <w:gridCol w:w="796"/>
        <w:gridCol w:w="6035"/>
      </w:tblGrid>
      <w:tr w:rsidR="00A2085B" w14:paraId="698B936A"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6287AF0D"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Parameter</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A5373CC"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Target</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3E8E0611"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Justifikasi</w:t>
            </w:r>
          </w:p>
        </w:tc>
      </w:tr>
      <w:tr w:rsidR="00A2085B" w14:paraId="214F070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AA33029"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RPO</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Recovery</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Point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Objective</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17B68E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24 jam</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673BE0F"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Backup</w:t>
            </w:r>
            <w:proofErr w:type="spellEnd"/>
            <w:r>
              <w:rPr>
                <w:rFonts w:ascii="Calibri" w:eastAsia="Times New Roman" w:hAnsi="Calibri" w:cs="Calibri"/>
                <w:color w:val="1F2937"/>
                <w:sz w:val="18"/>
                <w:szCs w:val="18"/>
              </w:rPr>
              <w:t xml:space="preserve"> harian; maksimal data yang hilang adalah transaksi hari terakhir.</w:t>
            </w:r>
          </w:p>
        </w:tc>
      </w:tr>
      <w:tr w:rsidR="00A2085B" w14:paraId="4235EC6E"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FCCD574"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RTO</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Recovery</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Time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Objective</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025BB6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4 jam</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293266C"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Deploy</w:t>
            </w:r>
            <w:proofErr w:type="spellEnd"/>
            <w:r>
              <w:rPr>
                <w:rFonts w:ascii="Calibri" w:eastAsia="Times New Roman" w:hAnsi="Calibri" w:cs="Calibri"/>
                <w:color w:val="1F2937"/>
                <w:sz w:val="18"/>
                <w:szCs w:val="18"/>
              </w:rPr>
              <w:t xml:space="preserve"> ulang </w:t>
            </w:r>
            <w:proofErr w:type="spellStart"/>
            <w:r>
              <w:rPr>
                <w:rFonts w:ascii="Calibri" w:eastAsia="Times New Roman" w:hAnsi="Calibri" w:cs="Calibri"/>
                <w:color w:val="1F2937"/>
                <w:sz w:val="18"/>
                <w:szCs w:val="18"/>
              </w:rPr>
              <w:t>build</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React</w:t>
            </w:r>
            <w:proofErr w:type="spellEnd"/>
            <w:r>
              <w:rPr>
                <w:rFonts w:ascii="Calibri" w:eastAsia="Times New Roman" w:hAnsi="Calibri" w:cs="Calibri"/>
                <w:color w:val="1F2937"/>
                <w:sz w:val="18"/>
                <w:szCs w:val="18"/>
              </w:rPr>
              <w:t xml:space="preserve"> + API </w:t>
            </w:r>
            <w:proofErr w:type="spellStart"/>
            <w:r>
              <w:rPr>
                <w:rFonts w:ascii="Calibri" w:eastAsia="Times New Roman" w:hAnsi="Calibri" w:cs="Calibri"/>
                <w:color w:val="1F2937"/>
                <w:sz w:val="18"/>
                <w:szCs w:val="18"/>
              </w:rPr>
              <w:t>Node</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import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dump</w:t>
            </w:r>
            <w:proofErr w:type="spellEnd"/>
            <w:r>
              <w:rPr>
                <w:rFonts w:ascii="Calibri" w:eastAsia="Times New Roman" w:hAnsi="Calibri" w:cs="Calibri"/>
                <w:color w:val="1F2937"/>
                <w:sz w:val="18"/>
                <w:szCs w:val="18"/>
              </w:rPr>
              <w:t xml:space="preserve"> via </w:t>
            </w:r>
            <w:proofErr w:type="spellStart"/>
            <w:r>
              <w:rPr>
                <w:rFonts w:ascii="Calibri" w:eastAsia="Times New Roman" w:hAnsi="Calibri" w:cs="Calibri"/>
                <w:color w:val="1F2937"/>
                <w:sz w:val="18"/>
                <w:szCs w:val="18"/>
              </w:rPr>
              <w:t>phpMyAdmin</w:t>
            </w:r>
            <w:proofErr w:type="spellEnd"/>
            <w:r>
              <w:rPr>
                <w:rFonts w:ascii="Calibri" w:eastAsia="Times New Roman" w:hAnsi="Calibri" w:cs="Calibri"/>
                <w:color w:val="1F2937"/>
                <w:sz w:val="18"/>
                <w:szCs w:val="18"/>
              </w:rPr>
              <w:t>/</w:t>
            </w:r>
            <w:proofErr w:type="spellStart"/>
            <w:r>
              <w:rPr>
                <w:rFonts w:ascii="Calibri" w:eastAsia="Times New Roman" w:hAnsi="Calibri" w:cs="Calibri"/>
                <w:color w:val="1F2937"/>
                <w:sz w:val="18"/>
                <w:szCs w:val="18"/>
              </w:rPr>
              <w:t>mysql</w:t>
            </w:r>
            <w:proofErr w:type="spellEnd"/>
            <w:r>
              <w:rPr>
                <w:rFonts w:ascii="Calibri" w:eastAsia="Times New Roman" w:hAnsi="Calibri" w:cs="Calibri"/>
                <w:color w:val="1F2937"/>
                <w:sz w:val="18"/>
                <w:szCs w:val="18"/>
              </w:rPr>
              <w:t xml:space="preserve"> + verifikasi singkat.</w:t>
            </w:r>
          </w:p>
        </w:tc>
      </w:tr>
    </w:tbl>
    <w:p w14:paraId="29BC00B8"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Target ini menjadi referensi formal RNF-007 dan RNF-008 (Bagian 9).</w:t>
      </w:r>
    </w:p>
    <w:p w14:paraId="2C7454A2" w14:textId="77777777" w:rsidR="00BC46F0" w:rsidRDefault="00BC46F0">
      <w:pPr>
        <w:pStyle w:val="Judul3"/>
        <w:rPr>
          <w:rFonts w:ascii="Calibri" w:eastAsia="Times New Roman" w:hAnsi="Calibri" w:cs="Calibri"/>
        </w:rPr>
      </w:pPr>
      <w:r>
        <w:rPr>
          <w:rFonts w:ascii="Calibri" w:eastAsia="Times New Roman" w:hAnsi="Calibri" w:cs="Calibri"/>
        </w:rPr>
        <w:t xml:space="preserve">33.3 Skenario DR &amp; Prosedur </w:t>
      </w:r>
      <w:proofErr w:type="spellStart"/>
      <w:r>
        <w:rPr>
          <w:rFonts w:ascii="Calibri" w:eastAsia="Times New Roman" w:hAnsi="Calibri" w:cs="Calibri"/>
        </w:rPr>
        <w:t>Recovery</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1895"/>
        <w:gridCol w:w="1563"/>
        <w:gridCol w:w="4204"/>
        <w:gridCol w:w="1348"/>
      </w:tblGrid>
      <w:tr w:rsidR="00A2085B" w14:paraId="0AB011EC"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5DF90C3"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Skenario</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6CC14E5F"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Deteksi</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EE881EE"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 xml:space="preserve">Prosedur </w:t>
            </w:r>
            <w:proofErr w:type="spellStart"/>
            <w:r>
              <w:rPr>
                <w:rFonts w:ascii="Calibri" w:eastAsia="Times New Roman" w:hAnsi="Calibri" w:cs="Calibri"/>
                <w:b/>
                <w:bCs/>
                <w:color w:val="0F3D2E"/>
                <w:sz w:val="18"/>
                <w:szCs w:val="18"/>
              </w:rPr>
              <w:t>Recovery</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8CD6532"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Target</w:t>
            </w:r>
          </w:p>
        </w:tc>
      </w:tr>
      <w:tr w:rsidR="00A2085B" w14:paraId="102820C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FAC4DA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Data terhapus / korup (human </w:t>
            </w:r>
            <w:proofErr w:type="spellStart"/>
            <w:r>
              <w:rPr>
                <w:rFonts w:ascii="Calibri" w:eastAsia="Times New Roman" w:hAnsi="Calibri" w:cs="Calibri"/>
                <w:color w:val="1F2937"/>
                <w:sz w:val="18"/>
                <w:szCs w:val="18"/>
              </w:rPr>
              <w:t>error</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02B94A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Laporan pengguna / cek data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2F278C0"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Import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dump</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MySQL</w:t>
            </w:r>
            <w:proofErr w:type="spellEnd"/>
            <w:r>
              <w:rPr>
                <w:rFonts w:ascii="Calibri" w:eastAsia="Times New Roman" w:hAnsi="Calibri" w:cs="Calibri"/>
                <w:color w:val="1F2937"/>
                <w:sz w:val="18"/>
                <w:szCs w:val="18"/>
              </w:rPr>
              <w:t>/</w:t>
            </w:r>
            <w:proofErr w:type="spellStart"/>
            <w:r>
              <w:rPr>
                <w:rFonts w:ascii="Calibri" w:eastAsia="Times New Roman" w:hAnsi="Calibri" w:cs="Calibri"/>
                <w:color w:val="1F2937"/>
                <w:sz w:val="18"/>
                <w:szCs w:val="18"/>
              </w:rPr>
              <w:t>MariaDB</w:t>
            </w:r>
            <w:proofErr w:type="spellEnd"/>
            <w:r>
              <w:rPr>
                <w:rFonts w:ascii="Calibri" w:eastAsia="Times New Roman" w:hAnsi="Calibri" w:cs="Calibri"/>
                <w:color w:val="1F2937"/>
                <w:sz w:val="18"/>
                <w:szCs w:val="18"/>
              </w:rPr>
              <w:t xml:space="preserve"> terakhir ke </w:t>
            </w:r>
            <w:proofErr w:type="spellStart"/>
            <w:r>
              <w:rPr>
                <w:rFonts w:ascii="Calibri" w:eastAsia="Times New Roman" w:hAnsi="Calibri" w:cs="Calibri"/>
                <w:color w:val="1F2937"/>
                <w:sz w:val="18"/>
                <w:szCs w:val="18"/>
              </w:rPr>
              <w:t>database</w:t>
            </w:r>
            <w:proofErr w:type="spellEnd"/>
            <w:r>
              <w:rPr>
                <w:rFonts w:ascii="Calibri" w:eastAsia="Times New Roman" w:hAnsi="Calibri" w:cs="Calibri"/>
                <w:color w:val="1F2937"/>
                <w:sz w:val="18"/>
                <w:szCs w:val="18"/>
              </w:rPr>
              <w:t xml:space="preserve"> baru → verifikasi jumlah data → </w:t>
            </w:r>
            <w:proofErr w:type="spellStart"/>
            <w:r>
              <w:rPr>
                <w:rFonts w:ascii="Calibri" w:eastAsia="Times New Roman" w:hAnsi="Calibri" w:cs="Calibri"/>
                <w:color w:val="1F2937"/>
                <w:sz w:val="18"/>
                <w:szCs w:val="18"/>
              </w:rPr>
              <w:t>update</w:t>
            </w:r>
            <w:proofErr w:type="spellEnd"/>
            <w:r>
              <w:rPr>
                <w:rFonts w:ascii="Calibri" w:eastAsia="Times New Roman" w:hAnsi="Calibri" w:cs="Calibri"/>
                <w:color w:val="1F2937"/>
                <w:sz w:val="18"/>
                <w:szCs w:val="18"/>
              </w:rPr>
              <w:t xml:space="preserve"> koneksi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B0F2C6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RPO ≤ 24 jam, RTO ≤ 4 jam</w:t>
            </w:r>
          </w:p>
        </w:tc>
      </w:tr>
      <w:tr w:rsidR="00A2085B" w14:paraId="267A2659"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E7F0BCC"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Hosting</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down</w:t>
            </w:r>
            <w:proofErr w:type="spellEnd"/>
            <w:r>
              <w:rPr>
                <w:rFonts w:ascii="Calibri" w:eastAsia="Times New Roman" w:hAnsi="Calibri" w:cs="Calibri"/>
                <w:color w:val="1F2937"/>
                <w:sz w:val="18"/>
                <w:szCs w:val="18"/>
              </w:rPr>
              <w:t xml:space="preserve"> / akun bermasalah</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AF47B3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Aplikasi tidak bisa diakses</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02781E3"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Deploy</w:t>
            </w:r>
            <w:proofErr w:type="spellEnd"/>
            <w:r>
              <w:rPr>
                <w:rFonts w:ascii="Calibri" w:eastAsia="Times New Roman" w:hAnsi="Calibri" w:cs="Calibri"/>
                <w:color w:val="1F2937"/>
                <w:sz w:val="18"/>
                <w:szCs w:val="18"/>
              </w:rPr>
              <w:t xml:space="preserve"> ulang </w:t>
            </w:r>
            <w:proofErr w:type="spellStart"/>
            <w:r>
              <w:rPr>
                <w:rFonts w:ascii="Calibri" w:eastAsia="Times New Roman" w:hAnsi="Calibri" w:cs="Calibri"/>
                <w:color w:val="1F2937"/>
                <w:sz w:val="18"/>
                <w:szCs w:val="18"/>
              </w:rPr>
              <w:t>build</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React</w:t>
            </w:r>
            <w:proofErr w:type="spellEnd"/>
            <w:r>
              <w:rPr>
                <w:rFonts w:ascii="Calibri" w:eastAsia="Times New Roman" w:hAnsi="Calibri" w:cs="Calibri"/>
                <w:color w:val="1F2937"/>
                <w:sz w:val="18"/>
                <w:szCs w:val="18"/>
              </w:rPr>
              <w:t xml:space="preserve"> + API </w:t>
            </w:r>
            <w:proofErr w:type="spellStart"/>
            <w:r>
              <w:rPr>
                <w:rFonts w:ascii="Calibri" w:eastAsia="Times New Roman" w:hAnsi="Calibri" w:cs="Calibri"/>
                <w:color w:val="1F2937"/>
                <w:sz w:val="18"/>
                <w:szCs w:val="18"/>
              </w:rPr>
              <w:t>Node</w:t>
            </w:r>
            <w:proofErr w:type="spellEnd"/>
            <w:r>
              <w:rPr>
                <w:rFonts w:ascii="Calibri" w:eastAsia="Times New Roman" w:hAnsi="Calibri" w:cs="Calibri"/>
                <w:color w:val="1F2937"/>
                <w:sz w:val="18"/>
                <w:szCs w:val="18"/>
              </w:rPr>
              <w:t xml:space="preserve"> + DB terbaru ke </w:t>
            </w:r>
            <w:proofErr w:type="spellStart"/>
            <w:r>
              <w:rPr>
                <w:rFonts w:ascii="Calibri" w:eastAsia="Times New Roman" w:hAnsi="Calibri" w:cs="Calibri"/>
                <w:color w:val="1F2937"/>
                <w:sz w:val="18"/>
                <w:szCs w:val="18"/>
              </w:rPr>
              <w:t>hosting</w:t>
            </w:r>
            <w:proofErr w:type="spellEnd"/>
            <w:r>
              <w:rPr>
                <w:rFonts w:ascii="Calibri" w:eastAsia="Times New Roman" w:hAnsi="Calibri" w:cs="Calibri"/>
                <w:color w:val="1F2937"/>
                <w:sz w:val="18"/>
                <w:szCs w:val="18"/>
              </w:rPr>
              <w:t xml:space="preserve"> cadangan → perbarui </w:t>
            </w:r>
            <w:proofErr w:type="spellStart"/>
            <w:r>
              <w:rPr>
                <w:rFonts w:ascii="Calibri" w:eastAsia="Times New Roman" w:hAnsi="Calibri" w:cs="Calibri"/>
                <w:color w:val="1F2937"/>
                <w:sz w:val="18"/>
                <w:szCs w:val="18"/>
              </w:rPr>
              <w:t>link</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6AEAEF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RTO ≤ 4 jam</w:t>
            </w:r>
          </w:p>
        </w:tc>
      </w:tr>
      <w:tr w:rsidR="00A2085B" w14:paraId="64D9B0BF"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71DF33B"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File</w:t>
            </w:r>
            <w:proofErr w:type="spellEnd"/>
            <w:r>
              <w:rPr>
                <w:rFonts w:ascii="Calibri" w:eastAsia="Times New Roman" w:hAnsi="Calibri" w:cs="Calibri"/>
                <w:color w:val="1F2937"/>
                <w:sz w:val="18"/>
                <w:szCs w:val="18"/>
              </w:rPr>
              <w:t xml:space="preserve"> rusak saat </w:t>
            </w:r>
            <w:proofErr w:type="spellStart"/>
            <w:r>
              <w:rPr>
                <w:rFonts w:ascii="Calibri" w:eastAsia="Times New Roman" w:hAnsi="Calibri" w:cs="Calibri"/>
                <w:color w:val="1F2937"/>
                <w:sz w:val="18"/>
                <w:szCs w:val="18"/>
              </w:rPr>
              <w:t>update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309028A"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Error</w:t>
            </w:r>
            <w:proofErr w:type="spellEnd"/>
            <w:r>
              <w:rPr>
                <w:rFonts w:ascii="Calibri" w:eastAsia="Times New Roman" w:hAnsi="Calibri" w:cs="Calibri"/>
                <w:color w:val="1F2937"/>
                <w:sz w:val="18"/>
                <w:szCs w:val="18"/>
              </w:rPr>
              <w:t xml:space="preserve"> setelah </w:t>
            </w:r>
            <w:proofErr w:type="spellStart"/>
            <w:r>
              <w:rPr>
                <w:rFonts w:ascii="Calibri" w:eastAsia="Times New Roman" w:hAnsi="Calibri" w:cs="Calibri"/>
                <w:color w:val="1F2937"/>
                <w:sz w:val="18"/>
                <w:szCs w:val="18"/>
              </w:rPr>
              <w:t>upload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BB3356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Pulihkan </w:t>
            </w:r>
            <w:proofErr w:type="spellStart"/>
            <w:r>
              <w:rPr>
                <w:rFonts w:ascii="Calibri" w:eastAsia="Times New Roman" w:hAnsi="Calibri" w:cs="Calibri"/>
                <w:color w:val="1F2937"/>
                <w:sz w:val="18"/>
                <w:szCs w:val="18"/>
              </w:rPr>
              <w:t>file</w:t>
            </w:r>
            <w:proofErr w:type="spellEnd"/>
            <w:r>
              <w:rPr>
                <w:rFonts w:ascii="Calibri" w:eastAsia="Times New Roman" w:hAnsi="Calibri" w:cs="Calibri"/>
                <w:color w:val="1F2937"/>
                <w:sz w:val="18"/>
                <w:szCs w:val="18"/>
              </w:rPr>
              <w:t xml:space="preserve"> dari </w:t>
            </w:r>
            <w:proofErr w:type="spellStart"/>
            <w:r>
              <w:rPr>
                <w:rFonts w:ascii="Calibri" w:eastAsia="Times New Roman" w:hAnsi="Calibri" w:cs="Calibri"/>
                <w:color w:val="1F2937"/>
                <w:sz w:val="18"/>
                <w:szCs w:val="18"/>
              </w:rPr>
              <w:t>Git</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backup</w:t>
            </w:r>
            <w:proofErr w:type="spellEnd"/>
            <w:r>
              <w:rPr>
                <w:rFonts w:ascii="Calibri" w:eastAsia="Times New Roman" w:hAnsi="Calibri" w:cs="Calibri"/>
                <w:color w:val="1F2937"/>
                <w:sz w:val="18"/>
                <w:szCs w:val="18"/>
              </w:rPr>
              <w:t xml:space="preserve"> sebelum </w:t>
            </w:r>
            <w:proofErr w:type="spellStart"/>
            <w:r>
              <w:rPr>
                <w:rFonts w:ascii="Calibri" w:eastAsia="Times New Roman" w:hAnsi="Calibri" w:cs="Calibri"/>
                <w:color w:val="1F2937"/>
                <w:sz w:val="18"/>
                <w:szCs w:val="18"/>
              </w:rPr>
              <w:t>deploy</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513D4D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RTO ≤ 1 jam</w:t>
            </w:r>
          </w:p>
        </w:tc>
      </w:tr>
    </w:tbl>
    <w:p w14:paraId="0E5E6B67" w14:textId="77777777" w:rsidR="00BC46F0" w:rsidRDefault="00BC46F0">
      <w:pPr>
        <w:pStyle w:val="Judul3"/>
        <w:rPr>
          <w:rFonts w:ascii="Calibri" w:eastAsia="Times New Roman" w:hAnsi="Calibri" w:cs="Calibri"/>
        </w:rPr>
      </w:pPr>
      <w:r>
        <w:rPr>
          <w:rFonts w:ascii="Calibri" w:eastAsia="Times New Roman" w:hAnsi="Calibri" w:cs="Calibri"/>
        </w:rPr>
        <w:t xml:space="preserve">33.4 Verifikasi </w:t>
      </w:r>
      <w:proofErr w:type="spellStart"/>
      <w:r>
        <w:rPr>
          <w:rFonts w:ascii="Calibri" w:eastAsia="Times New Roman" w:hAnsi="Calibri" w:cs="Calibri"/>
        </w:rPr>
        <w:t>Backup</w:t>
      </w:r>
      <w:proofErr w:type="spellEnd"/>
      <w:r>
        <w:rPr>
          <w:rFonts w:ascii="Calibri" w:eastAsia="Times New Roman" w:hAnsi="Calibri" w:cs="Calibri"/>
        </w:rPr>
        <w:t xml:space="preserve"> &amp; DR </w:t>
      </w:r>
      <w:proofErr w:type="spellStart"/>
      <w:r>
        <w:rPr>
          <w:rFonts w:ascii="Calibri" w:eastAsia="Times New Roman" w:hAnsi="Calibri" w:cs="Calibri"/>
        </w:rPr>
        <w:t>Drill</w:t>
      </w:r>
      <w:proofErr w:type="spellEnd"/>
    </w:p>
    <w:p w14:paraId="574B03FE" w14:textId="77777777" w:rsidR="00BC46F0" w:rsidRDefault="00BC46F0">
      <w:pPr>
        <w:numPr>
          <w:ilvl w:val="0"/>
          <w:numId w:val="30"/>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 xml:space="preserve">Uji </w:t>
      </w:r>
      <w:proofErr w:type="spellStart"/>
      <w:r>
        <w:rPr>
          <w:rStyle w:val="Kuat"/>
          <w:rFonts w:ascii="Calibri" w:eastAsia="Times New Roman" w:hAnsi="Calibri" w:cs="Calibri"/>
          <w:color w:val="1F2937"/>
          <w:sz w:val="21"/>
          <w:szCs w:val="21"/>
        </w:rPr>
        <w:t>restore</w:t>
      </w:r>
      <w:proofErr w:type="spellEnd"/>
      <w:r>
        <w:rPr>
          <w:rStyle w:val="Kuat"/>
          <w:rFonts w:ascii="Calibri" w:eastAsia="Times New Roman" w:hAnsi="Calibri" w:cs="Calibri"/>
          <w:color w:val="1F2937"/>
          <w:sz w:val="21"/>
          <w:szCs w:val="21"/>
        </w:rPr>
        <w:t xml:space="preserve"> mingguan:</w:t>
      </w:r>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import</w:t>
      </w:r>
      <w:proofErr w:type="spellEnd"/>
      <w:r>
        <w:rPr>
          <w:rFonts w:ascii="Calibri" w:eastAsia="Times New Roman" w:hAnsi="Calibri" w:cs="Calibri"/>
          <w:color w:val="1F2937"/>
          <w:sz w:val="21"/>
          <w:szCs w:val="21"/>
        </w:rPr>
        <w:t xml:space="preserve"> satu </w:t>
      </w:r>
      <w:proofErr w:type="spellStart"/>
      <w:r>
        <w:rPr>
          <w:rFonts w:ascii="Calibri" w:eastAsia="Times New Roman" w:hAnsi="Calibri" w:cs="Calibri"/>
          <w:color w:val="1F2937"/>
          <w:sz w:val="21"/>
          <w:szCs w:val="21"/>
        </w:rPr>
        <w:t>dump</w:t>
      </w:r>
      <w:proofErr w:type="spellEnd"/>
      <w:r>
        <w:rPr>
          <w:rFonts w:ascii="Calibri" w:eastAsia="Times New Roman" w:hAnsi="Calibri" w:cs="Calibri"/>
          <w:color w:val="1F2937"/>
          <w:sz w:val="21"/>
          <w:szCs w:val="21"/>
        </w:rPr>
        <w:t xml:space="preserve"> acak ke </w:t>
      </w:r>
      <w:proofErr w:type="spellStart"/>
      <w:r>
        <w:rPr>
          <w:rFonts w:ascii="Calibri" w:eastAsia="Times New Roman" w:hAnsi="Calibri" w:cs="Calibri"/>
          <w:color w:val="1F2937"/>
          <w:sz w:val="21"/>
          <w:szCs w:val="21"/>
        </w:rPr>
        <w:t>MySQL</w:t>
      </w:r>
      <w:proofErr w:type="spellEnd"/>
      <w:r>
        <w:rPr>
          <w:rFonts w:ascii="Calibri" w:eastAsia="Times New Roman" w:hAnsi="Calibri" w:cs="Calibri"/>
          <w:color w:val="1F2937"/>
          <w:sz w:val="21"/>
          <w:szCs w:val="21"/>
        </w:rPr>
        <w:t>/</w:t>
      </w:r>
      <w:proofErr w:type="spellStart"/>
      <w:r>
        <w:rPr>
          <w:rFonts w:ascii="Calibri" w:eastAsia="Times New Roman" w:hAnsi="Calibri" w:cs="Calibri"/>
          <w:color w:val="1F2937"/>
          <w:sz w:val="21"/>
          <w:szCs w:val="21"/>
        </w:rPr>
        <w:t>MariaDB</w:t>
      </w:r>
      <w:proofErr w:type="spellEnd"/>
      <w:r>
        <w:rPr>
          <w:rFonts w:ascii="Calibri" w:eastAsia="Times New Roman" w:hAnsi="Calibri" w:cs="Calibri"/>
          <w:color w:val="1F2937"/>
          <w:sz w:val="21"/>
          <w:szCs w:val="21"/>
        </w:rPr>
        <w:t xml:space="preserve"> lokal (</w:t>
      </w:r>
      <w:proofErr w:type="spellStart"/>
      <w:r>
        <w:rPr>
          <w:rFonts w:ascii="Calibri" w:eastAsia="Times New Roman" w:hAnsi="Calibri" w:cs="Calibri"/>
          <w:color w:val="1F2937"/>
          <w:sz w:val="21"/>
          <w:szCs w:val="21"/>
        </w:rPr>
        <w:t>EnvKit</w:t>
      </w:r>
      <w:proofErr w:type="spellEnd"/>
      <w:r>
        <w:rPr>
          <w:rFonts w:ascii="Calibri" w:eastAsia="Times New Roman" w:hAnsi="Calibri" w:cs="Calibri"/>
          <w:color w:val="1F2937"/>
          <w:sz w:val="21"/>
          <w:szCs w:val="21"/>
        </w:rPr>
        <w:t>) dan pastikan aplikasi berjalan normal dengan data tersebut.</w:t>
      </w:r>
    </w:p>
    <w:p w14:paraId="73E4FC3D" w14:textId="77777777" w:rsidR="00BC46F0" w:rsidRDefault="00BC46F0">
      <w:pPr>
        <w:numPr>
          <w:ilvl w:val="0"/>
          <w:numId w:val="30"/>
        </w:numPr>
        <w:spacing w:before="40" w:after="40"/>
        <w:ind w:left="1040"/>
        <w:rPr>
          <w:rFonts w:ascii="Calibri" w:eastAsia="Times New Roman" w:hAnsi="Calibri" w:cs="Calibri"/>
          <w:color w:val="1F2937"/>
          <w:sz w:val="21"/>
          <w:szCs w:val="21"/>
        </w:rPr>
      </w:pPr>
      <w:proofErr w:type="spellStart"/>
      <w:r>
        <w:rPr>
          <w:rStyle w:val="Kuat"/>
          <w:rFonts w:ascii="Calibri" w:eastAsia="Times New Roman" w:hAnsi="Calibri" w:cs="Calibri"/>
          <w:color w:val="1F2937"/>
          <w:sz w:val="21"/>
          <w:szCs w:val="21"/>
        </w:rPr>
        <w:t>Checklist</w:t>
      </w:r>
      <w:proofErr w:type="spellEnd"/>
      <w:r>
        <w:rPr>
          <w:rStyle w:val="Kuat"/>
          <w:rFonts w:ascii="Calibri" w:eastAsia="Times New Roman" w:hAnsi="Calibri" w:cs="Calibri"/>
          <w:color w:val="1F2937"/>
          <w:sz w:val="21"/>
          <w:szCs w:val="21"/>
        </w:rPr>
        <w:t xml:space="preserve"> harian:</w:t>
      </w:r>
      <w:r>
        <w:rPr>
          <w:rFonts w:ascii="Calibri" w:eastAsia="Times New Roman" w:hAnsi="Calibri" w:cs="Calibri"/>
          <w:color w:val="1F2937"/>
          <w:sz w:val="21"/>
          <w:szCs w:val="21"/>
        </w:rPr>
        <w:t xml:space="preserve"> pastikan </w:t>
      </w:r>
      <w:proofErr w:type="spellStart"/>
      <w:r>
        <w:rPr>
          <w:rFonts w:ascii="Calibri" w:eastAsia="Times New Roman" w:hAnsi="Calibri" w:cs="Calibri"/>
          <w:color w:val="1F2937"/>
          <w:sz w:val="21"/>
          <w:szCs w:val="21"/>
        </w:rPr>
        <w:t>file</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backup</w:t>
      </w:r>
      <w:proofErr w:type="spellEnd"/>
      <w:r>
        <w:rPr>
          <w:rFonts w:ascii="Calibri" w:eastAsia="Times New Roman" w:hAnsi="Calibri" w:cs="Calibri"/>
          <w:color w:val="1F2937"/>
          <w:sz w:val="21"/>
          <w:szCs w:val="21"/>
        </w:rPr>
        <w:t xml:space="preserve"> hari ini ada dan ukurannya wajar (tidak 0 KB).</w:t>
      </w:r>
    </w:p>
    <w:p w14:paraId="32ADAF9D" w14:textId="77777777" w:rsidR="00BC46F0" w:rsidRDefault="00BC46F0">
      <w:pPr>
        <w:numPr>
          <w:ilvl w:val="0"/>
          <w:numId w:val="30"/>
        </w:numPr>
        <w:spacing w:before="40" w:after="40"/>
        <w:ind w:left="10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Backup</w:t>
      </w:r>
      <w:proofErr w:type="spellEnd"/>
      <w:r>
        <w:rPr>
          <w:rFonts w:ascii="Calibri" w:eastAsia="Times New Roman" w:hAnsi="Calibri" w:cs="Calibri"/>
          <w:color w:val="1F2937"/>
          <w:sz w:val="21"/>
          <w:szCs w:val="21"/>
        </w:rPr>
        <w:t xml:space="preserve"> yang gagal/terlewat ditindaklanjuti sebelum </w:t>
      </w:r>
      <w:proofErr w:type="spellStart"/>
      <w:r>
        <w:rPr>
          <w:rFonts w:ascii="Calibri" w:eastAsia="Times New Roman" w:hAnsi="Calibri" w:cs="Calibri"/>
          <w:color w:val="1F2937"/>
          <w:sz w:val="21"/>
          <w:szCs w:val="21"/>
        </w:rPr>
        <w:t>deploy</w:t>
      </w:r>
      <w:proofErr w:type="spellEnd"/>
      <w:r>
        <w:rPr>
          <w:rFonts w:ascii="Calibri" w:eastAsia="Times New Roman" w:hAnsi="Calibri" w:cs="Calibri"/>
          <w:color w:val="1F2937"/>
          <w:sz w:val="21"/>
          <w:szCs w:val="21"/>
        </w:rPr>
        <w:t xml:space="preserve"> berikutnya.</w:t>
      </w:r>
    </w:p>
    <w:p w14:paraId="4C36F2D3" w14:textId="77777777" w:rsidR="00BC46F0" w:rsidRDefault="00BC46F0">
      <w:pPr>
        <w:pStyle w:val="Judul3"/>
        <w:rPr>
          <w:rFonts w:ascii="Calibri" w:eastAsia="Times New Roman" w:hAnsi="Calibri" w:cs="Calibri"/>
        </w:rPr>
      </w:pPr>
      <w:r>
        <w:rPr>
          <w:rFonts w:ascii="Calibri" w:eastAsia="Times New Roman" w:hAnsi="Calibri" w:cs="Calibri"/>
        </w:rPr>
        <w:t>33.5 Tanggung Jawab</w:t>
      </w:r>
    </w:p>
    <w:p w14:paraId="730E6BDB" w14:textId="77777777" w:rsidR="00BC46F0" w:rsidRDefault="00BC46F0">
      <w:pPr>
        <w:pStyle w:val="NormalWeb"/>
        <w:rPr>
          <w:rFonts w:ascii="Calibri" w:hAnsi="Calibri" w:cs="Calibri"/>
          <w:color w:val="1F2937"/>
          <w:sz w:val="21"/>
          <w:szCs w:val="21"/>
        </w:rPr>
      </w:pPr>
      <w:proofErr w:type="spellStart"/>
      <w:r>
        <w:rPr>
          <w:rFonts w:ascii="Calibri" w:hAnsi="Calibri" w:cs="Calibri"/>
          <w:color w:val="1F2937"/>
          <w:sz w:val="21"/>
          <w:szCs w:val="21"/>
        </w:rPr>
        <w:t>Tech</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Lead</w:t>
      </w:r>
      <w:proofErr w:type="spellEnd"/>
      <w:r>
        <w:rPr>
          <w:rFonts w:ascii="Calibri" w:hAnsi="Calibri" w:cs="Calibri"/>
          <w:color w:val="1F2937"/>
          <w:sz w:val="21"/>
          <w:szCs w:val="21"/>
        </w:rPr>
        <w:t>/</w:t>
      </w:r>
      <w:proofErr w:type="spellStart"/>
      <w:r>
        <w:rPr>
          <w:rFonts w:ascii="Calibri" w:hAnsi="Calibri" w:cs="Calibri"/>
          <w:color w:val="1F2937"/>
          <w:sz w:val="21"/>
          <w:szCs w:val="21"/>
        </w:rPr>
        <w:t>Backend</w:t>
      </w:r>
      <w:proofErr w:type="spellEnd"/>
      <w:r>
        <w:rPr>
          <w:rFonts w:ascii="Calibri" w:hAnsi="Calibri" w:cs="Calibri"/>
          <w:color w:val="1F2937"/>
          <w:sz w:val="21"/>
          <w:szCs w:val="21"/>
        </w:rPr>
        <w:t xml:space="preserve"> = </w:t>
      </w:r>
      <w:r>
        <w:rPr>
          <w:rStyle w:val="Kuat"/>
          <w:rFonts w:ascii="Calibri" w:hAnsi="Calibri" w:cs="Calibri"/>
          <w:color w:val="1F2937"/>
          <w:sz w:val="21"/>
          <w:szCs w:val="21"/>
        </w:rPr>
        <w:t>R</w:t>
      </w:r>
      <w:r>
        <w:rPr>
          <w:rFonts w:ascii="Calibri" w:hAnsi="Calibri" w:cs="Calibri"/>
          <w:color w:val="1F2937"/>
          <w:sz w:val="21"/>
          <w:szCs w:val="21"/>
        </w:rPr>
        <w:t xml:space="preserve"> (eksekusi </w:t>
      </w:r>
      <w:proofErr w:type="spellStart"/>
      <w:r>
        <w:rPr>
          <w:rFonts w:ascii="Calibri" w:hAnsi="Calibri" w:cs="Calibri"/>
          <w:color w:val="1F2937"/>
          <w:sz w:val="21"/>
          <w:szCs w:val="21"/>
        </w:rPr>
        <w:t>backup</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restore</w:t>
      </w:r>
      <w:proofErr w:type="spellEnd"/>
      <w:r>
        <w:rPr>
          <w:rFonts w:ascii="Calibri" w:hAnsi="Calibri" w:cs="Calibri"/>
          <w:color w:val="1F2937"/>
          <w:sz w:val="21"/>
          <w:szCs w:val="21"/>
        </w:rPr>
        <w:t xml:space="preserve">, dan </w:t>
      </w:r>
      <w:proofErr w:type="spellStart"/>
      <w:r>
        <w:rPr>
          <w:rFonts w:ascii="Calibri" w:hAnsi="Calibri" w:cs="Calibri"/>
          <w:color w:val="1F2937"/>
          <w:sz w:val="21"/>
          <w:szCs w:val="21"/>
        </w:rPr>
        <w:t>drill</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Product</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Manager</w:t>
      </w:r>
      <w:proofErr w:type="spellEnd"/>
      <w:r>
        <w:rPr>
          <w:rFonts w:ascii="Calibri" w:hAnsi="Calibri" w:cs="Calibri"/>
          <w:color w:val="1F2937"/>
          <w:sz w:val="21"/>
          <w:szCs w:val="21"/>
        </w:rPr>
        <w:t xml:space="preserve"> = </w:t>
      </w:r>
      <w:r>
        <w:rPr>
          <w:rStyle w:val="Kuat"/>
          <w:rFonts w:ascii="Calibri" w:hAnsi="Calibri" w:cs="Calibri"/>
          <w:color w:val="1F2937"/>
          <w:sz w:val="21"/>
          <w:szCs w:val="21"/>
        </w:rPr>
        <w:t>A</w:t>
      </w:r>
      <w:r>
        <w:rPr>
          <w:rFonts w:ascii="Calibri" w:hAnsi="Calibri" w:cs="Calibri"/>
          <w:color w:val="1F2937"/>
          <w:sz w:val="21"/>
          <w:szCs w:val="21"/>
        </w:rPr>
        <w:t xml:space="preserve"> (kepatuhan kebijakan). Rujuk matriks RACI Bagian 27.</w:t>
      </w:r>
    </w:p>
    <w:p w14:paraId="0B4C9D48"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lastRenderedPageBreak/>
        <w:pict w14:anchorId="7F2050B8">
          <v:rect id="_x0000_i1074" style="width:0;height:1.5pt" o:hralign="center" o:hrstd="t" o:hr="t" fillcolor="#a0a0a0" stroked="f"/>
        </w:pict>
      </w:r>
    </w:p>
    <w:p w14:paraId="153A9C37" w14:textId="77777777" w:rsidR="00BC46F0" w:rsidRDefault="00BC46F0">
      <w:pPr>
        <w:pStyle w:val="Judul2"/>
        <w:rPr>
          <w:rFonts w:ascii="Calibri" w:eastAsia="Times New Roman" w:hAnsi="Calibri" w:cs="Calibri"/>
        </w:rPr>
      </w:pPr>
      <w:r>
        <w:rPr>
          <w:rFonts w:ascii="Calibri" w:eastAsia="Times New Roman" w:hAnsi="Calibri" w:cs="Calibri"/>
        </w:rPr>
        <w:t xml:space="preserve">34. Skema </w:t>
      </w:r>
      <w:proofErr w:type="spellStart"/>
      <w:r>
        <w:rPr>
          <w:rFonts w:ascii="Calibri" w:eastAsia="Times New Roman" w:hAnsi="Calibri" w:cs="Calibri"/>
        </w:rPr>
        <w:t>Database</w:t>
      </w:r>
      <w:proofErr w:type="spellEnd"/>
      <w:r>
        <w:rPr>
          <w:rFonts w:ascii="Calibri" w:eastAsia="Times New Roman" w:hAnsi="Calibri" w:cs="Calibri"/>
        </w:rPr>
        <w:t xml:space="preserve"> Final (</w:t>
      </w:r>
      <w:proofErr w:type="spellStart"/>
      <w:r>
        <w:rPr>
          <w:rFonts w:ascii="Calibri" w:eastAsia="Times New Roman" w:hAnsi="Calibri" w:cs="Calibri"/>
        </w:rPr>
        <w:t>MySQL</w:t>
      </w:r>
      <w:proofErr w:type="spellEnd"/>
      <w:r>
        <w:rPr>
          <w:rFonts w:ascii="Calibri" w:eastAsia="Times New Roman" w:hAnsi="Calibri" w:cs="Calibri"/>
        </w:rPr>
        <w:t xml:space="preserve"> / </w:t>
      </w:r>
      <w:proofErr w:type="spellStart"/>
      <w:r>
        <w:rPr>
          <w:rFonts w:ascii="Calibri" w:eastAsia="Times New Roman" w:hAnsi="Calibri" w:cs="Calibri"/>
        </w:rPr>
        <w:t>MariaDB</w:t>
      </w:r>
      <w:proofErr w:type="spellEnd"/>
      <w:r>
        <w:rPr>
          <w:rFonts w:ascii="Calibri" w:eastAsia="Times New Roman" w:hAnsi="Calibri" w:cs="Calibri"/>
        </w:rPr>
        <w:t>)</w:t>
      </w:r>
    </w:p>
    <w:p w14:paraId="0487A148" w14:textId="77777777" w:rsidR="00BC46F0" w:rsidRDefault="00BC46F0">
      <w:pPr>
        <w:pStyle w:val="NormalWeb"/>
        <w:shd w:val="clear" w:color="auto" w:fill="E7F4EC"/>
        <w:spacing w:before="120" w:after="120"/>
        <w:divId w:val="807630977"/>
        <w:rPr>
          <w:rFonts w:ascii="Calibri" w:hAnsi="Calibri" w:cs="Calibri"/>
          <w:color w:val="1F2937"/>
          <w:sz w:val="20"/>
          <w:szCs w:val="20"/>
        </w:rPr>
      </w:pPr>
      <w:r>
        <w:rPr>
          <w:rStyle w:val="Kuat"/>
          <w:rFonts w:ascii="Calibri" w:hAnsi="Calibri" w:cs="Calibri"/>
          <w:color w:val="1F2937"/>
          <w:sz w:val="20"/>
          <w:szCs w:val="20"/>
        </w:rPr>
        <w:t xml:space="preserve">Perubahan </w:t>
      </w:r>
      <w:proofErr w:type="spellStart"/>
      <w:r>
        <w:rPr>
          <w:rStyle w:val="Kuat"/>
          <w:rFonts w:ascii="Calibri" w:hAnsi="Calibri" w:cs="Calibri"/>
          <w:color w:val="1F2937"/>
          <w:sz w:val="20"/>
          <w:szCs w:val="20"/>
        </w:rPr>
        <w:t>baseline</w:t>
      </w:r>
      <w:proofErr w:type="spellEnd"/>
      <w:r>
        <w:rPr>
          <w:rStyle w:val="Kuat"/>
          <w:rFonts w:ascii="Calibri" w:hAnsi="Calibri" w:cs="Calibri"/>
          <w:color w:val="1F2937"/>
          <w:sz w:val="20"/>
          <w:szCs w:val="20"/>
        </w:rPr>
        <w:t xml:space="preserve"> (disetujui):</w:t>
      </w:r>
      <w:r>
        <w:rPr>
          <w:rFonts w:ascii="Calibri" w:hAnsi="Calibri" w:cs="Calibri"/>
          <w:color w:val="1F2937"/>
          <w:sz w:val="20"/>
          <w:szCs w:val="20"/>
        </w:rPr>
        <w:t xml:space="preserve"> </w:t>
      </w:r>
      <w:proofErr w:type="spellStart"/>
      <w:r>
        <w:rPr>
          <w:rFonts w:ascii="Calibri" w:hAnsi="Calibri" w:cs="Calibri"/>
          <w:color w:val="1F2937"/>
          <w:sz w:val="20"/>
          <w:szCs w:val="20"/>
        </w:rPr>
        <w:t>database</w:t>
      </w:r>
      <w:proofErr w:type="spellEnd"/>
      <w:r>
        <w:rPr>
          <w:rFonts w:ascii="Calibri" w:hAnsi="Calibri" w:cs="Calibri"/>
          <w:color w:val="1F2937"/>
          <w:sz w:val="20"/>
          <w:szCs w:val="20"/>
        </w:rPr>
        <w:t xml:space="preserve"> berpindah dari </w:t>
      </w:r>
      <w:proofErr w:type="spellStart"/>
      <w:r>
        <w:rPr>
          <w:rFonts w:ascii="Calibri" w:hAnsi="Calibri" w:cs="Calibri"/>
          <w:color w:val="1F2937"/>
          <w:sz w:val="20"/>
          <w:szCs w:val="20"/>
        </w:rPr>
        <w:t>PostgreSQL</w:t>
      </w:r>
      <w:proofErr w:type="spellEnd"/>
      <w:r>
        <w:rPr>
          <w:rFonts w:ascii="Calibri" w:hAnsi="Calibri" w:cs="Calibri"/>
          <w:color w:val="1F2937"/>
          <w:sz w:val="20"/>
          <w:szCs w:val="20"/>
        </w:rPr>
        <w:t xml:space="preserve"> ke </w:t>
      </w:r>
      <w:proofErr w:type="spellStart"/>
      <w:r>
        <w:rPr>
          <w:rStyle w:val="Kuat"/>
          <w:rFonts w:ascii="Calibri" w:hAnsi="Calibri" w:cs="Calibri"/>
          <w:color w:val="1F2937"/>
          <w:sz w:val="20"/>
          <w:szCs w:val="20"/>
        </w:rPr>
        <w:t>MySQL</w:t>
      </w:r>
      <w:proofErr w:type="spellEnd"/>
      <w:r>
        <w:rPr>
          <w:rStyle w:val="Kuat"/>
          <w:rFonts w:ascii="Calibri" w:hAnsi="Calibri" w:cs="Calibri"/>
          <w:color w:val="1F2937"/>
          <w:sz w:val="20"/>
          <w:szCs w:val="20"/>
        </w:rPr>
        <w:t>/</w:t>
      </w:r>
      <w:proofErr w:type="spellStart"/>
      <w:r>
        <w:rPr>
          <w:rStyle w:val="Kuat"/>
          <w:rFonts w:ascii="Calibri" w:hAnsi="Calibri" w:cs="Calibri"/>
          <w:color w:val="1F2937"/>
          <w:sz w:val="20"/>
          <w:szCs w:val="20"/>
        </w:rPr>
        <w:t>MariaDB</w:t>
      </w:r>
      <w:proofErr w:type="spellEnd"/>
      <w:r>
        <w:rPr>
          <w:rFonts w:ascii="Calibri" w:hAnsi="Calibri" w:cs="Calibri"/>
          <w:color w:val="1F2937"/>
          <w:sz w:val="20"/>
          <w:szCs w:val="20"/>
        </w:rPr>
        <w:t xml:space="preserve"> karena lingkungan pengembangan memakai </w:t>
      </w:r>
      <w:proofErr w:type="spellStart"/>
      <w:r>
        <w:rPr>
          <w:rFonts w:ascii="Calibri" w:hAnsi="Calibri" w:cs="Calibri"/>
          <w:color w:val="1F2937"/>
          <w:sz w:val="20"/>
          <w:szCs w:val="20"/>
        </w:rPr>
        <w:t>stack</w:t>
      </w:r>
      <w:proofErr w:type="spellEnd"/>
      <w:r>
        <w:rPr>
          <w:rFonts w:ascii="Calibri" w:hAnsi="Calibri" w:cs="Calibri"/>
          <w:color w:val="1F2937"/>
          <w:sz w:val="20"/>
          <w:szCs w:val="20"/>
        </w:rPr>
        <w:t xml:space="preserve"> </w:t>
      </w:r>
      <w:proofErr w:type="spellStart"/>
      <w:r>
        <w:rPr>
          <w:rFonts w:ascii="Calibri" w:hAnsi="Calibri" w:cs="Calibri"/>
          <w:color w:val="1F2937"/>
          <w:sz w:val="20"/>
          <w:szCs w:val="20"/>
        </w:rPr>
        <w:t>EnvKit</w:t>
      </w:r>
      <w:proofErr w:type="spellEnd"/>
      <w:r>
        <w:rPr>
          <w:rFonts w:ascii="Calibri" w:hAnsi="Calibri" w:cs="Calibri"/>
          <w:color w:val="1F2937"/>
          <w:sz w:val="20"/>
          <w:szCs w:val="20"/>
        </w:rPr>
        <w:t xml:space="preserve"> + </w:t>
      </w:r>
      <w:proofErr w:type="spellStart"/>
      <w:r>
        <w:rPr>
          <w:rFonts w:ascii="Calibri" w:hAnsi="Calibri" w:cs="Calibri"/>
          <w:color w:val="1F2937"/>
          <w:sz w:val="20"/>
          <w:szCs w:val="20"/>
        </w:rPr>
        <w:t>phpMyAdmin</w:t>
      </w:r>
      <w:proofErr w:type="spellEnd"/>
      <w:r>
        <w:rPr>
          <w:rFonts w:ascii="Calibri" w:hAnsi="Calibri" w:cs="Calibri"/>
          <w:color w:val="1F2937"/>
          <w:sz w:val="20"/>
          <w:szCs w:val="20"/>
        </w:rPr>
        <w:t xml:space="preserve">. Dialek target: </w:t>
      </w:r>
      <w:proofErr w:type="spellStart"/>
      <w:r>
        <w:rPr>
          <w:rStyle w:val="Kuat"/>
          <w:rFonts w:ascii="Calibri" w:hAnsi="Calibri" w:cs="Calibri"/>
          <w:color w:val="1F2937"/>
          <w:sz w:val="20"/>
          <w:szCs w:val="20"/>
        </w:rPr>
        <w:t>MariaDB</w:t>
      </w:r>
      <w:proofErr w:type="spellEnd"/>
      <w:r>
        <w:rPr>
          <w:rStyle w:val="Kuat"/>
          <w:rFonts w:ascii="Calibri" w:hAnsi="Calibri" w:cs="Calibri"/>
          <w:color w:val="1F2937"/>
          <w:sz w:val="20"/>
          <w:szCs w:val="20"/>
        </w:rPr>
        <w:t xml:space="preserve"> 11.x</w:t>
      </w:r>
      <w:r>
        <w:rPr>
          <w:rFonts w:ascii="Calibri" w:hAnsi="Calibri" w:cs="Calibri"/>
          <w:color w:val="1F2937"/>
          <w:sz w:val="20"/>
          <w:szCs w:val="20"/>
        </w:rPr>
        <w:t xml:space="preserve"> (kompatibel </w:t>
      </w:r>
      <w:proofErr w:type="spellStart"/>
      <w:r>
        <w:rPr>
          <w:rFonts w:ascii="Calibri" w:hAnsi="Calibri" w:cs="Calibri"/>
          <w:color w:val="1F2937"/>
          <w:sz w:val="20"/>
          <w:szCs w:val="20"/>
        </w:rPr>
        <w:t>MySQL</w:t>
      </w:r>
      <w:proofErr w:type="spellEnd"/>
      <w:r>
        <w:rPr>
          <w:rFonts w:ascii="Calibri" w:hAnsi="Calibri" w:cs="Calibri"/>
          <w:color w:val="1F2937"/>
          <w:sz w:val="20"/>
          <w:szCs w:val="20"/>
        </w:rPr>
        <w:t xml:space="preserve"> 8+). Skema dijalankan dari </w:t>
      </w:r>
      <w:proofErr w:type="spellStart"/>
      <w:r>
        <w:rPr>
          <w:rFonts w:ascii="Calibri" w:hAnsi="Calibri" w:cs="Calibri"/>
          <w:color w:val="1F2937"/>
          <w:sz w:val="20"/>
          <w:szCs w:val="20"/>
        </w:rPr>
        <w:t>file</w:t>
      </w:r>
      <w:proofErr w:type="spellEnd"/>
      <w:r>
        <w:rPr>
          <w:rFonts w:ascii="Calibri" w:hAnsi="Calibri" w:cs="Calibri"/>
          <w:color w:val="1F2937"/>
          <w:sz w:val="20"/>
          <w:szCs w:val="20"/>
        </w:rPr>
        <w:t xml:space="preserve"> </w:t>
      </w:r>
      <w:proofErr w:type="spellStart"/>
      <w:r>
        <w:rPr>
          <w:rStyle w:val="KodeHTML"/>
          <w:color w:val="1F2937"/>
        </w:rPr>
        <w:t>backend</w:t>
      </w:r>
      <w:proofErr w:type="spellEnd"/>
      <w:r>
        <w:rPr>
          <w:rStyle w:val="KodeHTML"/>
          <w:color w:val="1F2937"/>
        </w:rPr>
        <w:t>/</w:t>
      </w:r>
      <w:proofErr w:type="spellStart"/>
      <w:r>
        <w:rPr>
          <w:rStyle w:val="KodeHTML"/>
          <w:color w:val="1F2937"/>
        </w:rPr>
        <w:t>sql</w:t>
      </w:r>
      <w:proofErr w:type="spellEnd"/>
      <w:r>
        <w:rPr>
          <w:rStyle w:val="KodeHTML"/>
          <w:color w:val="1F2937"/>
        </w:rPr>
        <w:t>/</w:t>
      </w:r>
      <w:proofErr w:type="spellStart"/>
      <w:r>
        <w:rPr>
          <w:rStyle w:val="KodeHTML"/>
          <w:color w:val="1F2937"/>
        </w:rPr>
        <w:t>schema.sql</w:t>
      </w:r>
      <w:proofErr w:type="spellEnd"/>
      <w:r>
        <w:rPr>
          <w:rFonts w:ascii="Calibri" w:hAnsi="Calibri" w:cs="Calibri"/>
          <w:color w:val="1F2937"/>
          <w:sz w:val="20"/>
          <w:szCs w:val="20"/>
        </w:rPr>
        <w:t xml:space="preserve">; bukti verifikasi Business </w:t>
      </w:r>
      <w:proofErr w:type="spellStart"/>
      <w:r>
        <w:rPr>
          <w:rFonts w:ascii="Calibri" w:hAnsi="Calibri" w:cs="Calibri"/>
          <w:color w:val="1F2937"/>
          <w:sz w:val="20"/>
          <w:szCs w:val="20"/>
        </w:rPr>
        <w:t>Rules</w:t>
      </w:r>
      <w:proofErr w:type="spellEnd"/>
      <w:r>
        <w:rPr>
          <w:rFonts w:ascii="Calibri" w:hAnsi="Calibri" w:cs="Calibri"/>
          <w:color w:val="1F2937"/>
          <w:sz w:val="20"/>
          <w:szCs w:val="20"/>
        </w:rPr>
        <w:t xml:space="preserve"> ada di </w:t>
      </w:r>
      <w:proofErr w:type="spellStart"/>
      <w:r>
        <w:rPr>
          <w:rStyle w:val="KodeHTML"/>
          <w:color w:val="1F2937"/>
        </w:rPr>
        <w:t>backend</w:t>
      </w:r>
      <w:proofErr w:type="spellEnd"/>
      <w:r>
        <w:rPr>
          <w:rStyle w:val="KodeHTML"/>
          <w:color w:val="1F2937"/>
        </w:rPr>
        <w:t>/</w:t>
      </w:r>
      <w:proofErr w:type="spellStart"/>
      <w:r>
        <w:rPr>
          <w:rStyle w:val="KodeHTML"/>
          <w:color w:val="1F2937"/>
        </w:rPr>
        <w:t>sql</w:t>
      </w:r>
      <w:proofErr w:type="spellEnd"/>
      <w:r>
        <w:rPr>
          <w:rStyle w:val="KodeHTML"/>
          <w:color w:val="1F2937"/>
        </w:rPr>
        <w:t>/</w:t>
      </w:r>
      <w:proofErr w:type="spellStart"/>
      <w:r>
        <w:rPr>
          <w:rStyle w:val="KodeHTML"/>
          <w:color w:val="1F2937"/>
        </w:rPr>
        <w:t>verify.sql</w:t>
      </w:r>
      <w:proofErr w:type="spellEnd"/>
      <w:r>
        <w:rPr>
          <w:rFonts w:ascii="Calibri" w:hAnsi="Calibri" w:cs="Calibri"/>
          <w:color w:val="1F2937"/>
          <w:sz w:val="20"/>
          <w:szCs w:val="20"/>
        </w:rPr>
        <w:t xml:space="preserve"> (18 tes).</w:t>
      </w:r>
    </w:p>
    <w:p w14:paraId="6242FC94"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 xml:space="preserve">Catatan adaptasi </w:t>
      </w:r>
      <w:proofErr w:type="spellStart"/>
      <w:r>
        <w:rPr>
          <w:rStyle w:val="Kuat"/>
          <w:rFonts w:ascii="Calibri" w:hAnsi="Calibri" w:cs="Calibri"/>
          <w:color w:val="1F2937"/>
          <w:sz w:val="21"/>
          <w:szCs w:val="21"/>
        </w:rPr>
        <w:t>PostgreSQL</w:t>
      </w:r>
      <w:proofErr w:type="spellEnd"/>
      <w:r>
        <w:rPr>
          <w:rStyle w:val="Kuat"/>
          <w:rFonts w:ascii="Calibri" w:hAnsi="Calibri" w:cs="Calibri"/>
          <w:color w:val="1F2937"/>
          <w:sz w:val="21"/>
          <w:szCs w:val="21"/>
        </w:rPr>
        <w:t xml:space="preserve"> → </w:t>
      </w:r>
      <w:proofErr w:type="spellStart"/>
      <w:r>
        <w:rPr>
          <w:rStyle w:val="Kuat"/>
          <w:rFonts w:ascii="Calibri" w:hAnsi="Calibri" w:cs="Calibri"/>
          <w:color w:val="1F2937"/>
          <w:sz w:val="21"/>
          <w:szCs w:val="21"/>
        </w:rPr>
        <w:t>MariaDB</w:t>
      </w:r>
      <w:proofErr w:type="spellEnd"/>
      <w:r>
        <w:rPr>
          <w:rStyle w:val="Kuat"/>
          <w:rFonts w:ascii="Calibri" w:hAnsi="Calibri" w:cs="Calibri"/>
          <w:color w:val="1F2937"/>
          <w:sz w:val="21"/>
          <w:szCs w:val="21"/>
        </w:rPr>
        <w:t xml:space="preserve"> (semantik tidak berubah):</w:t>
      </w:r>
    </w:p>
    <w:tbl>
      <w:tblPr>
        <w:tblW w:w="5000" w:type="pct"/>
        <w:tblCellMar>
          <w:top w:w="15" w:type="dxa"/>
          <w:left w:w="15" w:type="dxa"/>
          <w:bottom w:w="15" w:type="dxa"/>
          <w:right w:w="15" w:type="dxa"/>
        </w:tblCellMar>
        <w:tblLook w:val="04A0" w:firstRow="1" w:lastRow="0" w:firstColumn="1" w:lastColumn="0" w:noHBand="0" w:noVBand="1"/>
      </w:tblPr>
      <w:tblGrid>
        <w:gridCol w:w="3454"/>
        <w:gridCol w:w="5556"/>
      </w:tblGrid>
      <w:tr w:rsidR="00A2085B" w14:paraId="1690D60A"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3EE0A729"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 xml:space="preserve">Konsep </w:t>
            </w:r>
            <w:proofErr w:type="spellStart"/>
            <w:r>
              <w:rPr>
                <w:rFonts w:ascii="Calibri" w:eastAsia="Times New Roman" w:hAnsi="Calibri" w:cs="Calibri"/>
                <w:b/>
                <w:bCs/>
                <w:color w:val="0F3D2E"/>
                <w:sz w:val="18"/>
                <w:szCs w:val="18"/>
              </w:rPr>
              <w:t>PostgreSQL</w:t>
            </w:r>
            <w:proofErr w:type="spellEnd"/>
            <w:r>
              <w:rPr>
                <w:rFonts w:ascii="Calibri" w:eastAsia="Times New Roman" w:hAnsi="Calibri" w:cs="Calibri"/>
                <w:b/>
                <w:bCs/>
                <w:color w:val="0F3D2E"/>
                <w:sz w:val="18"/>
                <w:szCs w:val="18"/>
              </w:rPr>
              <w:t xml:space="preserve"> semula</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B79B13A"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 xml:space="preserve">Padanan </w:t>
            </w:r>
            <w:proofErr w:type="spellStart"/>
            <w:r>
              <w:rPr>
                <w:rFonts w:ascii="Calibri" w:eastAsia="Times New Roman" w:hAnsi="Calibri" w:cs="Calibri"/>
                <w:b/>
                <w:bCs/>
                <w:color w:val="0F3D2E"/>
                <w:sz w:val="18"/>
                <w:szCs w:val="18"/>
              </w:rPr>
              <w:t>MariaDB</w:t>
            </w:r>
            <w:proofErr w:type="spellEnd"/>
          </w:p>
        </w:tc>
      </w:tr>
      <w:tr w:rsidR="00A2085B" w14:paraId="7E46A61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D6FFA8D"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gen_random_uuid</w:t>
            </w:r>
            <w:proofErr w:type="spellEnd"/>
            <w:r>
              <w:rPr>
                <w:rStyle w:val="KodeHTML"/>
                <w:color w:val="1F2937"/>
              </w:rPr>
              <w:t>()</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pgcrypto</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BEBC08C" w14:textId="77777777" w:rsidR="00BC46F0" w:rsidRDefault="00BC46F0">
            <w:pPr>
              <w:spacing w:before="120" w:after="120"/>
              <w:rPr>
                <w:rFonts w:ascii="Calibri" w:eastAsia="Times New Roman" w:hAnsi="Calibri" w:cs="Calibri"/>
                <w:color w:val="1F2937"/>
                <w:sz w:val="18"/>
                <w:szCs w:val="18"/>
              </w:rPr>
            </w:pPr>
            <w:r>
              <w:rPr>
                <w:rStyle w:val="KodeHTML"/>
                <w:color w:val="1F2937"/>
              </w:rPr>
              <w:t>CHAR(36) DEFAULT (UUID())</w:t>
            </w:r>
          </w:p>
        </w:tc>
      </w:tr>
      <w:tr w:rsidR="00A2085B" w14:paraId="627169F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75E4AB1" w14:textId="77777777" w:rsidR="00BC46F0" w:rsidRDefault="00BC46F0">
            <w:pPr>
              <w:spacing w:before="120" w:after="120"/>
              <w:rPr>
                <w:rFonts w:ascii="Calibri" w:eastAsia="Times New Roman" w:hAnsi="Calibri" w:cs="Calibri"/>
                <w:color w:val="1F2937"/>
                <w:sz w:val="18"/>
                <w:szCs w:val="18"/>
              </w:rPr>
            </w:pPr>
            <w:r>
              <w:rPr>
                <w:rStyle w:val="KodeHTML"/>
                <w:color w:val="1F2937"/>
              </w:rPr>
              <w:t>TIMESTAMPTZ</w:t>
            </w:r>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trigger</w:t>
            </w:r>
            <w:proofErr w:type="spellEnd"/>
            <w:r>
              <w:rPr>
                <w:rFonts w:ascii="Calibri" w:eastAsia="Times New Roman" w:hAnsi="Calibri" w:cs="Calibri"/>
                <w:color w:val="1F2937"/>
                <w:sz w:val="18"/>
                <w:szCs w:val="18"/>
              </w:rPr>
              <w:t xml:space="preserve"> </w:t>
            </w:r>
            <w:proofErr w:type="spellStart"/>
            <w:r>
              <w:rPr>
                <w:rStyle w:val="KodeHTML"/>
                <w:color w:val="1F2937"/>
              </w:rPr>
              <w:t>set_updated_at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7646B33" w14:textId="77777777" w:rsidR="00BC46F0" w:rsidRDefault="00BC46F0">
            <w:pPr>
              <w:spacing w:before="120" w:after="120"/>
              <w:rPr>
                <w:rFonts w:ascii="Calibri" w:eastAsia="Times New Roman" w:hAnsi="Calibri" w:cs="Calibri"/>
                <w:color w:val="1F2937"/>
                <w:sz w:val="18"/>
                <w:szCs w:val="18"/>
              </w:rPr>
            </w:pPr>
            <w:r>
              <w:rPr>
                <w:rStyle w:val="KodeHTML"/>
                <w:color w:val="1F2937"/>
              </w:rPr>
              <w:t>DATETIME DEFAULT CURRENT_TIMESTAMP ON UPDATE CURRENT_TIMESTAMP</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native</w:t>
            </w:r>
            <w:proofErr w:type="spellEnd"/>
            <w:r>
              <w:rPr>
                <w:rFonts w:ascii="Calibri" w:eastAsia="Times New Roman" w:hAnsi="Calibri" w:cs="Calibri"/>
                <w:color w:val="1F2937"/>
                <w:sz w:val="18"/>
                <w:szCs w:val="18"/>
              </w:rPr>
              <w:t xml:space="preserve">, tanpa </w:t>
            </w:r>
            <w:proofErr w:type="spellStart"/>
            <w:r>
              <w:rPr>
                <w:rFonts w:ascii="Calibri" w:eastAsia="Times New Roman" w:hAnsi="Calibri" w:cs="Calibri"/>
                <w:color w:val="1F2937"/>
                <w:sz w:val="18"/>
                <w:szCs w:val="18"/>
              </w:rPr>
              <w:t>trigger</w:t>
            </w:r>
            <w:proofErr w:type="spellEnd"/>
            <w:r>
              <w:rPr>
                <w:rFonts w:ascii="Calibri" w:eastAsia="Times New Roman" w:hAnsi="Calibri" w:cs="Calibri"/>
                <w:color w:val="1F2937"/>
                <w:sz w:val="18"/>
                <w:szCs w:val="18"/>
              </w:rPr>
              <w:t>)</w:t>
            </w:r>
          </w:p>
        </w:tc>
      </w:tr>
      <w:tr w:rsidR="00A2085B" w14:paraId="482A8A6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3FA9B2B"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Unique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index</w:t>
            </w:r>
            <w:proofErr w:type="spellEnd"/>
            <w:r>
              <w:rPr>
                <w:rFonts w:ascii="Calibri" w:eastAsia="Times New Roman" w:hAnsi="Calibri" w:cs="Calibri"/>
                <w:color w:val="1F2937"/>
                <w:sz w:val="18"/>
                <w:szCs w:val="18"/>
              </w:rPr>
              <w:t xml:space="preserve"> </w:t>
            </w:r>
            <w:r>
              <w:rPr>
                <w:rStyle w:val="KodeHTML"/>
                <w:color w:val="1F2937"/>
              </w:rPr>
              <w:t>LOWER(email)</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01F9F2F"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Generated</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column</w:t>
            </w:r>
            <w:proofErr w:type="spellEnd"/>
            <w:r>
              <w:rPr>
                <w:rFonts w:ascii="Calibri" w:eastAsia="Times New Roman" w:hAnsi="Calibri" w:cs="Calibri"/>
                <w:color w:val="1F2937"/>
                <w:sz w:val="18"/>
                <w:szCs w:val="18"/>
              </w:rPr>
              <w:t xml:space="preserve"> </w:t>
            </w:r>
            <w:proofErr w:type="spellStart"/>
            <w:r>
              <w:rPr>
                <w:rStyle w:val="KodeHTML"/>
                <w:color w:val="1F2937"/>
              </w:rPr>
              <w:t>email_key</w:t>
            </w:r>
            <w:proofErr w:type="spellEnd"/>
            <w:r>
              <w:rPr>
                <w:rStyle w:val="KodeHTML"/>
                <w:color w:val="1F2937"/>
              </w:rPr>
              <w:t xml:space="preserve"> = LOWER(email)</w:t>
            </w:r>
            <w:r>
              <w:rPr>
                <w:rFonts w:ascii="Calibri" w:eastAsia="Times New Roman" w:hAnsi="Calibri" w:cs="Calibri"/>
                <w:color w:val="1F2937"/>
                <w:sz w:val="18"/>
                <w:szCs w:val="18"/>
              </w:rPr>
              <w:t xml:space="preserve"> + </w:t>
            </w:r>
            <w:r>
              <w:rPr>
                <w:rStyle w:val="KodeHTML"/>
                <w:color w:val="1F2937"/>
              </w:rPr>
              <w:t>UNIQUE KEY</w:t>
            </w:r>
          </w:p>
        </w:tc>
      </w:tr>
      <w:tr w:rsidR="00A2085B" w14:paraId="5C9BE34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30C00A3"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Partial</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unique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index</w:t>
            </w:r>
            <w:proofErr w:type="spellEnd"/>
            <w:r>
              <w:rPr>
                <w:rFonts w:ascii="Calibri" w:eastAsia="Times New Roman" w:hAnsi="Calibri" w:cs="Calibri"/>
                <w:color w:val="1F2937"/>
                <w:sz w:val="18"/>
                <w:szCs w:val="18"/>
              </w:rPr>
              <w:t xml:space="preserve"> </w:t>
            </w:r>
            <w:r>
              <w:rPr>
                <w:rStyle w:val="KodeHTML"/>
                <w:color w:val="1F2937"/>
              </w:rPr>
              <w:t xml:space="preserve">WHERE </w:t>
            </w:r>
            <w:proofErr w:type="spellStart"/>
            <w:r>
              <w:rPr>
                <w:rStyle w:val="KodeHTML"/>
                <w:color w:val="1F2937"/>
              </w:rPr>
              <w:t>source_todo_id</w:t>
            </w:r>
            <w:proofErr w:type="spellEnd"/>
            <w:r>
              <w:rPr>
                <w:rStyle w:val="KodeHTML"/>
                <w:color w:val="1F2937"/>
              </w:rPr>
              <w:t xml:space="preserve"> IS NOT NULL</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E812CAE" w14:textId="77777777" w:rsidR="00BC46F0" w:rsidRDefault="00BC46F0">
            <w:pPr>
              <w:spacing w:before="120" w:after="120"/>
              <w:rPr>
                <w:rFonts w:ascii="Calibri" w:eastAsia="Times New Roman" w:hAnsi="Calibri" w:cs="Calibri"/>
                <w:color w:val="1F2937"/>
                <w:sz w:val="18"/>
                <w:szCs w:val="18"/>
              </w:rPr>
            </w:pPr>
            <w:r>
              <w:rPr>
                <w:rStyle w:val="KodeHTML"/>
                <w:color w:val="1F2937"/>
              </w:rPr>
              <w:t>UNIQUE KEY (</w:t>
            </w:r>
            <w:proofErr w:type="spellStart"/>
            <w:r>
              <w:rPr>
                <w:rStyle w:val="KodeHTML"/>
                <w:color w:val="1F2937"/>
              </w:rPr>
              <w:t>source_todo_id</w:t>
            </w:r>
            <w:proofErr w:type="spellEnd"/>
            <w:r>
              <w:rPr>
                <w:rStyle w:val="KodeHTML"/>
                <w:color w:val="1F2937"/>
              </w:rPr>
              <w:t>)</w:t>
            </w:r>
            <w:r>
              <w:rPr>
                <w:rFonts w:ascii="Calibri" w:eastAsia="Times New Roman" w:hAnsi="Calibri" w:cs="Calibri"/>
                <w:color w:val="1F2937"/>
                <w:sz w:val="18"/>
                <w:szCs w:val="18"/>
              </w:rPr>
              <w:t xml:space="preserve"> — di </w:t>
            </w:r>
            <w:proofErr w:type="spellStart"/>
            <w:r>
              <w:rPr>
                <w:rFonts w:ascii="Calibri" w:eastAsia="Times New Roman" w:hAnsi="Calibri" w:cs="Calibri"/>
                <w:color w:val="1F2937"/>
                <w:sz w:val="18"/>
                <w:szCs w:val="18"/>
              </w:rPr>
              <w:t>MariaDB</w:t>
            </w:r>
            <w:proofErr w:type="spellEnd"/>
            <w:r>
              <w:rPr>
                <w:rFonts w:ascii="Calibri" w:eastAsia="Times New Roman" w:hAnsi="Calibri" w:cs="Calibri"/>
                <w:color w:val="1F2937"/>
                <w:sz w:val="18"/>
                <w:szCs w:val="18"/>
              </w:rPr>
              <w:t xml:space="preserve"> </w:t>
            </w:r>
            <w:r>
              <w:rPr>
                <w:rStyle w:val="KodeHTML"/>
                <w:color w:val="1F2937"/>
              </w:rPr>
              <w:t>NULL</w:t>
            </w:r>
            <w:r>
              <w:rPr>
                <w:rFonts w:ascii="Calibri" w:eastAsia="Times New Roman" w:hAnsi="Calibri" w:cs="Calibri"/>
                <w:color w:val="1F2937"/>
                <w:sz w:val="18"/>
                <w:szCs w:val="18"/>
              </w:rPr>
              <w:t xml:space="preserve"> boleh berulang, semantik identik (BR-AUTO-03 tetap terjaga)</w:t>
            </w:r>
          </w:p>
        </w:tc>
      </w:tr>
      <w:tr w:rsidR="00A2085B" w14:paraId="270DD13E"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36B135A" w14:textId="77777777" w:rsidR="00BC46F0" w:rsidRDefault="00BC46F0">
            <w:pPr>
              <w:spacing w:before="120" w:after="120"/>
              <w:rPr>
                <w:rFonts w:ascii="Calibri" w:eastAsia="Times New Roman" w:hAnsi="Calibri" w:cs="Calibri"/>
                <w:color w:val="1F2937"/>
                <w:sz w:val="18"/>
                <w:szCs w:val="18"/>
              </w:rPr>
            </w:pPr>
            <w:r>
              <w:rPr>
                <w:rStyle w:val="KodeHTML"/>
                <w:color w:val="1F2937"/>
              </w:rPr>
              <w:t>CHECK (</w:t>
            </w:r>
            <w:proofErr w:type="spellStart"/>
            <w:r>
              <w:rPr>
                <w:rStyle w:val="KodeHTML"/>
                <w:color w:val="1F2937"/>
              </w:rPr>
              <w:t>month_year</w:t>
            </w:r>
            <w:proofErr w:type="spellEnd"/>
            <w:r>
              <w:rPr>
                <w:rStyle w:val="KodeHTML"/>
                <w:color w:val="1F2937"/>
              </w:rPr>
              <w:t xml:space="preserve"> = DATE_TRUNC(...))</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DD24781" w14:textId="77777777" w:rsidR="00BC46F0" w:rsidRDefault="00BC46F0">
            <w:pPr>
              <w:spacing w:before="120" w:after="120"/>
              <w:rPr>
                <w:rFonts w:ascii="Calibri" w:eastAsia="Times New Roman" w:hAnsi="Calibri" w:cs="Calibri"/>
                <w:color w:val="1F2937"/>
                <w:sz w:val="18"/>
                <w:szCs w:val="18"/>
              </w:rPr>
            </w:pPr>
            <w:r>
              <w:rPr>
                <w:rStyle w:val="KodeHTML"/>
                <w:color w:val="1F2937"/>
              </w:rPr>
              <w:t>CHECK (DAY(</w:t>
            </w:r>
            <w:proofErr w:type="spellStart"/>
            <w:r>
              <w:rPr>
                <w:rStyle w:val="KodeHTML"/>
                <w:color w:val="1F2937"/>
              </w:rPr>
              <w:t>month_year</w:t>
            </w:r>
            <w:proofErr w:type="spellEnd"/>
            <w:r>
              <w:rPr>
                <w:rStyle w:val="KodeHTML"/>
                <w:color w:val="1F2937"/>
              </w:rPr>
              <w:t>) = 1)</w:t>
            </w:r>
          </w:p>
        </w:tc>
      </w:tr>
      <w:tr w:rsidR="00A2085B" w14:paraId="4EEA8E9F"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82105E6"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Trigger</w:t>
            </w:r>
            <w:proofErr w:type="spellEnd"/>
            <w:r>
              <w:rPr>
                <w:rFonts w:ascii="Calibri" w:eastAsia="Times New Roman" w:hAnsi="Calibri" w:cs="Calibri"/>
                <w:color w:val="1F2937"/>
                <w:sz w:val="18"/>
                <w:szCs w:val="18"/>
              </w:rPr>
              <w:t xml:space="preserve"> PL/</w:t>
            </w:r>
            <w:proofErr w:type="spellStart"/>
            <w:r>
              <w:rPr>
                <w:rFonts w:ascii="Calibri" w:eastAsia="Times New Roman" w:hAnsi="Calibri" w:cs="Calibri"/>
                <w:color w:val="1F2937"/>
                <w:sz w:val="18"/>
                <w:szCs w:val="18"/>
              </w:rPr>
              <w:t>pgSQL</w:t>
            </w:r>
            <w:proofErr w:type="spellEnd"/>
            <w:r>
              <w:rPr>
                <w:rFonts w:ascii="Calibri" w:eastAsia="Times New Roman" w:hAnsi="Calibri" w:cs="Calibri"/>
                <w:color w:val="1F2937"/>
                <w:sz w:val="18"/>
                <w:szCs w:val="18"/>
              </w:rPr>
              <w:t xml:space="preserve"> (3 fungsi validasi)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5EC223F"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Trigger</w:t>
            </w:r>
            <w:proofErr w:type="spellEnd"/>
            <w:r>
              <w:rPr>
                <w:rFonts w:ascii="Calibri" w:eastAsia="Times New Roman" w:hAnsi="Calibri" w:cs="Calibri"/>
                <w:color w:val="1F2937"/>
                <w:sz w:val="18"/>
                <w:szCs w:val="18"/>
              </w:rPr>
              <w:t xml:space="preserve"> BEFORE INSERT/UPDATE dengan </w:t>
            </w:r>
            <w:r>
              <w:rPr>
                <w:rStyle w:val="KodeHTML"/>
                <w:color w:val="1F2937"/>
              </w:rPr>
              <w:t>SIGNAL SQLSTATE '45000'</w:t>
            </w:r>
          </w:p>
        </w:tc>
      </w:tr>
    </w:tbl>
    <w:p w14:paraId="176E4B65" w14:textId="77777777" w:rsidR="00BC46F0" w:rsidRDefault="00BC46F0">
      <w:pPr>
        <w:pStyle w:val="HTMLSudahDiformat"/>
        <w:rPr>
          <w:color w:val="1F2937"/>
          <w:shd w:val="clear" w:color="auto" w:fill="F3F4F6"/>
        </w:rPr>
      </w:pPr>
      <w:r>
        <w:rPr>
          <w:color w:val="1F2937"/>
          <w:shd w:val="clear" w:color="auto" w:fill="F3F4F6"/>
        </w:rPr>
        <w:t>-- =========================================================</w:t>
      </w:r>
    </w:p>
    <w:p w14:paraId="7D4F2F2A" w14:textId="77777777" w:rsidR="00BC46F0" w:rsidRDefault="00BC46F0">
      <w:pPr>
        <w:pStyle w:val="HTMLSudahDiformat"/>
        <w:rPr>
          <w:color w:val="1F2937"/>
          <w:shd w:val="clear" w:color="auto" w:fill="F3F4F6"/>
        </w:rPr>
      </w:pPr>
      <w:r>
        <w:rPr>
          <w:color w:val="1F2937"/>
          <w:shd w:val="clear" w:color="auto" w:fill="F3F4F6"/>
        </w:rPr>
        <w:t xml:space="preserve">-- FINTRACK - </w:t>
      </w:r>
      <w:proofErr w:type="spellStart"/>
      <w:r>
        <w:rPr>
          <w:color w:val="1F2937"/>
          <w:shd w:val="clear" w:color="auto" w:fill="F3F4F6"/>
        </w:rPr>
        <w:t>MySQL</w:t>
      </w:r>
      <w:proofErr w:type="spellEnd"/>
      <w:r>
        <w:rPr>
          <w:color w:val="1F2937"/>
          <w:shd w:val="clear" w:color="auto" w:fill="F3F4F6"/>
        </w:rPr>
        <w:t>/</w:t>
      </w:r>
      <w:proofErr w:type="spellStart"/>
      <w:r>
        <w:rPr>
          <w:color w:val="1F2937"/>
          <w:shd w:val="clear" w:color="auto" w:fill="F3F4F6"/>
        </w:rPr>
        <w:t>MariaDB</w:t>
      </w:r>
      <w:proofErr w:type="spellEnd"/>
      <w:r>
        <w:rPr>
          <w:color w:val="1F2937"/>
          <w:shd w:val="clear" w:color="auto" w:fill="F3F4F6"/>
        </w:rPr>
        <w:t xml:space="preserve"> Final </w:t>
      </w:r>
      <w:proofErr w:type="spellStart"/>
      <w:r>
        <w:rPr>
          <w:color w:val="1F2937"/>
          <w:shd w:val="clear" w:color="auto" w:fill="F3F4F6"/>
        </w:rPr>
        <w:t>Schema</w:t>
      </w:r>
      <w:proofErr w:type="spellEnd"/>
      <w:r>
        <w:rPr>
          <w:color w:val="1F2937"/>
          <w:shd w:val="clear" w:color="auto" w:fill="F3F4F6"/>
        </w:rPr>
        <w:t xml:space="preserve"> (</w:t>
      </w:r>
      <w:proofErr w:type="spellStart"/>
      <w:r>
        <w:rPr>
          <w:color w:val="1F2937"/>
          <w:shd w:val="clear" w:color="auto" w:fill="F3F4F6"/>
        </w:rPr>
        <w:t>Capstone</w:t>
      </w:r>
      <w:proofErr w:type="spellEnd"/>
      <w:r>
        <w:rPr>
          <w:color w:val="1F2937"/>
          <w:shd w:val="clear" w:color="auto" w:fill="F3F4F6"/>
        </w:rPr>
        <w:t xml:space="preserve"> Project)</w:t>
      </w:r>
    </w:p>
    <w:p w14:paraId="61D1576A" w14:textId="77777777" w:rsidR="00BC46F0" w:rsidRDefault="00BC46F0">
      <w:pPr>
        <w:pStyle w:val="HTMLSudahDiformat"/>
        <w:rPr>
          <w:color w:val="1F2937"/>
          <w:shd w:val="clear" w:color="auto" w:fill="F3F4F6"/>
        </w:rPr>
      </w:pPr>
      <w:r>
        <w:rPr>
          <w:color w:val="1F2937"/>
          <w:shd w:val="clear" w:color="auto" w:fill="F3F4F6"/>
        </w:rPr>
        <w:t>-- =========================================================</w:t>
      </w:r>
    </w:p>
    <w:p w14:paraId="371372C5" w14:textId="77777777" w:rsidR="00BC46F0" w:rsidRDefault="00BC46F0">
      <w:pPr>
        <w:pStyle w:val="HTMLSudahDiformat"/>
        <w:rPr>
          <w:color w:val="1F2937"/>
          <w:shd w:val="clear" w:color="auto" w:fill="F3F4F6"/>
        </w:rPr>
      </w:pPr>
    </w:p>
    <w:p w14:paraId="0026D3AD" w14:textId="77777777" w:rsidR="00BC46F0" w:rsidRDefault="00BC46F0">
      <w:pPr>
        <w:pStyle w:val="HTMLSudahDiformat"/>
        <w:rPr>
          <w:color w:val="1F2937"/>
          <w:shd w:val="clear" w:color="auto" w:fill="F3F4F6"/>
        </w:rPr>
      </w:pPr>
      <w:r>
        <w:rPr>
          <w:color w:val="1F2937"/>
          <w:shd w:val="clear" w:color="auto" w:fill="F3F4F6"/>
        </w:rPr>
        <w:t xml:space="preserve">CREATE TABLE </w:t>
      </w:r>
      <w:proofErr w:type="spellStart"/>
      <w:r>
        <w:rPr>
          <w:color w:val="1F2937"/>
          <w:shd w:val="clear" w:color="auto" w:fill="F3F4F6"/>
        </w:rPr>
        <w:t>users</w:t>
      </w:r>
      <w:proofErr w:type="spellEnd"/>
      <w:r>
        <w:rPr>
          <w:color w:val="1F2937"/>
          <w:shd w:val="clear" w:color="auto" w:fill="F3F4F6"/>
        </w:rPr>
        <w:t xml:space="preserve"> (</w:t>
      </w:r>
    </w:p>
    <w:p w14:paraId="6C933ABC"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id</w:t>
      </w:r>
      <w:proofErr w:type="spellEnd"/>
      <w:r>
        <w:rPr>
          <w:color w:val="1F2937"/>
          <w:shd w:val="clear" w:color="auto" w:fill="F3F4F6"/>
        </w:rPr>
        <w:t xml:space="preserve">            CHAR(36)     NOT NULL DEFAULT (UUID()),</w:t>
      </w:r>
    </w:p>
    <w:p w14:paraId="6741228D"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name</w:t>
      </w:r>
      <w:proofErr w:type="spellEnd"/>
      <w:r>
        <w:rPr>
          <w:color w:val="1F2937"/>
          <w:shd w:val="clear" w:color="auto" w:fill="F3F4F6"/>
        </w:rPr>
        <w:t xml:space="preserve">          VARCHAR(100) NOT NULL,</w:t>
      </w:r>
    </w:p>
    <w:p w14:paraId="48D764CC" w14:textId="77777777" w:rsidR="00BC46F0" w:rsidRDefault="00BC46F0">
      <w:pPr>
        <w:pStyle w:val="HTMLSudahDiformat"/>
        <w:rPr>
          <w:color w:val="1F2937"/>
          <w:shd w:val="clear" w:color="auto" w:fill="F3F4F6"/>
        </w:rPr>
      </w:pPr>
      <w:r>
        <w:rPr>
          <w:color w:val="1F2937"/>
          <w:shd w:val="clear" w:color="auto" w:fill="F3F4F6"/>
        </w:rPr>
        <w:t xml:space="preserve">    email         VARCHAR(255) NOT NULL,</w:t>
      </w:r>
    </w:p>
    <w:p w14:paraId="0A42BD54"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email_key</w:t>
      </w:r>
      <w:proofErr w:type="spellEnd"/>
      <w:r>
        <w:rPr>
          <w:color w:val="1F2937"/>
          <w:shd w:val="clear" w:color="auto" w:fill="F3F4F6"/>
        </w:rPr>
        <w:t xml:space="preserve">     VARCHAR(255) GENERATED ALWAYS AS (LOWER(email)) STORED,</w:t>
      </w:r>
    </w:p>
    <w:p w14:paraId="3D66037A"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password_hash</w:t>
      </w:r>
      <w:proofErr w:type="spellEnd"/>
      <w:r>
        <w:rPr>
          <w:color w:val="1F2937"/>
          <w:shd w:val="clear" w:color="auto" w:fill="F3F4F6"/>
        </w:rPr>
        <w:t xml:space="preserve"> VARCHAR(255) NOT NULL,</w:t>
      </w:r>
    </w:p>
    <w:p w14:paraId="0DA02F7F"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created_at</w:t>
      </w:r>
      <w:proofErr w:type="spellEnd"/>
      <w:r>
        <w:rPr>
          <w:color w:val="1F2937"/>
          <w:shd w:val="clear" w:color="auto" w:fill="F3F4F6"/>
        </w:rPr>
        <w:t xml:space="preserve">    DATETIME NOT NULL DEFAULT CURRENT_TIMESTAMP,</w:t>
      </w:r>
    </w:p>
    <w:p w14:paraId="554ADC40"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updated_at</w:t>
      </w:r>
      <w:proofErr w:type="spellEnd"/>
      <w:r>
        <w:rPr>
          <w:color w:val="1F2937"/>
          <w:shd w:val="clear" w:color="auto" w:fill="F3F4F6"/>
        </w:rPr>
        <w:t xml:space="preserve">    DATETIME NOT NULL DEFAULT CURRENT_TIMESTAMP</w:t>
      </w:r>
    </w:p>
    <w:p w14:paraId="33F0572C" w14:textId="77777777" w:rsidR="00BC46F0" w:rsidRDefault="00BC46F0">
      <w:pPr>
        <w:pStyle w:val="HTMLSudahDiformat"/>
        <w:rPr>
          <w:color w:val="1F2937"/>
          <w:shd w:val="clear" w:color="auto" w:fill="F3F4F6"/>
        </w:rPr>
      </w:pPr>
      <w:r>
        <w:rPr>
          <w:color w:val="1F2937"/>
          <w:shd w:val="clear" w:color="auto" w:fill="F3F4F6"/>
        </w:rPr>
        <w:t xml:space="preserve">                           ON UPDATE CURRENT_TIMESTAMP,</w:t>
      </w:r>
    </w:p>
    <w:p w14:paraId="264CF73F" w14:textId="77777777" w:rsidR="00BC46F0" w:rsidRDefault="00BC46F0">
      <w:pPr>
        <w:pStyle w:val="HTMLSudahDiformat"/>
        <w:rPr>
          <w:color w:val="1F2937"/>
          <w:shd w:val="clear" w:color="auto" w:fill="F3F4F6"/>
        </w:rPr>
      </w:pPr>
      <w:r>
        <w:rPr>
          <w:color w:val="1F2937"/>
          <w:shd w:val="clear" w:color="auto" w:fill="F3F4F6"/>
        </w:rPr>
        <w:t xml:space="preserve">    PRIMARY KEY (</w:t>
      </w:r>
      <w:proofErr w:type="spellStart"/>
      <w:r>
        <w:rPr>
          <w:color w:val="1F2937"/>
          <w:shd w:val="clear" w:color="auto" w:fill="F3F4F6"/>
        </w:rPr>
        <w:t>id</w:t>
      </w:r>
      <w:proofErr w:type="spellEnd"/>
      <w:r>
        <w:rPr>
          <w:color w:val="1F2937"/>
          <w:shd w:val="clear" w:color="auto" w:fill="F3F4F6"/>
        </w:rPr>
        <w:t>),</w:t>
      </w:r>
    </w:p>
    <w:p w14:paraId="71B5F191" w14:textId="77777777" w:rsidR="00BC46F0" w:rsidRDefault="00BC46F0">
      <w:pPr>
        <w:pStyle w:val="HTMLSudahDiformat"/>
        <w:rPr>
          <w:color w:val="1F2937"/>
          <w:shd w:val="clear" w:color="auto" w:fill="F3F4F6"/>
        </w:rPr>
      </w:pPr>
      <w:r>
        <w:rPr>
          <w:color w:val="1F2937"/>
          <w:shd w:val="clear" w:color="auto" w:fill="F3F4F6"/>
        </w:rPr>
        <w:t xml:space="preserve">    UNIQUE KEY </w:t>
      </w:r>
      <w:proofErr w:type="spellStart"/>
      <w:r>
        <w:rPr>
          <w:color w:val="1F2937"/>
          <w:shd w:val="clear" w:color="auto" w:fill="F3F4F6"/>
        </w:rPr>
        <w:t>uq_users_email</w:t>
      </w:r>
      <w:proofErr w:type="spellEnd"/>
      <w:r>
        <w:rPr>
          <w:color w:val="1F2937"/>
          <w:shd w:val="clear" w:color="auto" w:fill="F3F4F6"/>
        </w:rPr>
        <w:t xml:space="preserve"> (</w:t>
      </w:r>
      <w:proofErr w:type="spellStart"/>
      <w:r>
        <w:rPr>
          <w:color w:val="1F2937"/>
          <w:shd w:val="clear" w:color="auto" w:fill="F3F4F6"/>
        </w:rPr>
        <w:t>email_key</w:t>
      </w:r>
      <w:proofErr w:type="spellEnd"/>
      <w:r>
        <w:rPr>
          <w:color w:val="1F2937"/>
          <w:shd w:val="clear" w:color="auto" w:fill="F3F4F6"/>
        </w:rPr>
        <w:t>)                -- BR-AUTH-01</w:t>
      </w:r>
    </w:p>
    <w:p w14:paraId="6C014507" w14:textId="77777777" w:rsidR="00BC46F0" w:rsidRDefault="00BC46F0">
      <w:pPr>
        <w:pStyle w:val="HTMLSudahDiformat"/>
        <w:rPr>
          <w:color w:val="1F2937"/>
          <w:shd w:val="clear" w:color="auto" w:fill="F3F4F6"/>
        </w:rPr>
      </w:pPr>
      <w:r>
        <w:rPr>
          <w:color w:val="1F2937"/>
          <w:shd w:val="clear" w:color="auto" w:fill="F3F4F6"/>
        </w:rPr>
        <w:t>) ENGINE=</w:t>
      </w:r>
      <w:proofErr w:type="spellStart"/>
      <w:r>
        <w:rPr>
          <w:color w:val="1F2937"/>
          <w:shd w:val="clear" w:color="auto" w:fill="F3F4F6"/>
        </w:rPr>
        <w:t>InnoDB</w:t>
      </w:r>
      <w:proofErr w:type="spellEnd"/>
      <w:r>
        <w:rPr>
          <w:color w:val="1F2937"/>
          <w:shd w:val="clear" w:color="auto" w:fill="F3F4F6"/>
        </w:rPr>
        <w:t xml:space="preserve"> DEFAULT CHARSET=utf8mb4 COLLATE=utf8mb4_general_ci;</w:t>
      </w:r>
    </w:p>
    <w:p w14:paraId="07C21967" w14:textId="77777777" w:rsidR="00BC46F0" w:rsidRDefault="00BC46F0">
      <w:pPr>
        <w:pStyle w:val="HTMLSudahDiformat"/>
        <w:rPr>
          <w:color w:val="1F2937"/>
          <w:shd w:val="clear" w:color="auto" w:fill="F3F4F6"/>
        </w:rPr>
      </w:pPr>
    </w:p>
    <w:p w14:paraId="3C5541A3" w14:textId="77777777" w:rsidR="00BC46F0" w:rsidRDefault="00BC46F0">
      <w:pPr>
        <w:pStyle w:val="HTMLSudahDiformat"/>
        <w:rPr>
          <w:color w:val="1F2937"/>
          <w:shd w:val="clear" w:color="auto" w:fill="F3F4F6"/>
        </w:rPr>
      </w:pPr>
      <w:r>
        <w:rPr>
          <w:color w:val="1F2937"/>
          <w:shd w:val="clear" w:color="auto" w:fill="F3F4F6"/>
        </w:rPr>
        <w:t xml:space="preserve">CREATE TABLE </w:t>
      </w:r>
      <w:proofErr w:type="spellStart"/>
      <w:r>
        <w:rPr>
          <w:color w:val="1F2937"/>
          <w:shd w:val="clear" w:color="auto" w:fill="F3F4F6"/>
        </w:rPr>
        <w:t>categories</w:t>
      </w:r>
      <w:proofErr w:type="spellEnd"/>
      <w:r>
        <w:rPr>
          <w:color w:val="1F2937"/>
          <w:shd w:val="clear" w:color="auto" w:fill="F3F4F6"/>
        </w:rPr>
        <w:t xml:space="preserve"> (</w:t>
      </w:r>
    </w:p>
    <w:p w14:paraId="2DC3CD0D"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id</w:t>
      </w:r>
      <w:proofErr w:type="spellEnd"/>
      <w:r>
        <w:rPr>
          <w:color w:val="1F2937"/>
          <w:shd w:val="clear" w:color="auto" w:fill="F3F4F6"/>
        </w:rPr>
        <w:t xml:space="preserve">         CHAR(36)     NOT NULL DEFAULT (UUID()),</w:t>
      </w:r>
    </w:p>
    <w:p w14:paraId="4B9E4676"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user_id</w:t>
      </w:r>
      <w:proofErr w:type="spellEnd"/>
      <w:r>
        <w:rPr>
          <w:color w:val="1F2937"/>
          <w:shd w:val="clear" w:color="auto" w:fill="F3F4F6"/>
        </w:rPr>
        <w:t xml:space="preserve">    CHAR(36)     NOT NULL,</w:t>
      </w:r>
    </w:p>
    <w:p w14:paraId="1201F570"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name</w:t>
      </w:r>
      <w:proofErr w:type="spellEnd"/>
      <w:r>
        <w:rPr>
          <w:color w:val="1F2937"/>
          <w:shd w:val="clear" w:color="auto" w:fill="F3F4F6"/>
        </w:rPr>
        <w:t xml:space="preserve">       VARCHAR(100) NOT NULL,</w:t>
      </w:r>
    </w:p>
    <w:p w14:paraId="7031719F"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type</w:t>
      </w:r>
      <w:proofErr w:type="spellEnd"/>
      <w:r>
        <w:rPr>
          <w:color w:val="1F2937"/>
          <w:shd w:val="clear" w:color="auto" w:fill="F3F4F6"/>
        </w:rPr>
        <w:t xml:space="preserve">       ENUM('INCOME','EXPENSE') NOT NULL,        -- BR-CAT-02</w:t>
      </w:r>
    </w:p>
    <w:p w14:paraId="33E0D9D9"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created_at</w:t>
      </w:r>
      <w:proofErr w:type="spellEnd"/>
      <w:r>
        <w:rPr>
          <w:color w:val="1F2937"/>
          <w:shd w:val="clear" w:color="auto" w:fill="F3F4F6"/>
        </w:rPr>
        <w:t xml:space="preserve"> DATETIME NOT NULL DEFAULT CURRENT_TIMESTAMP,</w:t>
      </w:r>
    </w:p>
    <w:p w14:paraId="541221B0"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updated_at</w:t>
      </w:r>
      <w:proofErr w:type="spellEnd"/>
      <w:r>
        <w:rPr>
          <w:color w:val="1F2937"/>
          <w:shd w:val="clear" w:color="auto" w:fill="F3F4F6"/>
        </w:rPr>
        <w:t xml:space="preserve"> DATETIME NOT NULL DEFAULT CURRENT_TIMESTAMP</w:t>
      </w:r>
    </w:p>
    <w:p w14:paraId="56A33E32" w14:textId="77777777" w:rsidR="00BC46F0" w:rsidRDefault="00BC46F0">
      <w:pPr>
        <w:pStyle w:val="HTMLSudahDiformat"/>
        <w:rPr>
          <w:color w:val="1F2937"/>
          <w:shd w:val="clear" w:color="auto" w:fill="F3F4F6"/>
        </w:rPr>
      </w:pPr>
      <w:r>
        <w:rPr>
          <w:color w:val="1F2937"/>
          <w:shd w:val="clear" w:color="auto" w:fill="F3F4F6"/>
        </w:rPr>
        <w:t xml:space="preserve">                           ON UPDATE CURRENT_TIMESTAMP,</w:t>
      </w:r>
    </w:p>
    <w:p w14:paraId="4F95D529" w14:textId="77777777" w:rsidR="00BC46F0" w:rsidRDefault="00BC46F0">
      <w:pPr>
        <w:pStyle w:val="HTMLSudahDiformat"/>
        <w:rPr>
          <w:color w:val="1F2937"/>
          <w:shd w:val="clear" w:color="auto" w:fill="F3F4F6"/>
        </w:rPr>
      </w:pPr>
      <w:r>
        <w:rPr>
          <w:color w:val="1F2937"/>
          <w:shd w:val="clear" w:color="auto" w:fill="F3F4F6"/>
        </w:rPr>
        <w:t xml:space="preserve">    PRIMARY KEY (</w:t>
      </w:r>
      <w:proofErr w:type="spellStart"/>
      <w:r>
        <w:rPr>
          <w:color w:val="1F2937"/>
          <w:shd w:val="clear" w:color="auto" w:fill="F3F4F6"/>
        </w:rPr>
        <w:t>id</w:t>
      </w:r>
      <w:proofErr w:type="spellEnd"/>
      <w:r>
        <w:rPr>
          <w:color w:val="1F2937"/>
          <w:shd w:val="clear" w:color="auto" w:fill="F3F4F6"/>
        </w:rPr>
        <w:t>),</w:t>
      </w:r>
    </w:p>
    <w:p w14:paraId="421F6D4C" w14:textId="77777777" w:rsidR="00BC46F0" w:rsidRDefault="00BC46F0">
      <w:pPr>
        <w:pStyle w:val="HTMLSudahDiformat"/>
        <w:rPr>
          <w:color w:val="1F2937"/>
          <w:shd w:val="clear" w:color="auto" w:fill="F3F4F6"/>
        </w:rPr>
      </w:pPr>
      <w:r>
        <w:rPr>
          <w:color w:val="1F2937"/>
          <w:shd w:val="clear" w:color="auto" w:fill="F3F4F6"/>
        </w:rPr>
        <w:t xml:space="preserve">    UNIQUE KEY </w:t>
      </w:r>
      <w:proofErr w:type="spellStart"/>
      <w:r>
        <w:rPr>
          <w:color w:val="1F2937"/>
          <w:shd w:val="clear" w:color="auto" w:fill="F3F4F6"/>
        </w:rPr>
        <w:t>uq_categories_user_name_type</w:t>
      </w:r>
      <w:proofErr w:type="spellEnd"/>
      <w:r>
        <w:rPr>
          <w:color w:val="1F2937"/>
          <w:shd w:val="clear" w:color="auto" w:fill="F3F4F6"/>
        </w:rPr>
        <w:t xml:space="preserve"> (</w:t>
      </w:r>
      <w:proofErr w:type="spellStart"/>
      <w:r>
        <w:rPr>
          <w:color w:val="1F2937"/>
          <w:shd w:val="clear" w:color="auto" w:fill="F3F4F6"/>
        </w:rPr>
        <w:t>user_id</w:t>
      </w:r>
      <w:proofErr w:type="spellEnd"/>
      <w:r>
        <w:rPr>
          <w:color w:val="1F2937"/>
          <w:shd w:val="clear" w:color="auto" w:fill="F3F4F6"/>
        </w:rPr>
        <w:t xml:space="preserve">, </w:t>
      </w:r>
      <w:proofErr w:type="spellStart"/>
      <w:r>
        <w:rPr>
          <w:color w:val="1F2937"/>
          <w:shd w:val="clear" w:color="auto" w:fill="F3F4F6"/>
        </w:rPr>
        <w:t>name</w:t>
      </w:r>
      <w:proofErr w:type="spellEnd"/>
      <w:r>
        <w:rPr>
          <w:color w:val="1F2937"/>
          <w:shd w:val="clear" w:color="auto" w:fill="F3F4F6"/>
        </w:rPr>
        <w:t xml:space="preserve">, </w:t>
      </w:r>
      <w:proofErr w:type="spellStart"/>
      <w:r>
        <w:rPr>
          <w:color w:val="1F2937"/>
          <w:shd w:val="clear" w:color="auto" w:fill="F3F4F6"/>
        </w:rPr>
        <w:t>type</w:t>
      </w:r>
      <w:proofErr w:type="spellEnd"/>
      <w:r>
        <w:rPr>
          <w:color w:val="1F2937"/>
          <w:shd w:val="clear" w:color="auto" w:fill="F3F4F6"/>
        </w:rPr>
        <w:t>),  -- BR-CAT-03</w:t>
      </w:r>
    </w:p>
    <w:p w14:paraId="4AB0C98F" w14:textId="77777777" w:rsidR="00BC46F0" w:rsidRDefault="00BC46F0">
      <w:pPr>
        <w:pStyle w:val="HTMLSudahDiformat"/>
        <w:rPr>
          <w:color w:val="1F2937"/>
          <w:shd w:val="clear" w:color="auto" w:fill="F3F4F6"/>
        </w:rPr>
      </w:pPr>
      <w:r>
        <w:rPr>
          <w:color w:val="1F2937"/>
          <w:shd w:val="clear" w:color="auto" w:fill="F3F4F6"/>
        </w:rPr>
        <w:t xml:space="preserve">    KEY </w:t>
      </w:r>
      <w:proofErr w:type="spellStart"/>
      <w:r>
        <w:rPr>
          <w:color w:val="1F2937"/>
          <w:shd w:val="clear" w:color="auto" w:fill="F3F4F6"/>
        </w:rPr>
        <w:t>idx_categories_user</w:t>
      </w:r>
      <w:proofErr w:type="spellEnd"/>
      <w:r>
        <w:rPr>
          <w:color w:val="1F2937"/>
          <w:shd w:val="clear" w:color="auto" w:fill="F3F4F6"/>
        </w:rPr>
        <w:t xml:space="preserve"> (</w:t>
      </w:r>
      <w:proofErr w:type="spellStart"/>
      <w:r>
        <w:rPr>
          <w:color w:val="1F2937"/>
          <w:shd w:val="clear" w:color="auto" w:fill="F3F4F6"/>
        </w:rPr>
        <w:t>user_id</w:t>
      </w:r>
      <w:proofErr w:type="spellEnd"/>
      <w:r>
        <w:rPr>
          <w:color w:val="1F2937"/>
          <w:shd w:val="clear" w:color="auto" w:fill="F3F4F6"/>
        </w:rPr>
        <w:t>),</w:t>
      </w:r>
    </w:p>
    <w:p w14:paraId="7B3161B1" w14:textId="77777777" w:rsidR="00BC46F0" w:rsidRDefault="00BC46F0">
      <w:pPr>
        <w:pStyle w:val="HTMLSudahDiformat"/>
        <w:rPr>
          <w:color w:val="1F2937"/>
          <w:shd w:val="clear" w:color="auto" w:fill="F3F4F6"/>
        </w:rPr>
      </w:pPr>
      <w:r>
        <w:rPr>
          <w:color w:val="1F2937"/>
          <w:shd w:val="clear" w:color="auto" w:fill="F3F4F6"/>
        </w:rPr>
        <w:t xml:space="preserve">    CONSTRAINT </w:t>
      </w:r>
      <w:proofErr w:type="spellStart"/>
      <w:r>
        <w:rPr>
          <w:color w:val="1F2937"/>
          <w:shd w:val="clear" w:color="auto" w:fill="F3F4F6"/>
        </w:rPr>
        <w:t>fk_categories_user</w:t>
      </w:r>
      <w:proofErr w:type="spellEnd"/>
      <w:r>
        <w:rPr>
          <w:color w:val="1F2937"/>
          <w:shd w:val="clear" w:color="auto" w:fill="F3F4F6"/>
        </w:rPr>
        <w:t xml:space="preserve"> FOREIGN KEY (</w:t>
      </w:r>
      <w:proofErr w:type="spellStart"/>
      <w:r>
        <w:rPr>
          <w:color w:val="1F2937"/>
          <w:shd w:val="clear" w:color="auto" w:fill="F3F4F6"/>
        </w:rPr>
        <w:t>user_id</w:t>
      </w:r>
      <w:proofErr w:type="spellEnd"/>
      <w:r>
        <w:rPr>
          <w:color w:val="1F2937"/>
          <w:shd w:val="clear" w:color="auto" w:fill="F3F4F6"/>
        </w:rPr>
        <w:t>)</w:t>
      </w:r>
    </w:p>
    <w:p w14:paraId="307DAEF9" w14:textId="77777777" w:rsidR="00BC46F0" w:rsidRDefault="00BC46F0">
      <w:pPr>
        <w:pStyle w:val="HTMLSudahDiformat"/>
        <w:rPr>
          <w:color w:val="1F2937"/>
          <w:shd w:val="clear" w:color="auto" w:fill="F3F4F6"/>
        </w:rPr>
      </w:pPr>
      <w:r>
        <w:rPr>
          <w:color w:val="1F2937"/>
          <w:shd w:val="clear" w:color="auto" w:fill="F3F4F6"/>
        </w:rPr>
        <w:t xml:space="preserve">        REFERENCES </w:t>
      </w:r>
      <w:proofErr w:type="spellStart"/>
      <w:r>
        <w:rPr>
          <w:color w:val="1F2937"/>
          <w:shd w:val="clear" w:color="auto" w:fill="F3F4F6"/>
        </w:rPr>
        <w:t>users</w:t>
      </w:r>
      <w:proofErr w:type="spellEnd"/>
      <w:r>
        <w:rPr>
          <w:color w:val="1F2937"/>
          <w:shd w:val="clear" w:color="auto" w:fill="F3F4F6"/>
        </w:rPr>
        <w:t xml:space="preserve"> (</w:t>
      </w:r>
      <w:proofErr w:type="spellStart"/>
      <w:r>
        <w:rPr>
          <w:color w:val="1F2937"/>
          <w:shd w:val="clear" w:color="auto" w:fill="F3F4F6"/>
        </w:rPr>
        <w:t>id</w:t>
      </w:r>
      <w:proofErr w:type="spellEnd"/>
      <w:r>
        <w:rPr>
          <w:color w:val="1F2937"/>
          <w:shd w:val="clear" w:color="auto" w:fill="F3F4F6"/>
        </w:rPr>
        <w:t>) ON DELETE CASCADE           -- BR-DATA-02</w:t>
      </w:r>
    </w:p>
    <w:p w14:paraId="60AE610B" w14:textId="77777777" w:rsidR="00BC46F0" w:rsidRDefault="00BC46F0">
      <w:pPr>
        <w:pStyle w:val="HTMLSudahDiformat"/>
        <w:rPr>
          <w:color w:val="1F2937"/>
          <w:shd w:val="clear" w:color="auto" w:fill="F3F4F6"/>
        </w:rPr>
      </w:pPr>
      <w:r>
        <w:rPr>
          <w:color w:val="1F2937"/>
          <w:shd w:val="clear" w:color="auto" w:fill="F3F4F6"/>
        </w:rPr>
        <w:t>) ENGINE=</w:t>
      </w:r>
      <w:proofErr w:type="spellStart"/>
      <w:r>
        <w:rPr>
          <w:color w:val="1F2937"/>
          <w:shd w:val="clear" w:color="auto" w:fill="F3F4F6"/>
        </w:rPr>
        <w:t>InnoDB</w:t>
      </w:r>
      <w:proofErr w:type="spellEnd"/>
      <w:r>
        <w:rPr>
          <w:color w:val="1F2937"/>
          <w:shd w:val="clear" w:color="auto" w:fill="F3F4F6"/>
        </w:rPr>
        <w:t xml:space="preserve"> DEFAULT CHARSET=utf8mb4 COLLATE=utf8mb4_general_ci;</w:t>
      </w:r>
    </w:p>
    <w:p w14:paraId="1CCDD3FE" w14:textId="77777777" w:rsidR="00BC46F0" w:rsidRDefault="00BC46F0">
      <w:pPr>
        <w:pStyle w:val="HTMLSudahDiformat"/>
        <w:rPr>
          <w:color w:val="1F2937"/>
          <w:shd w:val="clear" w:color="auto" w:fill="F3F4F6"/>
        </w:rPr>
      </w:pPr>
    </w:p>
    <w:p w14:paraId="1F4A6774" w14:textId="77777777" w:rsidR="00BC46F0" w:rsidRDefault="00BC46F0">
      <w:pPr>
        <w:pStyle w:val="HTMLSudahDiformat"/>
        <w:rPr>
          <w:color w:val="1F2937"/>
          <w:shd w:val="clear" w:color="auto" w:fill="F3F4F6"/>
        </w:rPr>
      </w:pPr>
      <w:r>
        <w:rPr>
          <w:color w:val="1F2937"/>
          <w:shd w:val="clear" w:color="auto" w:fill="F3F4F6"/>
        </w:rPr>
        <w:t xml:space="preserve">CREATE TABLE </w:t>
      </w:r>
      <w:proofErr w:type="spellStart"/>
      <w:r>
        <w:rPr>
          <w:color w:val="1F2937"/>
          <w:shd w:val="clear" w:color="auto" w:fill="F3F4F6"/>
        </w:rPr>
        <w:t>financial_todos</w:t>
      </w:r>
      <w:proofErr w:type="spellEnd"/>
      <w:r>
        <w:rPr>
          <w:color w:val="1F2937"/>
          <w:shd w:val="clear" w:color="auto" w:fill="F3F4F6"/>
        </w:rPr>
        <w:t xml:space="preserve"> (</w:t>
      </w:r>
    </w:p>
    <w:p w14:paraId="046F9F1E"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id</w:t>
      </w:r>
      <w:proofErr w:type="spellEnd"/>
      <w:r>
        <w:rPr>
          <w:color w:val="1F2937"/>
          <w:shd w:val="clear" w:color="auto" w:fill="F3F4F6"/>
        </w:rPr>
        <w:t xml:space="preserve">           CHAR(36)      NOT NULL DEFAULT (UUID()),</w:t>
      </w:r>
    </w:p>
    <w:p w14:paraId="4937EA6F"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user_id</w:t>
      </w:r>
      <w:proofErr w:type="spellEnd"/>
      <w:r>
        <w:rPr>
          <w:color w:val="1F2937"/>
          <w:shd w:val="clear" w:color="auto" w:fill="F3F4F6"/>
        </w:rPr>
        <w:t xml:space="preserve">      CHAR(36)      NOT NULL,</w:t>
      </w:r>
    </w:p>
    <w:p w14:paraId="0129886F"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title</w:t>
      </w:r>
      <w:proofErr w:type="spellEnd"/>
      <w:r>
        <w:rPr>
          <w:color w:val="1F2937"/>
          <w:shd w:val="clear" w:color="auto" w:fill="F3F4F6"/>
        </w:rPr>
        <w:t xml:space="preserve">        VARCHAR(200)  NOT NULL,</w:t>
      </w:r>
    </w:p>
    <w:p w14:paraId="3163B137" w14:textId="77777777" w:rsidR="00BC46F0" w:rsidRDefault="00BC46F0">
      <w:pPr>
        <w:pStyle w:val="HTMLSudahDiformat"/>
        <w:rPr>
          <w:color w:val="1F2937"/>
          <w:shd w:val="clear" w:color="auto" w:fill="F3F4F6"/>
        </w:rPr>
      </w:pPr>
      <w:r>
        <w:rPr>
          <w:color w:val="1F2937"/>
          <w:shd w:val="clear" w:color="auto" w:fill="F3F4F6"/>
        </w:rPr>
        <w:lastRenderedPageBreak/>
        <w:t xml:space="preserve">    </w:t>
      </w:r>
      <w:proofErr w:type="spellStart"/>
      <w:r>
        <w:rPr>
          <w:color w:val="1F2937"/>
          <w:shd w:val="clear" w:color="auto" w:fill="F3F4F6"/>
        </w:rPr>
        <w:t>amount</w:t>
      </w:r>
      <w:proofErr w:type="spellEnd"/>
      <w:r>
        <w:rPr>
          <w:color w:val="1F2937"/>
          <w:shd w:val="clear" w:color="auto" w:fill="F3F4F6"/>
        </w:rPr>
        <w:t xml:space="preserve">       DECIMAL(15,2) NOT NULL DEFAULT 0,</w:t>
      </w:r>
    </w:p>
    <w:p w14:paraId="589248DF"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due_date</w:t>
      </w:r>
      <w:proofErr w:type="spellEnd"/>
      <w:r>
        <w:rPr>
          <w:color w:val="1F2937"/>
          <w:shd w:val="clear" w:color="auto" w:fill="F3F4F6"/>
        </w:rPr>
        <w:t xml:space="preserve">     DATE NULL,</w:t>
      </w:r>
    </w:p>
    <w:p w14:paraId="7F0279B3"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is_completed</w:t>
      </w:r>
      <w:proofErr w:type="spellEnd"/>
      <w:r>
        <w:rPr>
          <w:color w:val="1F2937"/>
          <w:shd w:val="clear" w:color="auto" w:fill="F3F4F6"/>
        </w:rPr>
        <w:t xml:space="preserve"> TINYINT(1) NOT NULL DEFAULT 0,</w:t>
      </w:r>
    </w:p>
    <w:p w14:paraId="1D03B2BA"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auto_expense</w:t>
      </w:r>
      <w:proofErr w:type="spellEnd"/>
      <w:r>
        <w:rPr>
          <w:color w:val="1F2937"/>
          <w:shd w:val="clear" w:color="auto" w:fill="F3F4F6"/>
        </w:rPr>
        <w:t xml:space="preserve"> TINYINT(1) NOT NULL DEFAULT 0,</w:t>
      </w:r>
    </w:p>
    <w:p w14:paraId="31EC5639"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created_at</w:t>
      </w:r>
      <w:proofErr w:type="spellEnd"/>
      <w:r>
        <w:rPr>
          <w:color w:val="1F2937"/>
          <w:shd w:val="clear" w:color="auto" w:fill="F3F4F6"/>
        </w:rPr>
        <w:t xml:space="preserve">   DATETIME NOT NULL DEFAULT CURRENT_TIMESTAMP,</w:t>
      </w:r>
    </w:p>
    <w:p w14:paraId="52B49B94"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updated_at</w:t>
      </w:r>
      <w:proofErr w:type="spellEnd"/>
      <w:r>
        <w:rPr>
          <w:color w:val="1F2937"/>
          <w:shd w:val="clear" w:color="auto" w:fill="F3F4F6"/>
        </w:rPr>
        <w:t xml:space="preserve">   DATETIME NOT NULL DEFAULT CURRENT_TIMESTAMP</w:t>
      </w:r>
    </w:p>
    <w:p w14:paraId="75C1528E" w14:textId="77777777" w:rsidR="00BC46F0" w:rsidRDefault="00BC46F0">
      <w:pPr>
        <w:pStyle w:val="HTMLSudahDiformat"/>
        <w:rPr>
          <w:color w:val="1F2937"/>
          <w:shd w:val="clear" w:color="auto" w:fill="F3F4F6"/>
        </w:rPr>
      </w:pPr>
      <w:r>
        <w:rPr>
          <w:color w:val="1F2937"/>
          <w:shd w:val="clear" w:color="auto" w:fill="F3F4F6"/>
        </w:rPr>
        <w:t xml:space="preserve">                          ON UPDATE CURRENT_TIMESTAMP,</w:t>
      </w:r>
    </w:p>
    <w:p w14:paraId="148910F8" w14:textId="77777777" w:rsidR="00BC46F0" w:rsidRDefault="00BC46F0">
      <w:pPr>
        <w:pStyle w:val="HTMLSudahDiformat"/>
        <w:rPr>
          <w:color w:val="1F2937"/>
          <w:shd w:val="clear" w:color="auto" w:fill="F3F4F6"/>
        </w:rPr>
      </w:pPr>
      <w:r>
        <w:rPr>
          <w:color w:val="1F2937"/>
          <w:shd w:val="clear" w:color="auto" w:fill="F3F4F6"/>
        </w:rPr>
        <w:t xml:space="preserve">    PRIMARY KEY (</w:t>
      </w:r>
      <w:proofErr w:type="spellStart"/>
      <w:r>
        <w:rPr>
          <w:color w:val="1F2937"/>
          <w:shd w:val="clear" w:color="auto" w:fill="F3F4F6"/>
        </w:rPr>
        <w:t>id</w:t>
      </w:r>
      <w:proofErr w:type="spellEnd"/>
      <w:r>
        <w:rPr>
          <w:color w:val="1F2937"/>
          <w:shd w:val="clear" w:color="auto" w:fill="F3F4F6"/>
        </w:rPr>
        <w:t>),</w:t>
      </w:r>
    </w:p>
    <w:p w14:paraId="695CA57A" w14:textId="77777777" w:rsidR="00BC46F0" w:rsidRDefault="00BC46F0">
      <w:pPr>
        <w:pStyle w:val="HTMLSudahDiformat"/>
        <w:rPr>
          <w:color w:val="1F2937"/>
          <w:shd w:val="clear" w:color="auto" w:fill="F3F4F6"/>
        </w:rPr>
      </w:pPr>
      <w:r>
        <w:rPr>
          <w:color w:val="1F2937"/>
          <w:shd w:val="clear" w:color="auto" w:fill="F3F4F6"/>
        </w:rPr>
        <w:t xml:space="preserve">    KEY </w:t>
      </w:r>
      <w:proofErr w:type="spellStart"/>
      <w:r>
        <w:rPr>
          <w:color w:val="1F2937"/>
          <w:shd w:val="clear" w:color="auto" w:fill="F3F4F6"/>
        </w:rPr>
        <w:t>idx_financial_todos_user</w:t>
      </w:r>
      <w:proofErr w:type="spellEnd"/>
      <w:r>
        <w:rPr>
          <w:color w:val="1F2937"/>
          <w:shd w:val="clear" w:color="auto" w:fill="F3F4F6"/>
        </w:rPr>
        <w:t xml:space="preserve"> (</w:t>
      </w:r>
      <w:proofErr w:type="spellStart"/>
      <w:r>
        <w:rPr>
          <w:color w:val="1F2937"/>
          <w:shd w:val="clear" w:color="auto" w:fill="F3F4F6"/>
        </w:rPr>
        <w:t>user_id</w:t>
      </w:r>
      <w:proofErr w:type="spellEnd"/>
      <w:r>
        <w:rPr>
          <w:color w:val="1F2937"/>
          <w:shd w:val="clear" w:color="auto" w:fill="F3F4F6"/>
        </w:rPr>
        <w:t>),</w:t>
      </w:r>
    </w:p>
    <w:p w14:paraId="224519AE" w14:textId="77777777" w:rsidR="00BC46F0" w:rsidRDefault="00BC46F0">
      <w:pPr>
        <w:pStyle w:val="HTMLSudahDiformat"/>
        <w:rPr>
          <w:color w:val="1F2937"/>
          <w:shd w:val="clear" w:color="auto" w:fill="F3F4F6"/>
        </w:rPr>
      </w:pPr>
      <w:r>
        <w:rPr>
          <w:color w:val="1F2937"/>
          <w:shd w:val="clear" w:color="auto" w:fill="F3F4F6"/>
        </w:rPr>
        <w:t xml:space="preserve">    KEY </w:t>
      </w:r>
      <w:proofErr w:type="spellStart"/>
      <w:r>
        <w:rPr>
          <w:color w:val="1F2937"/>
          <w:shd w:val="clear" w:color="auto" w:fill="F3F4F6"/>
        </w:rPr>
        <w:t>idx_financial_todos_user_due_date</w:t>
      </w:r>
      <w:proofErr w:type="spellEnd"/>
      <w:r>
        <w:rPr>
          <w:color w:val="1F2937"/>
          <w:shd w:val="clear" w:color="auto" w:fill="F3F4F6"/>
        </w:rPr>
        <w:t xml:space="preserve"> (</w:t>
      </w:r>
      <w:proofErr w:type="spellStart"/>
      <w:r>
        <w:rPr>
          <w:color w:val="1F2937"/>
          <w:shd w:val="clear" w:color="auto" w:fill="F3F4F6"/>
        </w:rPr>
        <w:t>user_id</w:t>
      </w:r>
      <w:proofErr w:type="spellEnd"/>
      <w:r>
        <w:rPr>
          <w:color w:val="1F2937"/>
          <w:shd w:val="clear" w:color="auto" w:fill="F3F4F6"/>
        </w:rPr>
        <w:t xml:space="preserve">, </w:t>
      </w:r>
      <w:proofErr w:type="spellStart"/>
      <w:r>
        <w:rPr>
          <w:color w:val="1F2937"/>
          <w:shd w:val="clear" w:color="auto" w:fill="F3F4F6"/>
        </w:rPr>
        <w:t>due_date</w:t>
      </w:r>
      <w:proofErr w:type="spellEnd"/>
      <w:r>
        <w:rPr>
          <w:color w:val="1F2937"/>
          <w:shd w:val="clear" w:color="auto" w:fill="F3F4F6"/>
        </w:rPr>
        <w:t>),</w:t>
      </w:r>
    </w:p>
    <w:p w14:paraId="4FF6F250" w14:textId="77777777" w:rsidR="00BC46F0" w:rsidRDefault="00BC46F0">
      <w:pPr>
        <w:pStyle w:val="HTMLSudahDiformat"/>
        <w:rPr>
          <w:color w:val="1F2937"/>
          <w:shd w:val="clear" w:color="auto" w:fill="F3F4F6"/>
        </w:rPr>
      </w:pPr>
      <w:r>
        <w:rPr>
          <w:color w:val="1F2937"/>
          <w:shd w:val="clear" w:color="auto" w:fill="F3F4F6"/>
        </w:rPr>
        <w:t xml:space="preserve">    CONSTRAINT </w:t>
      </w:r>
      <w:proofErr w:type="spellStart"/>
      <w:r>
        <w:rPr>
          <w:color w:val="1F2937"/>
          <w:shd w:val="clear" w:color="auto" w:fill="F3F4F6"/>
        </w:rPr>
        <w:t>fk_financial_todos_user</w:t>
      </w:r>
      <w:proofErr w:type="spellEnd"/>
      <w:r>
        <w:rPr>
          <w:color w:val="1F2937"/>
          <w:shd w:val="clear" w:color="auto" w:fill="F3F4F6"/>
        </w:rPr>
        <w:t xml:space="preserve"> FOREIGN KEY (</w:t>
      </w:r>
      <w:proofErr w:type="spellStart"/>
      <w:r>
        <w:rPr>
          <w:color w:val="1F2937"/>
          <w:shd w:val="clear" w:color="auto" w:fill="F3F4F6"/>
        </w:rPr>
        <w:t>user_id</w:t>
      </w:r>
      <w:proofErr w:type="spellEnd"/>
      <w:r>
        <w:rPr>
          <w:color w:val="1F2937"/>
          <w:shd w:val="clear" w:color="auto" w:fill="F3F4F6"/>
        </w:rPr>
        <w:t>)</w:t>
      </w:r>
    </w:p>
    <w:p w14:paraId="4FBAD98D" w14:textId="77777777" w:rsidR="00BC46F0" w:rsidRDefault="00BC46F0">
      <w:pPr>
        <w:pStyle w:val="HTMLSudahDiformat"/>
        <w:rPr>
          <w:color w:val="1F2937"/>
          <w:shd w:val="clear" w:color="auto" w:fill="F3F4F6"/>
        </w:rPr>
      </w:pPr>
      <w:r>
        <w:rPr>
          <w:color w:val="1F2937"/>
          <w:shd w:val="clear" w:color="auto" w:fill="F3F4F6"/>
        </w:rPr>
        <w:t xml:space="preserve">        REFERENCES </w:t>
      </w:r>
      <w:proofErr w:type="spellStart"/>
      <w:r>
        <w:rPr>
          <w:color w:val="1F2937"/>
          <w:shd w:val="clear" w:color="auto" w:fill="F3F4F6"/>
        </w:rPr>
        <w:t>users</w:t>
      </w:r>
      <w:proofErr w:type="spellEnd"/>
      <w:r>
        <w:rPr>
          <w:color w:val="1F2937"/>
          <w:shd w:val="clear" w:color="auto" w:fill="F3F4F6"/>
        </w:rPr>
        <w:t xml:space="preserve"> (</w:t>
      </w:r>
      <w:proofErr w:type="spellStart"/>
      <w:r>
        <w:rPr>
          <w:color w:val="1F2937"/>
          <w:shd w:val="clear" w:color="auto" w:fill="F3F4F6"/>
        </w:rPr>
        <w:t>id</w:t>
      </w:r>
      <w:proofErr w:type="spellEnd"/>
      <w:r>
        <w:rPr>
          <w:color w:val="1F2937"/>
          <w:shd w:val="clear" w:color="auto" w:fill="F3F4F6"/>
        </w:rPr>
        <w:t>) ON DELETE CASCADE,</w:t>
      </w:r>
    </w:p>
    <w:p w14:paraId="4E38E50B" w14:textId="77777777" w:rsidR="00BC46F0" w:rsidRDefault="00BC46F0">
      <w:pPr>
        <w:pStyle w:val="HTMLSudahDiformat"/>
        <w:rPr>
          <w:color w:val="1F2937"/>
          <w:shd w:val="clear" w:color="auto" w:fill="F3F4F6"/>
        </w:rPr>
      </w:pPr>
      <w:r>
        <w:rPr>
          <w:color w:val="1F2937"/>
          <w:shd w:val="clear" w:color="auto" w:fill="F3F4F6"/>
        </w:rPr>
        <w:t xml:space="preserve">    CONSTRAINT </w:t>
      </w:r>
      <w:proofErr w:type="spellStart"/>
      <w:r>
        <w:rPr>
          <w:color w:val="1F2937"/>
          <w:shd w:val="clear" w:color="auto" w:fill="F3F4F6"/>
        </w:rPr>
        <w:t>ck_financial_todos_amount_non_negative</w:t>
      </w:r>
      <w:proofErr w:type="spellEnd"/>
      <w:r>
        <w:rPr>
          <w:color w:val="1F2937"/>
          <w:shd w:val="clear" w:color="auto" w:fill="F3F4F6"/>
        </w:rPr>
        <w:t xml:space="preserve"> CHECK (</w:t>
      </w:r>
      <w:proofErr w:type="spellStart"/>
      <w:r>
        <w:rPr>
          <w:color w:val="1F2937"/>
          <w:shd w:val="clear" w:color="auto" w:fill="F3F4F6"/>
        </w:rPr>
        <w:t>amount</w:t>
      </w:r>
      <w:proofErr w:type="spellEnd"/>
      <w:r>
        <w:rPr>
          <w:color w:val="1F2937"/>
          <w:shd w:val="clear" w:color="auto" w:fill="F3F4F6"/>
        </w:rPr>
        <w:t xml:space="preserve"> &gt;= 0),   -- BR-TODO-02</w:t>
      </w:r>
    </w:p>
    <w:p w14:paraId="77B7A345" w14:textId="77777777" w:rsidR="00BC46F0" w:rsidRDefault="00BC46F0">
      <w:pPr>
        <w:pStyle w:val="HTMLSudahDiformat"/>
        <w:rPr>
          <w:color w:val="1F2937"/>
          <w:shd w:val="clear" w:color="auto" w:fill="F3F4F6"/>
        </w:rPr>
      </w:pPr>
      <w:r>
        <w:rPr>
          <w:color w:val="1F2937"/>
          <w:shd w:val="clear" w:color="auto" w:fill="F3F4F6"/>
        </w:rPr>
        <w:t xml:space="preserve">    CONSTRAINT </w:t>
      </w:r>
      <w:proofErr w:type="spellStart"/>
      <w:r>
        <w:rPr>
          <w:color w:val="1F2937"/>
          <w:shd w:val="clear" w:color="auto" w:fill="F3F4F6"/>
        </w:rPr>
        <w:t>ck_financial_todos_title_not_empty</w:t>
      </w:r>
      <w:proofErr w:type="spellEnd"/>
      <w:r>
        <w:rPr>
          <w:color w:val="1F2937"/>
          <w:shd w:val="clear" w:color="auto" w:fill="F3F4F6"/>
        </w:rPr>
        <w:t xml:space="preserve">     CHECK (CHAR_LENGTH(TRIM(</w:t>
      </w:r>
      <w:proofErr w:type="spellStart"/>
      <w:r>
        <w:rPr>
          <w:color w:val="1F2937"/>
          <w:shd w:val="clear" w:color="auto" w:fill="F3F4F6"/>
        </w:rPr>
        <w:t>title</w:t>
      </w:r>
      <w:proofErr w:type="spellEnd"/>
      <w:r>
        <w:rPr>
          <w:color w:val="1F2937"/>
          <w:shd w:val="clear" w:color="auto" w:fill="F3F4F6"/>
        </w:rPr>
        <w:t>)) &gt; 0)  -- BR-TODO-01</w:t>
      </w:r>
    </w:p>
    <w:p w14:paraId="5AFF8AD2" w14:textId="77777777" w:rsidR="00BC46F0" w:rsidRDefault="00BC46F0">
      <w:pPr>
        <w:pStyle w:val="HTMLSudahDiformat"/>
        <w:rPr>
          <w:color w:val="1F2937"/>
          <w:shd w:val="clear" w:color="auto" w:fill="F3F4F6"/>
        </w:rPr>
      </w:pPr>
      <w:r>
        <w:rPr>
          <w:color w:val="1F2937"/>
          <w:shd w:val="clear" w:color="auto" w:fill="F3F4F6"/>
        </w:rPr>
        <w:t>) ENGINE=</w:t>
      </w:r>
      <w:proofErr w:type="spellStart"/>
      <w:r>
        <w:rPr>
          <w:color w:val="1F2937"/>
          <w:shd w:val="clear" w:color="auto" w:fill="F3F4F6"/>
        </w:rPr>
        <w:t>InnoDB</w:t>
      </w:r>
      <w:proofErr w:type="spellEnd"/>
      <w:r>
        <w:rPr>
          <w:color w:val="1F2937"/>
          <w:shd w:val="clear" w:color="auto" w:fill="F3F4F6"/>
        </w:rPr>
        <w:t xml:space="preserve"> DEFAULT CHARSET=utf8mb4 COLLATE=utf8mb4_general_ci;</w:t>
      </w:r>
    </w:p>
    <w:p w14:paraId="187D84C4" w14:textId="77777777" w:rsidR="00BC46F0" w:rsidRDefault="00BC46F0">
      <w:pPr>
        <w:pStyle w:val="HTMLSudahDiformat"/>
        <w:rPr>
          <w:color w:val="1F2937"/>
          <w:shd w:val="clear" w:color="auto" w:fill="F3F4F6"/>
        </w:rPr>
      </w:pPr>
    </w:p>
    <w:p w14:paraId="225B0AF4" w14:textId="77777777" w:rsidR="00BC46F0" w:rsidRDefault="00BC46F0">
      <w:pPr>
        <w:pStyle w:val="HTMLSudahDiformat"/>
        <w:rPr>
          <w:color w:val="1F2937"/>
          <w:shd w:val="clear" w:color="auto" w:fill="F3F4F6"/>
        </w:rPr>
      </w:pPr>
      <w:r>
        <w:rPr>
          <w:color w:val="1F2937"/>
          <w:shd w:val="clear" w:color="auto" w:fill="F3F4F6"/>
        </w:rPr>
        <w:t xml:space="preserve">CREATE TABLE </w:t>
      </w:r>
      <w:proofErr w:type="spellStart"/>
      <w:r>
        <w:rPr>
          <w:color w:val="1F2937"/>
          <w:shd w:val="clear" w:color="auto" w:fill="F3F4F6"/>
        </w:rPr>
        <w:t>transactions</w:t>
      </w:r>
      <w:proofErr w:type="spellEnd"/>
      <w:r>
        <w:rPr>
          <w:color w:val="1F2937"/>
          <w:shd w:val="clear" w:color="auto" w:fill="F3F4F6"/>
        </w:rPr>
        <w:t xml:space="preserve"> (</w:t>
      </w:r>
    </w:p>
    <w:p w14:paraId="19BFEB84"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id</w:t>
      </w:r>
      <w:proofErr w:type="spellEnd"/>
      <w:r>
        <w:rPr>
          <w:color w:val="1F2937"/>
          <w:shd w:val="clear" w:color="auto" w:fill="F3F4F6"/>
        </w:rPr>
        <w:t xml:space="preserve">             CHAR(36)      NOT NULL DEFAULT (UUID()),</w:t>
      </w:r>
    </w:p>
    <w:p w14:paraId="72BAD542"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user_id</w:t>
      </w:r>
      <w:proofErr w:type="spellEnd"/>
      <w:r>
        <w:rPr>
          <w:color w:val="1F2937"/>
          <w:shd w:val="clear" w:color="auto" w:fill="F3F4F6"/>
        </w:rPr>
        <w:t xml:space="preserve">        CHAR(36)      NOT NULL,</w:t>
      </w:r>
    </w:p>
    <w:p w14:paraId="0494288F"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category_id</w:t>
      </w:r>
      <w:proofErr w:type="spellEnd"/>
      <w:r>
        <w:rPr>
          <w:color w:val="1F2937"/>
          <w:shd w:val="clear" w:color="auto" w:fill="F3F4F6"/>
        </w:rPr>
        <w:t xml:space="preserve">    CHAR(36)      NOT NULL,</w:t>
      </w:r>
    </w:p>
    <w:p w14:paraId="42E4B8DC"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source_todo_id</w:t>
      </w:r>
      <w:proofErr w:type="spellEnd"/>
      <w:r>
        <w:rPr>
          <w:color w:val="1F2937"/>
          <w:shd w:val="clear" w:color="auto" w:fill="F3F4F6"/>
        </w:rPr>
        <w:t xml:space="preserve"> CHAR(36)      NULL,                    -- BR-AUTO-02</w:t>
      </w:r>
    </w:p>
    <w:p w14:paraId="5B94B1A1"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type</w:t>
      </w:r>
      <w:proofErr w:type="spellEnd"/>
      <w:r>
        <w:rPr>
          <w:color w:val="1F2937"/>
          <w:shd w:val="clear" w:color="auto" w:fill="F3F4F6"/>
        </w:rPr>
        <w:t xml:space="preserve">           ENUM('INCOME','EXPENSE') NOT NULL,     -- BR-TRX-02</w:t>
      </w:r>
    </w:p>
    <w:p w14:paraId="726F41EE"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amount</w:t>
      </w:r>
      <w:proofErr w:type="spellEnd"/>
      <w:r>
        <w:rPr>
          <w:color w:val="1F2937"/>
          <w:shd w:val="clear" w:color="auto" w:fill="F3F4F6"/>
        </w:rPr>
        <w:t xml:space="preserve">         DECIMAL(15,2) NOT NULL,</w:t>
      </w:r>
    </w:p>
    <w:p w14:paraId="31413C80"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date</w:t>
      </w:r>
      <w:proofErr w:type="spellEnd"/>
      <w:r>
        <w:rPr>
          <w:color w:val="1F2937"/>
          <w:shd w:val="clear" w:color="auto" w:fill="F3F4F6"/>
        </w:rPr>
        <w:t xml:space="preserve">           DATE NOT NULL DEFAULT (CURRENT_DATE),</w:t>
      </w:r>
    </w:p>
    <w:p w14:paraId="2EBAC9DA" w14:textId="77777777" w:rsidR="00BC46F0" w:rsidRDefault="00BC46F0">
      <w:pPr>
        <w:pStyle w:val="HTMLSudahDiformat"/>
        <w:rPr>
          <w:color w:val="1F2937"/>
          <w:shd w:val="clear" w:color="auto" w:fill="F3F4F6"/>
        </w:rPr>
      </w:pPr>
      <w:r>
        <w:rPr>
          <w:color w:val="1F2937"/>
          <w:shd w:val="clear" w:color="auto" w:fill="F3F4F6"/>
        </w:rPr>
        <w:t xml:space="preserve">    notes          TEXT NULL,</w:t>
      </w:r>
    </w:p>
    <w:p w14:paraId="4EDE7162"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created_at</w:t>
      </w:r>
      <w:proofErr w:type="spellEnd"/>
      <w:r>
        <w:rPr>
          <w:color w:val="1F2937"/>
          <w:shd w:val="clear" w:color="auto" w:fill="F3F4F6"/>
        </w:rPr>
        <w:t xml:space="preserve">     DATETIME NOT NULL DEFAULT CURRENT_TIMESTAMP,</w:t>
      </w:r>
    </w:p>
    <w:p w14:paraId="46B0977D"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updated_at</w:t>
      </w:r>
      <w:proofErr w:type="spellEnd"/>
      <w:r>
        <w:rPr>
          <w:color w:val="1F2937"/>
          <w:shd w:val="clear" w:color="auto" w:fill="F3F4F6"/>
        </w:rPr>
        <w:t xml:space="preserve">     DATETIME NOT NULL DEFAULT CURRENT_TIMESTAMP</w:t>
      </w:r>
    </w:p>
    <w:p w14:paraId="7FB07CE9" w14:textId="77777777" w:rsidR="00BC46F0" w:rsidRDefault="00BC46F0">
      <w:pPr>
        <w:pStyle w:val="HTMLSudahDiformat"/>
        <w:rPr>
          <w:color w:val="1F2937"/>
          <w:shd w:val="clear" w:color="auto" w:fill="F3F4F6"/>
        </w:rPr>
      </w:pPr>
      <w:r>
        <w:rPr>
          <w:color w:val="1F2937"/>
          <w:shd w:val="clear" w:color="auto" w:fill="F3F4F6"/>
        </w:rPr>
        <w:t xml:space="preserve">                            ON UPDATE CURRENT_TIMESTAMP,</w:t>
      </w:r>
    </w:p>
    <w:p w14:paraId="30B4E311" w14:textId="77777777" w:rsidR="00BC46F0" w:rsidRDefault="00BC46F0">
      <w:pPr>
        <w:pStyle w:val="HTMLSudahDiformat"/>
        <w:rPr>
          <w:color w:val="1F2937"/>
          <w:shd w:val="clear" w:color="auto" w:fill="F3F4F6"/>
        </w:rPr>
      </w:pPr>
      <w:r>
        <w:rPr>
          <w:color w:val="1F2937"/>
          <w:shd w:val="clear" w:color="auto" w:fill="F3F4F6"/>
        </w:rPr>
        <w:t xml:space="preserve">    PRIMARY KEY (</w:t>
      </w:r>
      <w:proofErr w:type="spellStart"/>
      <w:r>
        <w:rPr>
          <w:color w:val="1F2937"/>
          <w:shd w:val="clear" w:color="auto" w:fill="F3F4F6"/>
        </w:rPr>
        <w:t>id</w:t>
      </w:r>
      <w:proofErr w:type="spellEnd"/>
      <w:r>
        <w:rPr>
          <w:color w:val="1F2937"/>
          <w:shd w:val="clear" w:color="auto" w:fill="F3F4F6"/>
        </w:rPr>
        <w:t>),</w:t>
      </w:r>
    </w:p>
    <w:p w14:paraId="2677D6B9" w14:textId="77777777" w:rsidR="00BC46F0" w:rsidRDefault="00BC46F0">
      <w:pPr>
        <w:pStyle w:val="HTMLSudahDiformat"/>
        <w:rPr>
          <w:color w:val="1F2937"/>
          <w:shd w:val="clear" w:color="auto" w:fill="F3F4F6"/>
        </w:rPr>
      </w:pPr>
      <w:r>
        <w:rPr>
          <w:color w:val="1F2937"/>
          <w:shd w:val="clear" w:color="auto" w:fill="F3F4F6"/>
        </w:rPr>
        <w:t xml:space="preserve">    UNIQUE KEY </w:t>
      </w:r>
      <w:proofErr w:type="spellStart"/>
      <w:r>
        <w:rPr>
          <w:color w:val="1F2937"/>
          <w:shd w:val="clear" w:color="auto" w:fill="F3F4F6"/>
        </w:rPr>
        <w:t>uq_transactions_source_todo</w:t>
      </w:r>
      <w:proofErr w:type="spellEnd"/>
      <w:r>
        <w:rPr>
          <w:color w:val="1F2937"/>
          <w:shd w:val="clear" w:color="auto" w:fill="F3F4F6"/>
        </w:rPr>
        <w:t xml:space="preserve"> (</w:t>
      </w:r>
      <w:proofErr w:type="spellStart"/>
      <w:r>
        <w:rPr>
          <w:color w:val="1F2937"/>
          <w:shd w:val="clear" w:color="auto" w:fill="F3F4F6"/>
        </w:rPr>
        <w:t>source_todo_id</w:t>
      </w:r>
      <w:proofErr w:type="spellEnd"/>
      <w:r>
        <w:rPr>
          <w:color w:val="1F2937"/>
          <w:shd w:val="clear" w:color="auto" w:fill="F3F4F6"/>
        </w:rPr>
        <w:t>),  -- BR-AUTO-03</w:t>
      </w:r>
    </w:p>
    <w:p w14:paraId="5E753EFD" w14:textId="77777777" w:rsidR="00BC46F0" w:rsidRDefault="00BC46F0">
      <w:pPr>
        <w:pStyle w:val="HTMLSudahDiformat"/>
        <w:rPr>
          <w:color w:val="1F2937"/>
          <w:shd w:val="clear" w:color="auto" w:fill="F3F4F6"/>
        </w:rPr>
      </w:pPr>
      <w:r>
        <w:rPr>
          <w:color w:val="1F2937"/>
          <w:shd w:val="clear" w:color="auto" w:fill="F3F4F6"/>
        </w:rPr>
        <w:t xml:space="preserve">    KEY </w:t>
      </w:r>
      <w:proofErr w:type="spellStart"/>
      <w:r>
        <w:rPr>
          <w:color w:val="1F2937"/>
          <w:shd w:val="clear" w:color="auto" w:fill="F3F4F6"/>
        </w:rPr>
        <w:t>idx_transactions_user_date</w:t>
      </w:r>
      <w:proofErr w:type="spellEnd"/>
      <w:r>
        <w:rPr>
          <w:color w:val="1F2937"/>
          <w:shd w:val="clear" w:color="auto" w:fill="F3F4F6"/>
        </w:rPr>
        <w:t xml:space="preserve"> (</w:t>
      </w:r>
      <w:proofErr w:type="spellStart"/>
      <w:r>
        <w:rPr>
          <w:color w:val="1F2937"/>
          <w:shd w:val="clear" w:color="auto" w:fill="F3F4F6"/>
        </w:rPr>
        <w:t>user_id</w:t>
      </w:r>
      <w:proofErr w:type="spellEnd"/>
      <w:r>
        <w:rPr>
          <w:color w:val="1F2937"/>
          <w:shd w:val="clear" w:color="auto" w:fill="F3F4F6"/>
        </w:rPr>
        <w:t xml:space="preserve">, </w:t>
      </w:r>
      <w:proofErr w:type="spellStart"/>
      <w:r>
        <w:rPr>
          <w:color w:val="1F2937"/>
          <w:shd w:val="clear" w:color="auto" w:fill="F3F4F6"/>
        </w:rPr>
        <w:t>date</w:t>
      </w:r>
      <w:proofErr w:type="spellEnd"/>
      <w:r>
        <w:rPr>
          <w:color w:val="1F2937"/>
          <w:shd w:val="clear" w:color="auto" w:fill="F3F4F6"/>
        </w:rPr>
        <w:t>),</w:t>
      </w:r>
    </w:p>
    <w:p w14:paraId="52FE4A33" w14:textId="77777777" w:rsidR="00BC46F0" w:rsidRDefault="00BC46F0">
      <w:pPr>
        <w:pStyle w:val="HTMLSudahDiformat"/>
        <w:rPr>
          <w:color w:val="1F2937"/>
          <w:shd w:val="clear" w:color="auto" w:fill="F3F4F6"/>
        </w:rPr>
      </w:pPr>
      <w:r>
        <w:rPr>
          <w:color w:val="1F2937"/>
          <w:shd w:val="clear" w:color="auto" w:fill="F3F4F6"/>
        </w:rPr>
        <w:t xml:space="preserve">    KEY </w:t>
      </w:r>
      <w:proofErr w:type="spellStart"/>
      <w:r>
        <w:rPr>
          <w:color w:val="1F2937"/>
          <w:shd w:val="clear" w:color="auto" w:fill="F3F4F6"/>
        </w:rPr>
        <w:t>idx_transactions_user_type</w:t>
      </w:r>
      <w:proofErr w:type="spellEnd"/>
      <w:r>
        <w:rPr>
          <w:color w:val="1F2937"/>
          <w:shd w:val="clear" w:color="auto" w:fill="F3F4F6"/>
        </w:rPr>
        <w:t xml:space="preserve"> (</w:t>
      </w:r>
      <w:proofErr w:type="spellStart"/>
      <w:r>
        <w:rPr>
          <w:color w:val="1F2937"/>
          <w:shd w:val="clear" w:color="auto" w:fill="F3F4F6"/>
        </w:rPr>
        <w:t>user_id</w:t>
      </w:r>
      <w:proofErr w:type="spellEnd"/>
      <w:r>
        <w:rPr>
          <w:color w:val="1F2937"/>
          <w:shd w:val="clear" w:color="auto" w:fill="F3F4F6"/>
        </w:rPr>
        <w:t xml:space="preserve">, </w:t>
      </w:r>
      <w:proofErr w:type="spellStart"/>
      <w:r>
        <w:rPr>
          <w:color w:val="1F2937"/>
          <w:shd w:val="clear" w:color="auto" w:fill="F3F4F6"/>
        </w:rPr>
        <w:t>type</w:t>
      </w:r>
      <w:proofErr w:type="spellEnd"/>
      <w:r>
        <w:rPr>
          <w:color w:val="1F2937"/>
          <w:shd w:val="clear" w:color="auto" w:fill="F3F4F6"/>
        </w:rPr>
        <w:t>),</w:t>
      </w:r>
    </w:p>
    <w:p w14:paraId="00715BA6" w14:textId="77777777" w:rsidR="00BC46F0" w:rsidRDefault="00BC46F0">
      <w:pPr>
        <w:pStyle w:val="HTMLSudahDiformat"/>
        <w:rPr>
          <w:color w:val="1F2937"/>
          <w:shd w:val="clear" w:color="auto" w:fill="F3F4F6"/>
        </w:rPr>
      </w:pPr>
      <w:r>
        <w:rPr>
          <w:color w:val="1F2937"/>
          <w:shd w:val="clear" w:color="auto" w:fill="F3F4F6"/>
        </w:rPr>
        <w:t xml:space="preserve">    KEY </w:t>
      </w:r>
      <w:proofErr w:type="spellStart"/>
      <w:r>
        <w:rPr>
          <w:color w:val="1F2937"/>
          <w:shd w:val="clear" w:color="auto" w:fill="F3F4F6"/>
        </w:rPr>
        <w:t>idx_transactions_category</w:t>
      </w:r>
      <w:proofErr w:type="spellEnd"/>
      <w:r>
        <w:rPr>
          <w:color w:val="1F2937"/>
          <w:shd w:val="clear" w:color="auto" w:fill="F3F4F6"/>
        </w:rPr>
        <w:t xml:space="preserve"> (</w:t>
      </w:r>
      <w:proofErr w:type="spellStart"/>
      <w:r>
        <w:rPr>
          <w:color w:val="1F2937"/>
          <w:shd w:val="clear" w:color="auto" w:fill="F3F4F6"/>
        </w:rPr>
        <w:t>category_id</w:t>
      </w:r>
      <w:proofErr w:type="spellEnd"/>
      <w:r>
        <w:rPr>
          <w:color w:val="1F2937"/>
          <w:shd w:val="clear" w:color="auto" w:fill="F3F4F6"/>
        </w:rPr>
        <w:t>),</w:t>
      </w:r>
    </w:p>
    <w:p w14:paraId="17D5AFF8" w14:textId="77777777" w:rsidR="00BC46F0" w:rsidRDefault="00BC46F0">
      <w:pPr>
        <w:pStyle w:val="HTMLSudahDiformat"/>
        <w:rPr>
          <w:color w:val="1F2937"/>
          <w:shd w:val="clear" w:color="auto" w:fill="F3F4F6"/>
        </w:rPr>
      </w:pPr>
      <w:r>
        <w:rPr>
          <w:color w:val="1F2937"/>
          <w:shd w:val="clear" w:color="auto" w:fill="F3F4F6"/>
        </w:rPr>
        <w:t xml:space="preserve">    CONSTRAINT </w:t>
      </w:r>
      <w:proofErr w:type="spellStart"/>
      <w:r>
        <w:rPr>
          <w:color w:val="1F2937"/>
          <w:shd w:val="clear" w:color="auto" w:fill="F3F4F6"/>
        </w:rPr>
        <w:t>fk_transactions_user</w:t>
      </w:r>
      <w:proofErr w:type="spellEnd"/>
      <w:r>
        <w:rPr>
          <w:color w:val="1F2937"/>
          <w:shd w:val="clear" w:color="auto" w:fill="F3F4F6"/>
        </w:rPr>
        <w:t xml:space="preserve"> FOREIGN KEY (</w:t>
      </w:r>
      <w:proofErr w:type="spellStart"/>
      <w:r>
        <w:rPr>
          <w:color w:val="1F2937"/>
          <w:shd w:val="clear" w:color="auto" w:fill="F3F4F6"/>
        </w:rPr>
        <w:t>user_id</w:t>
      </w:r>
      <w:proofErr w:type="spellEnd"/>
      <w:r>
        <w:rPr>
          <w:color w:val="1F2937"/>
          <w:shd w:val="clear" w:color="auto" w:fill="F3F4F6"/>
        </w:rPr>
        <w:t>)</w:t>
      </w:r>
    </w:p>
    <w:p w14:paraId="7BCC8D91" w14:textId="77777777" w:rsidR="00BC46F0" w:rsidRDefault="00BC46F0">
      <w:pPr>
        <w:pStyle w:val="HTMLSudahDiformat"/>
        <w:rPr>
          <w:color w:val="1F2937"/>
          <w:shd w:val="clear" w:color="auto" w:fill="F3F4F6"/>
        </w:rPr>
      </w:pPr>
      <w:r>
        <w:rPr>
          <w:color w:val="1F2937"/>
          <w:shd w:val="clear" w:color="auto" w:fill="F3F4F6"/>
        </w:rPr>
        <w:t xml:space="preserve">        REFERENCES </w:t>
      </w:r>
      <w:proofErr w:type="spellStart"/>
      <w:r>
        <w:rPr>
          <w:color w:val="1F2937"/>
          <w:shd w:val="clear" w:color="auto" w:fill="F3F4F6"/>
        </w:rPr>
        <w:t>users</w:t>
      </w:r>
      <w:proofErr w:type="spellEnd"/>
      <w:r>
        <w:rPr>
          <w:color w:val="1F2937"/>
          <w:shd w:val="clear" w:color="auto" w:fill="F3F4F6"/>
        </w:rPr>
        <w:t xml:space="preserve"> (</w:t>
      </w:r>
      <w:proofErr w:type="spellStart"/>
      <w:r>
        <w:rPr>
          <w:color w:val="1F2937"/>
          <w:shd w:val="clear" w:color="auto" w:fill="F3F4F6"/>
        </w:rPr>
        <w:t>id</w:t>
      </w:r>
      <w:proofErr w:type="spellEnd"/>
      <w:r>
        <w:rPr>
          <w:color w:val="1F2937"/>
          <w:shd w:val="clear" w:color="auto" w:fill="F3F4F6"/>
        </w:rPr>
        <w:t>) ON DELETE CASCADE,</w:t>
      </w:r>
    </w:p>
    <w:p w14:paraId="715FDC29" w14:textId="77777777" w:rsidR="00BC46F0" w:rsidRDefault="00BC46F0">
      <w:pPr>
        <w:pStyle w:val="HTMLSudahDiformat"/>
        <w:rPr>
          <w:color w:val="1F2937"/>
          <w:shd w:val="clear" w:color="auto" w:fill="F3F4F6"/>
        </w:rPr>
      </w:pPr>
      <w:r>
        <w:rPr>
          <w:color w:val="1F2937"/>
          <w:shd w:val="clear" w:color="auto" w:fill="F3F4F6"/>
        </w:rPr>
        <w:t xml:space="preserve">    CONSTRAINT </w:t>
      </w:r>
      <w:proofErr w:type="spellStart"/>
      <w:r>
        <w:rPr>
          <w:color w:val="1F2937"/>
          <w:shd w:val="clear" w:color="auto" w:fill="F3F4F6"/>
        </w:rPr>
        <w:t>fk_transactions_category</w:t>
      </w:r>
      <w:proofErr w:type="spellEnd"/>
      <w:r>
        <w:rPr>
          <w:color w:val="1F2937"/>
          <w:shd w:val="clear" w:color="auto" w:fill="F3F4F6"/>
        </w:rPr>
        <w:t xml:space="preserve"> FOREIGN KEY (</w:t>
      </w:r>
      <w:proofErr w:type="spellStart"/>
      <w:r>
        <w:rPr>
          <w:color w:val="1F2937"/>
          <w:shd w:val="clear" w:color="auto" w:fill="F3F4F6"/>
        </w:rPr>
        <w:t>category_id</w:t>
      </w:r>
      <w:proofErr w:type="spellEnd"/>
      <w:r>
        <w:rPr>
          <w:color w:val="1F2937"/>
          <w:shd w:val="clear" w:color="auto" w:fill="F3F4F6"/>
        </w:rPr>
        <w:t>)</w:t>
      </w:r>
    </w:p>
    <w:p w14:paraId="058E0975" w14:textId="77777777" w:rsidR="00BC46F0" w:rsidRDefault="00BC46F0">
      <w:pPr>
        <w:pStyle w:val="HTMLSudahDiformat"/>
        <w:rPr>
          <w:color w:val="1F2937"/>
          <w:shd w:val="clear" w:color="auto" w:fill="F3F4F6"/>
        </w:rPr>
      </w:pPr>
      <w:r>
        <w:rPr>
          <w:color w:val="1F2937"/>
          <w:shd w:val="clear" w:color="auto" w:fill="F3F4F6"/>
        </w:rPr>
        <w:t xml:space="preserve">        REFERENCES </w:t>
      </w:r>
      <w:proofErr w:type="spellStart"/>
      <w:r>
        <w:rPr>
          <w:color w:val="1F2937"/>
          <w:shd w:val="clear" w:color="auto" w:fill="F3F4F6"/>
        </w:rPr>
        <w:t>categories</w:t>
      </w:r>
      <w:proofErr w:type="spellEnd"/>
      <w:r>
        <w:rPr>
          <w:color w:val="1F2937"/>
          <w:shd w:val="clear" w:color="auto" w:fill="F3F4F6"/>
        </w:rPr>
        <w:t xml:space="preserve"> (</w:t>
      </w:r>
      <w:proofErr w:type="spellStart"/>
      <w:r>
        <w:rPr>
          <w:color w:val="1F2937"/>
          <w:shd w:val="clear" w:color="auto" w:fill="F3F4F6"/>
        </w:rPr>
        <w:t>id</w:t>
      </w:r>
      <w:proofErr w:type="spellEnd"/>
      <w:r>
        <w:rPr>
          <w:color w:val="1F2937"/>
          <w:shd w:val="clear" w:color="auto" w:fill="F3F4F6"/>
        </w:rPr>
        <w:t>) ON DELETE RESTRICT,    -- BR-DATA-03</w:t>
      </w:r>
    </w:p>
    <w:p w14:paraId="350D8B05" w14:textId="77777777" w:rsidR="00BC46F0" w:rsidRDefault="00BC46F0">
      <w:pPr>
        <w:pStyle w:val="HTMLSudahDiformat"/>
        <w:rPr>
          <w:color w:val="1F2937"/>
          <w:shd w:val="clear" w:color="auto" w:fill="F3F4F6"/>
        </w:rPr>
      </w:pPr>
      <w:r>
        <w:rPr>
          <w:color w:val="1F2937"/>
          <w:shd w:val="clear" w:color="auto" w:fill="F3F4F6"/>
        </w:rPr>
        <w:t xml:space="preserve">    CONSTRAINT </w:t>
      </w:r>
      <w:proofErr w:type="spellStart"/>
      <w:r>
        <w:rPr>
          <w:color w:val="1F2937"/>
          <w:shd w:val="clear" w:color="auto" w:fill="F3F4F6"/>
        </w:rPr>
        <w:t>ck_transactions_amount_positive</w:t>
      </w:r>
      <w:proofErr w:type="spellEnd"/>
      <w:r>
        <w:rPr>
          <w:color w:val="1F2937"/>
          <w:shd w:val="clear" w:color="auto" w:fill="F3F4F6"/>
        </w:rPr>
        <w:t xml:space="preserve"> CHECK (</w:t>
      </w:r>
      <w:proofErr w:type="spellStart"/>
      <w:r>
        <w:rPr>
          <w:color w:val="1F2937"/>
          <w:shd w:val="clear" w:color="auto" w:fill="F3F4F6"/>
        </w:rPr>
        <w:t>amount</w:t>
      </w:r>
      <w:proofErr w:type="spellEnd"/>
      <w:r>
        <w:rPr>
          <w:color w:val="1F2937"/>
          <w:shd w:val="clear" w:color="auto" w:fill="F3F4F6"/>
        </w:rPr>
        <w:t xml:space="preserve"> &gt; 0)  -- BR-TRX-01</w:t>
      </w:r>
    </w:p>
    <w:p w14:paraId="639B1D86" w14:textId="77777777" w:rsidR="00BC46F0" w:rsidRDefault="00BC46F0">
      <w:pPr>
        <w:pStyle w:val="HTMLSudahDiformat"/>
        <w:rPr>
          <w:color w:val="1F2937"/>
          <w:shd w:val="clear" w:color="auto" w:fill="F3F4F6"/>
        </w:rPr>
      </w:pPr>
      <w:r>
        <w:rPr>
          <w:color w:val="1F2937"/>
          <w:shd w:val="clear" w:color="auto" w:fill="F3F4F6"/>
        </w:rPr>
        <w:t>) ENGINE=</w:t>
      </w:r>
      <w:proofErr w:type="spellStart"/>
      <w:r>
        <w:rPr>
          <w:color w:val="1F2937"/>
          <w:shd w:val="clear" w:color="auto" w:fill="F3F4F6"/>
        </w:rPr>
        <w:t>InnoDB</w:t>
      </w:r>
      <w:proofErr w:type="spellEnd"/>
      <w:r>
        <w:rPr>
          <w:color w:val="1F2937"/>
          <w:shd w:val="clear" w:color="auto" w:fill="F3F4F6"/>
        </w:rPr>
        <w:t xml:space="preserve"> DEFAULT CHARSET=utf8mb4 COLLATE=utf8mb4_general_ci;</w:t>
      </w:r>
    </w:p>
    <w:p w14:paraId="50C88E4C" w14:textId="77777777" w:rsidR="00BC46F0" w:rsidRDefault="00BC46F0">
      <w:pPr>
        <w:pStyle w:val="HTMLSudahDiformat"/>
        <w:rPr>
          <w:color w:val="1F2937"/>
          <w:shd w:val="clear" w:color="auto" w:fill="F3F4F6"/>
        </w:rPr>
      </w:pPr>
    </w:p>
    <w:p w14:paraId="3907D3AD" w14:textId="77777777" w:rsidR="00BC46F0" w:rsidRDefault="00BC46F0">
      <w:pPr>
        <w:pStyle w:val="HTMLSudahDiformat"/>
        <w:rPr>
          <w:color w:val="1F2937"/>
          <w:shd w:val="clear" w:color="auto" w:fill="F3F4F6"/>
        </w:rPr>
      </w:pPr>
      <w:r>
        <w:rPr>
          <w:color w:val="1F2937"/>
          <w:shd w:val="clear" w:color="auto" w:fill="F3F4F6"/>
        </w:rPr>
        <w:t xml:space="preserve">CREATE TABLE </w:t>
      </w:r>
      <w:proofErr w:type="spellStart"/>
      <w:r>
        <w:rPr>
          <w:color w:val="1F2937"/>
          <w:shd w:val="clear" w:color="auto" w:fill="F3F4F6"/>
        </w:rPr>
        <w:t>budgets</w:t>
      </w:r>
      <w:proofErr w:type="spellEnd"/>
      <w:r>
        <w:rPr>
          <w:color w:val="1F2937"/>
          <w:shd w:val="clear" w:color="auto" w:fill="F3F4F6"/>
        </w:rPr>
        <w:t xml:space="preserve"> (</w:t>
      </w:r>
    </w:p>
    <w:p w14:paraId="7C50540F"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id</w:t>
      </w:r>
      <w:proofErr w:type="spellEnd"/>
      <w:r>
        <w:rPr>
          <w:color w:val="1F2937"/>
          <w:shd w:val="clear" w:color="auto" w:fill="F3F4F6"/>
        </w:rPr>
        <w:t xml:space="preserve">           CHAR(36)      NOT NULL DEFAULT (UUID()),</w:t>
      </w:r>
    </w:p>
    <w:p w14:paraId="30B5B6D7"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user_id</w:t>
      </w:r>
      <w:proofErr w:type="spellEnd"/>
      <w:r>
        <w:rPr>
          <w:color w:val="1F2937"/>
          <w:shd w:val="clear" w:color="auto" w:fill="F3F4F6"/>
        </w:rPr>
        <w:t xml:space="preserve">      CHAR(36)      NOT NULL,</w:t>
      </w:r>
    </w:p>
    <w:p w14:paraId="46342574"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category_id</w:t>
      </w:r>
      <w:proofErr w:type="spellEnd"/>
      <w:r>
        <w:rPr>
          <w:color w:val="1F2937"/>
          <w:shd w:val="clear" w:color="auto" w:fill="F3F4F6"/>
        </w:rPr>
        <w:t xml:space="preserve">  CHAR(36)      NOT NULL,</w:t>
      </w:r>
    </w:p>
    <w:p w14:paraId="598DBAB1"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amount_limit</w:t>
      </w:r>
      <w:proofErr w:type="spellEnd"/>
      <w:r>
        <w:rPr>
          <w:color w:val="1F2937"/>
          <w:shd w:val="clear" w:color="auto" w:fill="F3F4F6"/>
        </w:rPr>
        <w:t xml:space="preserve"> DECIMAL(15,2) NOT NULL,</w:t>
      </w:r>
    </w:p>
    <w:p w14:paraId="2D3FF331"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month_year</w:t>
      </w:r>
      <w:proofErr w:type="spellEnd"/>
      <w:r>
        <w:rPr>
          <w:color w:val="1F2937"/>
          <w:shd w:val="clear" w:color="auto" w:fill="F3F4F6"/>
        </w:rPr>
        <w:t xml:space="preserve">   DATE NOT NULL,                           -- BR-BUD-03: selalu YYYY-MM-01</w:t>
      </w:r>
    </w:p>
    <w:p w14:paraId="09615EF1"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created_at</w:t>
      </w:r>
      <w:proofErr w:type="spellEnd"/>
      <w:r>
        <w:rPr>
          <w:color w:val="1F2937"/>
          <w:shd w:val="clear" w:color="auto" w:fill="F3F4F6"/>
        </w:rPr>
        <w:t xml:space="preserve">   DATETIME NOT NULL DEFAULT CURRENT_TIMESTAMP,</w:t>
      </w:r>
    </w:p>
    <w:p w14:paraId="7784099B" w14:textId="77777777" w:rsidR="00BC46F0" w:rsidRDefault="00BC46F0">
      <w:pPr>
        <w:pStyle w:val="HTMLSudahDiformat"/>
        <w:rPr>
          <w:color w:val="1F2937"/>
          <w:shd w:val="clear" w:color="auto" w:fill="F3F4F6"/>
        </w:rPr>
      </w:pPr>
      <w:r>
        <w:rPr>
          <w:color w:val="1F2937"/>
          <w:shd w:val="clear" w:color="auto" w:fill="F3F4F6"/>
        </w:rPr>
        <w:t xml:space="preserve">    </w:t>
      </w:r>
      <w:proofErr w:type="spellStart"/>
      <w:r>
        <w:rPr>
          <w:color w:val="1F2937"/>
          <w:shd w:val="clear" w:color="auto" w:fill="F3F4F6"/>
        </w:rPr>
        <w:t>updated_at</w:t>
      </w:r>
      <w:proofErr w:type="spellEnd"/>
      <w:r>
        <w:rPr>
          <w:color w:val="1F2937"/>
          <w:shd w:val="clear" w:color="auto" w:fill="F3F4F6"/>
        </w:rPr>
        <w:t xml:space="preserve">   DATETIME NOT NULL DEFAULT CURRENT_TIMESTAMP</w:t>
      </w:r>
    </w:p>
    <w:p w14:paraId="1F717925" w14:textId="77777777" w:rsidR="00BC46F0" w:rsidRDefault="00BC46F0">
      <w:pPr>
        <w:pStyle w:val="HTMLSudahDiformat"/>
        <w:rPr>
          <w:color w:val="1F2937"/>
          <w:shd w:val="clear" w:color="auto" w:fill="F3F4F6"/>
        </w:rPr>
      </w:pPr>
      <w:r>
        <w:rPr>
          <w:color w:val="1F2937"/>
          <w:shd w:val="clear" w:color="auto" w:fill="F3F4F6"/>
        </w:rPr>
        <w:t xml:space="preserve">                          ON UPDATE CURRENT_TIMESTAMP,</w:t>
      </w:r>
    </w:p>
    <w:p w14:paraId="5F414167" w14:textId="77777777" w:rsidR="00BC46F0" w:rsidRDefault="00BC46F0">
      <w:pPr>
        <w:pStyle w:val="HTMLSudahDiformat"/>
        <w:rPr>
          <w:color w:val="1F2937"/>
          <w:shd w:val="clear" w:color="auto" w:fill="F3F4F6"/>
        </w:rPr>
      </w:pPr>
      <w:r>
        <w:rPr>
          <w:color w:val="1F2937"/>
          <w:shd w:val="clear" w:color="auto" w:fill="F3F4F6"/>
        </w:rPr>
        <w:t xml:space="preserve">    PRIMARY KEY (</w:t>
      </w:r>
      <w:proofErr w:type="spellStart"/>
      <w:r>
        <w:rPr>
          <w:color w:val="1F2937"/>
          <w:shd w:val="clear" w:color="auto" w:fill="F3F4F6"/>
        </w:rPr>
        <w:t>id</w:t>
      </w:r>
      <w:proofErr w:type="spellEnd"/>
      <w:r>
        <w:rPr>
          <w:color w:val="1F2937"/>
          <w:shd w:val="clear" w:color="auto" w:fill="F3F4F6"/>
        </w:rPr>
        <w:t>),</w:t>
      </w:r>
    </w:p>
    <w:p w14:paraId="6576F8C3" w14:textId="77777777" w:rsidR="00BC46F0" w:rsidRDefault="00BC46F0">
      <w:pPr>
        <w:pStyle w:val="HTMLSudahDiformat"/>
        <w:rPr>
          <w:color w:val="1F2937"/>
          <w:shd w:val="clear" w:color="auto" w:fill="F3F4F6"/>
        </w:rPr>
      </w:pPr>
      <w:r>
        <w:rPr>
          <w:color w:val="1F2937"/>
          <w:shd w:val="clear" w:color="auto" w:fill="F3F4F6"/>
        </w:rPr>
        <w:t xml:space="preserve">    UNIQUE KEY </w:t>
      </w:r>
      <w:proofErr w:type="spellStart"/>
      <w:r>
        <w:rPr>
          <w:color w:val="1F2937"/>
          <w:shd w:val="clear" w:color="auto" w:fill="F3F4F6"/>
        </w:rPr>
        <w:t>uq_budgets_user_category_month</w:t>
      </w:r>
      <w:proofErr w:type="spellEnd"/>
      <w:r>
        <w:rPr>
          <w:color w:val="1F2937"/>
          <w:shd w:val="clear" w:color="auto" w:fill="F3F4F6"/>
        </w:rPr>
        <w:t xml:space="preserve"> (</w:t>
      </w:r>
      <w:proofErr w:type="spellStart"/>
      <w:r>
        <w:rPr>
          <w:color w:val="1F2937"/>
          <w:shd w:val="clear" w:color="auto" w:fill="F3F4F6"/>
        </w:rPr>
        <w:t>user_id</w:t>
      </w:r>
      <w:proofErr w:type="spellEnd"/>
      <w:r>
        <w:rPr>
          <w:color w:val="1F2937"/>
          <w:shd w:val="clear" w:color="auto" w:fill="F3F4F6"/>
        </w:rPr>
        <w:t xml:space="preserve">, </w:t>
      </w:r>
      <w:proofErr w:type="spellStart"/>
      <w:r>
        <w:rPr>
          <w:color w:val="1F2937"/>
          <w:shd w:val="clear" w:color="auto" w:fill="F3F4F6"/>
        </w:rPr>
        <w:t>category_id</w:t>
      </w:r>
      <w:proofErr w:type="spellEnd"/>
      <w:r>
        <w:rPr>
          <w:color w:val="1F2937"/>
          <w:shd w:val="clear" w:color="auto" w:fill="F3F4F6"/>
        </w:rPr>
        <w:t xml:space="preserve">, </w:t>
      </w:r>
      <w:proofErr w:type="spellStart"/>
      <w:r>
        <w:rPr>
          <w:color w:val="1F2937"/>
          <w:shd w:val="clear" w:color="auto" w:fill="F3F4F6"/>
        </w:rPr>
        <w:t>month_year</w:t>
      </w:r>
      <w:proofErr w:type="spellEnd"/>
      <w:r>
        <w:rPr>
          <w:color w:val="1F2937"/>
          <w:shd w:val="clear" w:color="auto" w:fill="F3F4F6"/>
        </w:rPr>
        <w:t>),  -- BR-BUD-04</w:t>
      </w:r>
    </w:p>
    <w:p w14:paraId="203243B5" w14:textId="77777777" w:rsidR="00BC46F0" w:rsidRDefault="00BC46F0">
      <w:pPr>
        <w:pStyle w:val="HTMLSudahDiformat"/>
        <w:rPr>
          <w:color w:val="1F2937"/>
          <w:shd w:val="clear" w:color="auto" w:fill="F3F4F6"/>
        </w:rPr>
      </w:pPr>
      <w:r>
        <w:rPr>
          <w:color w:val="1F2937"/>
          <w:shd w:val="clear" w:color="auto" w:fill="F3F4F6"/>
        </w:rPr>
        <w:t xml:space="preserve">    KEY </w:t>
      </w:r>
      <w:proofErr w:type="spellStart"/>
      <w:r>
        <w:rPr>
          <w:color w:val="1F2937"/>
          <w:shd w:val="clear" w:color="auto" w:fill="F3F4F6"/>
        </w:rPr>
        <w:t>idx_budgets_user_month</w:t>
      </w:r>
      <w:proofErr w:type="spellEnd"/>
      <w:r>
        <w:rPr>
          <w:color w:val="1F2937"/>
          <w:shd w:val="clear" w:color="auto" w:fill="F3F4F6"/>
        </w:rPr>
        <w:t xml:space="preserve"> (</w:t>
      </w:r>
      <w:proofErr w:type="spellStart"/>
      <w:r>
        <w:rPr>
          <w:color w:val="1F2937"/>
          <w:shd w:val="clear" w:color="auto" w:fill="F3F4F6"/>
        </w:rPr>
        <w:t>user_id</w:t>
      </w:r>
      <w:proofErr w:type="spellEnd"/>
      <w:r>
        <w:rPr>
          <w:color w:val="1F2937"/>
          <w:shd w:val="clear" w:color="auto" w:fill="F3F4F6"/>
        </w:rPr>
        <w:t xml:space="preserve">, </w:t>
      </w:r>
      <w:proofErr w:type="spellStart"/>
      <w:r>
        <w:rPr>
          <w:color w:val="1F2937"/>
          <w:shd w:val="clear" w:color="auto" w:fill="F3F4F6"/>
        </w:rPr>
        <w:t>month_year</w:t>
      </w:r>
      <w:proofErr w:type="spellEnd"/>
      <w:r>
        <w:rPr>
          <w:color w:val="1F2937"/>
          <w:shd w:val="clear" w:color="auto" w:fill="F3F4F6"/>
        </w:rPr>
        <w:t>),</w:t>
      </w:r>
    </w:p>
    <w:p w14:paraId="435C3BB0" w14:textId="77777777" w:rsidR="00BC46F0" w:rsidRDefault="00BC46F0">
      <w:pPr>
        <w:pStyle w:val="HTMLSudahDiformat"/>
        <w:rPr>
          <w:color w:val="1F2937"/>
          <w:shd w:val="clear" w:color="auto" w:fill="F3F4F6"/>
        </w:rPr>
      </w:pPr>
      <w:r>
        <w:rPr>
          <w:color w:val="1F2937"/>
          <w:shd w:val="clear" w:color="auto" w:fill="F3F4F6"/>
        </w:rPr>
        <w:t xml:space="preserve">    KEY </w:t>
      </w:r>
      <w:proofErr w:type="spellStart"/>
      <w:r>
        <w:rPr>
          <w:color w:val="1F2937"/>
          <w:shd w:val="clear" w:color="auto" w:fill="F3F4F6"/>
        </w:rPr>
        <w:t>idx_budgets_category</w:t>
      </w:r>
      <w:proofErr w:type="spellEnd"/>
      <w:r>
        <w:rPr>
          <w:color w:val="1F2937"/>
          <w:shd w:val="clear" w:color="auto" w:fill="F3F4F6"/>
        </w:rPr>
        <w:t xml:space="preserve"> (</w:t>
      </w:r>
      <w:proofErr w:type="spellStart"/>
      <w:r>
        <w:rPr>
          <w:color w:val="1F2937"/>
          <w:shd w:val="clear" w:color="auto" w:fill="F3F4F6"/>
        </w:rPr>
        <w:t>category_id</w:t>
      </w:r>
      <w:proofErr w:type="spellEnd"/>
      <w:r>
        <w:rPr>
          <w:color w:val="1F2937"/>
          <w:shd w:val="clear" w:color="auto" w:fill="F3F4F6"/>
        </w:rPr>
        <w:t>),</w:t>
      </w:r>
    </w:p>
    <w:p w14:paraId="446AACF9" w14:textId="77777777" w:rsidR="00BC46F0" w:rsidRDefault="00BC46F0">
      <w:pPr>
        <w:pStyle w:val="HTMLSudahDiformat"/>
        <w:rPr>
          <w:color w:val="1F2937"/>
          <w:shd w:val="clear" w:color="auto" w:fill="F3F4F6"/>
        </w:rPr>
      </w:pPr>
      <w:r>
        <w:rPr>
          <w:color w:val="1F2937"/>
          <w:shd w:val="clear" w:color="auto" w:fill="F3F4F6"/>
        </w:rPr>
        <w:t xml:space="preserve">    CONSTRAINT </w:t>
      </w:r>
      <w:proofErr w:type="spellStart"/>
      <w:r>
        <w:rPr>
          <w:color w:val="1F2937"/>
          <w:shd w:val="clear" w:color="auto" w:fill="F3F4F6"/>
        </w:rPr>
        <w:t>fk_budgets_user</w:t>
      </w:r>
      <w:proofErr w:type="spellEnd"/>
      <w:r>
        <w:rPr>
          <w:color w:val="1F2937"/>
          <w:shd w:val="clear" w:color="auto" w:fill="F3F4F6"/>
        </w:rPr>
        <w:t xml:space="preserve"> FOREIGN KEY (</w:t>
      </w:r>
      <w:proofErr w:type="spellStart"/>
      <w:r>
        <w:rPr>
          <w:color w:val="1F2937"/>
          <w:shd w:val="clear" w:color="auto" w:fill="F3F4F6"/>
        </w:rPr>
        <w:t>user_id</w:t>
      </w:r>
      <w:proofErr w:type="spellEnd"/>
      <w:r>
        <w:rPr>
          <w:color w:val="1F2937"/>
          <w:shd w:val="clear" w:color="auto" w:fill="F3F4F6"/>
        </w:rPr>
        <w:t>)</w:t>
      </w:r>
    </w:p>
    <w:p w14:paraId="4B7AA4B9" w14:textId="77777777" w:rsidR="00BC46F0" w:rsidRDefault="00BC46F0">
      <w:pPr>
        <w:pStyle w:val="HTMLSudahDiformat"/>
        <w:rPr>
          <w:color w:val="1F2937"/>
          <w:shd w:val="clear" w:color="auto" w:fill="F3F4F6"/>
        </w:rPr>
      </w:pPr>
      <w:r>
        <w:rPr>
          <w:color w:val="1F2937"/>
          <w:shd w:val="clear" w:color="auto" w:fill="F3F4F6"/>
        </w:rPr>
        <w:t xml:space="preserve">        REFERENCES </w:t>
      </w:r>
      <w:proofErr w:type="spellStart"/>
      <w:r>
        <w:rPr>
          <w:color w:val="1F2937"/>
          <w:shd w:val="clear" w:color="auto" w:fill="F3F4F6"/>
        </w:rPr>
        <w:t>users</w:t>
      </w:r>
      <w:proofErr w:type="spellEnd"/>
      <w:r>
        <w:rPr>
          <w:color w:val="1F2937"/>
          <w:shd w:val="clear" w:color="auto" w:fill="F3F4F6"/>
        </w:rPr>
        <w:t xml:space="preserve"> (</w:t>
      </w:r>
      <w:proofErr w:type="spellStart"/>
      <w:r>
        <w:rPr>
          <w:color w:val="1F2937"/>
          <w:shd w:val="clear" w:color="auto" w:fill="F3F4F6"/>
        </w:rPr>
        <w:t>id</w:t>
      </w:r>
      <w:proofErr w:type="spellEnd"/>
      <w:r>
        <w:rPr>
          <w:color w:val="1F2937"/>
          <w:shd w:val="clear" w:color="auto" w:fill="F3F4F6"/>
        </w:rPr>
        <w:t>) ON DELETE CASCADE,</w:t>
      </w:r>
    </w:p>
    <w:p w14:paraId="3B0E25FF" w14:textId="77777777" w:rsidR="00BC46F0" w:rsidRDefault="00BC46F0">
      <w:pPr>
        <w:pStyle w:val="HTMLSudahDiformat"/>
        <w:rPr>
          <w:color w:val="1F2937"/>
          <w:shd w:val="clear" w:color="auto" w:fill="F3F4F6"/>
        </w:rPr>
      </w:pPr>
      <w:r>
        <w:rPr>
          <w:color w:val="1F2937"/>
          <w:shd w:val="clear" w:color="auto" w:fill="F3F4F6"/>
        </w:rPr>
        <w:t xml:space="preserve">    CONSTRAINT </w:t>
      </w:r>
      <w:proofErr w:type="spellStart"/>
      <w:r>
        <w:rPr>
          <w:color w:val="1F2937"/>
          <w:shd w:val="clear" w:color="auto" w:fill="F3F4F6"/>
        </w:rPr>
        <w:t>fk_budgets_category</w:t>
      </w:r>
      <w:proofErr w:type="spellEnd"/>
      <w:r>
        <w:rPr>
          <w:color w:val="1F2937"/>
          <w:shd w:val="clear" w:color="auto" w:fill="F3F4F6"/>
        </w:rPr>
        <w:t xml:space="preserve"> FOREIGN KEY (</w:t>
      </w:r>
      <w:proofErr w:type="spellStart"/>
      <w:r>
        <w:rPr>
          <w:color w:val="1F2937"/>
          <w:shd w:val="clear" w:color="auto" w:fill="F3F4F6"/>
        </w:rPr>
        <w:t>category_id</w:t>
      </w:r>
      <w:proofErr w:type="spellEnd"/>
      <w:r>
        <w:rPr>
          <w:color w:val="1F2937"/>
          <w:shd w:val="clear" w:color="auto" w:fill="F3F4F6"/>
        </w:rPr>
        <w:t>)</w:t>
      </w:r>
    </w:p>
    <w:p w14:paraId="28D48AD8" w14:textId="77777777" w:rsidR="00BC46F0" w:rsidRDefault="00BC46F0">
      <w:pPr>
        <w:pStyle w:val="HTMLSudahDiformat"/>
        <w:rPr>
          <w:color w:val="1F2937"/>
          <w:shd w:val="clear" w:color="auto" w:fill="F3F4F6"/>
        </w:rPr>
      </w:pPr>
      <w:r>
        <w:rPr>
          <w:color w:val="1F2937"/>
          <w:shd w:val="clear" w:color="auto" w:fill="F3F4F6"/>
        </w:rPr>
        <w:t xml:space="preserve">        REFERENCES </w:t>
      </w:r>
      <w:proofErr w:type="spellStart"/>
      <w:r>
        <w:rPr>
          <w:color w:val="1F2937"/>
          <w:shd w:val="clear" w:color="auto" w:fill="F3F4F6"/>
        </w:rPr>
        <w:t>categories</w:t>
      </w:r>
      <w:proofErr w:type="spellEnd"/>
      <w:r>
        <w:rPr>
          <w:color w:val="1F2937"/>
          <w:shd w:val="clear" w:color="auto" w:fill="F3F4F6"/>
        </w:rPr>
        <w:t xml:space="preserve"> (</w:t>
      </w:r>
      <w:proofErr w:type="spellStart"/>
      <w:r>
        <w:rPr>
          <w:color w:val="1F2937"/>
          <w:shd w:val="clear" w:color="auto" w:fill="F3F4F6"/>
        </w:rPr>
        <w:t>id</w:t>
      </w:r>
      <w:proofErr w:type="spellEnd"/>
      <w:r>
        <w:rPr>
          <w:color w:val="1F2937"/>
          <w:shd w:val="clear" w:color="auto" w:fill="F3F4F6"/>
        </w:rPr>
        <w:t>) ON DELETE RESTRICT,</w:t>
      </w:r>
    </w:p>
    <w:p w14:paraId="7CDF46D3" w14:textId="77777777" w:rsidR="00BC46F0" w:rsidRDefault="00BC46F0">
      <w:pPr>
        <w:pStyle w:val="HTMLSudahDiformat"/>
        <w:rPr>
          <w:color w:val="1F2937"/>
          <w:shd w:val="clear" w:color="auto" w:fill="F3F4F6"/>
        </w:rPr>
      </w:pPr>
      <w:r>
        <w:rPr>
          <w:color w:val="1F2937"/>
          <w:shd w:val="clear" w:color="auto" w:fill="F3F4F6"/>
        </w:rPr>
        <w:t xml:space="preserve">    CONSTRAINT </w:t>
      </w:r>
      <w:proofErr w:type="spellStart"/>
      <w:r>
        <w:rPr>
          <w:color w:val="1F2937"/>
          <w:shd w:val="clear" w:color="auto" w:fill="F3F4F6"/>
        </w:rPr>
        <w:t>ck_budgets_amount_positive</w:t>
      </w:r>
      <w:proofErr w:type="spellEnd"/>
      <w:r>
        <w:rPr>
          <w:color w:val="1F2937"/>
          <w:shd w:val="clear" w:color="auto" w:fill="F3F4F6"/>
        </w:rPr>
        <w:t xml:space="preserve"> CHECK (</w:t>
      </w:r>
      <w:proofErr w:type="spellStart"/>
      <w:r>
        <w:rPr>
          <w:color w:val="1F2937"/>
          <w:shd w:val="clear" w:color="auto" w:fill="F3F4F6"/>
        </w:rPr>
        <w:t>amount_limit</w:t>
      </w:r>
      <w:proofErr w:type="spellEnd"/>
      <w:r>
        <w:rPr>
          <w:color w:val="1F2937"/>
          <w:shd w:val="clear" w:color="auto" w:fill="F3F4F6"/>
        </w:rPr>
        <w:t xml:space="preserve"> &gt; 0),          -- BR-BUD-01</w:t>
      </w:r>
    </w:p>
    <w:p w14:paraId="1CACFC00" w14:textId="77777777" w:rsidR="00BC46F0" w:rsidRDefault="00BC46F0">
      <w:pPr>
        <w:pStyle w:val="HTMLSudahDiformat"/>
        <w:rPr>
          <w:color w:val="1F2937"/>
          <w:shd w:val="clear" w:color="auto" w:fill="F3F4F6"/>
        </w:rPr>
      </w:pPr>
      <w:r>
        <w:rPr>
          <w:color w:val="1F2937"/>
          <w:shd w:val="clear" w:color="auto" w:fill="F3F4F6"/>
        </w:rPr>
        <w:t xml:space="preserve">    CONSTRAINT </w:t>
      </w:r>
      <w:proofErr w:type="spellStart"/>
      <w:r>
        <w:rPr>
          <w:color w:val="1F2937"/>
          <w:shd w:val="clear" w:color="auto" w:fill="F3F4F6"/>
        </w:rPr>
        <w:t>ck_budgets_month_first_day</w:t>
      </w:r>
      <w:proofErr w:type="spellEnd"/>
      <w:r>
        <w:rPr>
          <w:color w:val="1F2937"/>
          <w:shd w:val="clear" w:color="auto" w:fill="F3F4F6"/>
        </w:rPr>
        <w:t xml:space="preserve"> CHECK (DAY(</w:t>
      </w:r>
      <w:proofErr w:type="spellStart"/>
      <w:r>
        <w:rPr>
          <w:color w:val="1F2937"/>
          <w:shd w:val="clear" w:color="auto" w:fill="F3F4F6"/>
        </w:rPr>
        <w:t>month_year</w:t>
      </w:r>
      <w:proofErr w:type="spellEnd"/>
      <w:r>
        <w:rPr>
          <w:color w:val="1F2937"/>
          <w:shd w:val="clear" w:color="auto" w:fill="F3F4F6"/>
        </w:rPr>
        <w:t>) = 1)</w:t>
      </w:r>
    </w:p>
    <w:p w14:paraId="334C3C7B" w14:textId="77777777" w:rsidR="00BC46F0" w:rsidRDefault="00BC46F0">
      <w:pPr>
        <w:pStyle w:val="HTMLSudahDiformat"/>
        <w:rPr>
          <w:color w:val="1F2937"/>
          <w:shd w:val="clear" w:color="auto" w:fill="F3F4F6"/>
        </w:rPr>
      </w:pPr>
      <w:r>
        <w:rPr>
          <w:color w:val="1F2937"/>
          <w:shd w:val="clear" w:color="auto" w:fill="F3F4F6"/>
        </w:rPr>
        <w:t>) ENGINE=</w:t>
      </w:r>
      <w:proofErr w:type="spellStart"/>
      <w:r>
        <w:rPr>
          <w:color w:val="1F2937"/>
          <w:shd w:val="clear" w:color="auto" w:fill="F3F4F6"/>
        </w:rPr>
        <w:t>InnoDB</w:t>
      </w:r>
      <w:proofErr w:type="spellEnd"/>
      <w:r>
        <w:rPr>
          <w:color w:val="1F2937"/>
          <w:shd w:val="clear" w:color="auto" w:fill="F3F4F6"/>
        </w:rPr>
        <w:t xml:space="preserve"> DEFAULT CHARSET=utf8mb4 COLLATE=utf8mb4_general_ci;</w:t>
      </w:r>
    </w:p>
    <w:p w14:paraId="0EB9022B" w14:textId="77777777" w:rsidR="00BC46F0" w:rsidRDefault="00BC46F0">
      <w:pPr>
        <w:pStyle w:val="NormalWeb"/>
        <w:rPr>
          <w:rFonts w:ascii="Calibri" w:hAnsi="Calibri" w:cs="Calibri"/>
          <w:color w:val="1F2937"/>
          <w:sz w:val="21"/>
          <w:szCs w:val="21"/>
        </w:rPr>
      </w:pPr>
      <w:proofErr w:type="spellStart"/>
      <w:r>
        <w:rPr>
          <w:rStyle w:val="Kuat"/>
          <w:rFonts w:ascii="Calibri" w:hAnsi="Calibri" w:cs="Calibri"/>
          <w:color w:val="1F2937"/>
          <w:sz w:val="21"/>
          <w:szCs w:val="21"/>
        </w:rPr>
        <w:t>Trigger</w:t>
      </w:r>
      <w:proofErr w:type="spellEnd"/>
      <w:r>
        <w:rPr>
          <w:rStyle w:val="Kuat"/>
          <w:rFonts w:ascii="Calibri" w:hAnsi="Calibri" w:cs="Calibri"/>
          <w:color w:val="1F2937"/>
          <w:sz w:val="21"/>
          <w:szCs w:val="21"/>
        </w:rPr>
        <w:t xml:space="preserve"> validasi</w:t>
      </w:r>
      <w:r>
        <w:rPr>
          <w:rFonts w:ascii="Calibri" w:hAnsi="Calibri" w:cs="Calibri"/>
          <w:color w:val="1F2937"/>
          <w:sz w:val="21"/>
          <w:szCs w:val="21"/>
        </w:rPr>
        <w:t xml:space="preserve"> (menggantikan 3 fungsi PL/</w:t>
      </w:r>
      <w:proofErr w:type="spellStart"/>
      <w:r>
        <w:rPr>
          <w:rFonts w:ascii="Calibri" w:hAnsi="Calibri" w:cs="Calibri"/>
          <w:color w:val="1F2937"/>
          <w:sz w:val="21"/>
          <w:szCs w:val="21"/>
        </w:rPr>
        <w:t>pgSQL</w:t>
      </w:r>
      <w:proofErr w:type="spellEnd"/>
      <w:r>
        <w:rPr>
          <w:rFonts w:ascii="Calibri" w:hAnsi="Calibri" w:cs="Calibri"/>
          <w:color w:val="1F2937"/>
          <w:sz w:val="21"/>
          <w:szCs w:val="21"/>
        </w:rPr>
        <w:t xml:space="preserve">; kode lengkap di </w:t>
      </w:r>
      <w:proofErr w:type="spellStart"/>
      <w:r>
        <w:rPr>
          <w:rStyle w:val="KodeHTML"/>
          <w:color w:val="1F2937"/>
        </w:rPr>
        <w:t>backend</w:t>
      </w:r>
      <w:proofErr w:type="spellEnd"/>
      <w:r>
        <w:rPr>
          <w:rStyle w:val="KodeHTML"/>
          <w:color w:val="1F2937"/>
        </w:rPr>
        <w:t>/</w:t>
      </w:r>
      <w:proofErr w:type="spellStart"/>
      <w:r>
        <w:rPr>
          <w:rStyle w:val="KodeHTML"/>
          <w:color w:val="1F2937"/>
        </w:rPr>
        <w:t>sql</w:t>
      </w:r>
      <w:proofErr w:type="spellEnd"/>
      <w:r>
        <w:rPr>
          <w:rStyle w:val="KodeHTML"/>
          <w:color w:val="1F2937"/>
        </w:rPr>
        <w:t>/</w:t>
      </w:r>
      <w:proofErr w:type="spellStart"/>
      <w:r>
        <w:rPr>
          <w:rStyle w:val="KodeHTML"/>
          <w:color w:val="1F2937"/>
        </w:rPr>
        <w:t>schema.sql</w:t>
      </w:r>
      <w:proofErr w:type="spellEnd"/>
      <w:r>
        <w:rPr>
          <w:rFonts w:ascii="Calibri" w:hAnsi="Calibri" w:cs="Calibri"/>
          <w:color w:val="1F2937"/>
          <w:sz w:val="21"/>
          <w:szCs w:val="21"/>
        </w:rPr>
        <w:t>):</w:t>
      </w:r>
    </w:p>
    <w:p w14:paraId="6A94EA09" w14:textId="77777777" w:rsidR="00BC46F0" w:rsidRDefault="00BC46F0">
      <w:pPr>
        <w:numPr>
          <w:ilvl w:val="0"/>
          <w:numId w:val="31"/>
        </w:numPr>
        <w:spacing w:before="40" w:after="40"/>
        <w:ind w:left="1040"/>
        <w:rPr>
          <w:rFonts w:ascii="Calibri" w:eastAsia="Times New Roman" w:hAnsi="Calibri" w:cs="Calibri"/>
          <w:color w:val="1F2937"/>
          <w:sz w:val="21"/>
          <w:szCs w:val="21"/>
        </w:rPr>
      </w:pPr>
      <w:proofErr w:type="spellStart"/>
      <w:r>
        <w:rPr>
          <w:rStyle w:val="KodeHTML"/>
          <w:color w:val="1F2937"/>
        </w:rPr>
        <w:t>trg_transactions_validate_insert</w:t>
      </w:r>
      <w:proofErr w:type="spellEnd"/>
      <w:r>
        <w:rPr>
          <w:rFonts w:ascii="Calibri" w:eastAsia="Times New Roman" w:hAnsi="Calibri" w:cs="Calibri"/>
          <w:color w:val="1F2937"/>
          <w:sz w:val="21"/>
          <w:szCs w:val="21"/>
        </w:rPr>
        <w:t xml:space="preserve"> / </w:t>
      </w:r>
      <w:proofErr w:type="spellStart"/>
      <w:r>
        <w:rPr>
          <w:rStyle w:val="KodeHTML"/>
          <w:color w:val="1F2937"/>
        </w:rPr>
        <w:t>trg_transactions_validate_update</w:t>
      </w:r>
      <w:proofErr w:type="spellEnd"/>
      <w:r>
        <w:rPr>
          <w:rFonts w:ascii="Calibri" w:eastAsia="Times New Roman" w:hAnsi="Calibri" w:cs="Calibri"/>
          <w:color w:val="1F2937"/>
          <w:sz w:val="21"/>
          <w:szCs w:val="21"/>
        </w:rPr>
        <w:t xml:space="preserve"> — BR-TRX-03 (</w:t>
      </w:r>
      <w:proofErr w:type="spellStart"/>
      <w:r>
        <w:rPr>
          <w:rFonts w:ascii="Calibri" w:eastAsia="Times New Roman" w:hAnsi="Calibri" w:cs="Calibri"/>
          <w:color w:val="1F2937"/>
          <w:sz w:val="21"/>
          <w:szCs w:val="21"/>
        </w:rPr>
        <w:t>type</w:t>
      </w:r>
      <w:proofErr w:type="spellEnd"/>
      <w:r>
        <w:rPr>
          <w:rFonts w:ascii="Calibri" w:eastAsia="Times New Roman" w:hAnsi="Calibri" w:cs="Calibri"/>
          <w:color w:val="1F2937"/>
          <w:sz w:val="21"/>
          <w:szCs w:val="21"/>
        </w:rPr>
        <w:t xml:space="preserve"> = </w:t>
      </w:r>
      <w:proofErr w:type="spellStart"/>
      <w:r>
        <w:rPr>
          <w:rFonts w:ascii="Calibri" w:eastAsia="Times New Roman" w:hAnsi="Calibri" w:cs="Calibri"/>
          <w:color w:val="1F2937"/>
          <w:sz w:val="21"/>
          <w:szCs w:val="21"/>
        </w:rPr>
        <w:t>type</w:t>
      </w:r>
      <w:proofErr w:type="spellEnd"/>
      <w:r>
        <w:rPr>
          <w:rFonts w:ascii="Calibri" w:eastAsia="Times New Roman" w:hAnsi="Calibri" w:cs="Calibri"/>
          <w:color w:val="1F2937"/>
          <w:sz w:val="21"/>
          <w:szCs w:val="21"/>
        </w:rPr>
        <w:t xml:space="preserve"> kategori), BR-TRX-04 (kategori &amp; </w:t>
      </w:r>
      <w:proofErr w:type="spellStart"/>
      <w:r>
        <w:rPr>
          <w:rStyle w:val="KodeHTML"/>
          <w:color w:val="1F2937"/>
        </w:rPr>
        <w:t>source_todo_id</w:t>
      </w:r>
      <w:proofErr w:type="spellEnd"/>
      <w:r>
        <w:rPr>
          <w:rFonts w:ascii="Calibri" w:eastAsia="Times New Roman" w:hAnsi="Calibri" w:cs="Calibri"/>
          <w:color w:val="1F2937"/>
          <w:sz w:val="21"/>
          <w:szCs w:val="21"/>
        </w:rPr>
        <w:t xml:space="preserve"> milik </w:t>
      </w:r>
      <w:proofErr w:type="spellStart"/>
      <w:r>
        <w:rPr>
          <w:rFonts w:ascii="Calibri" w:eastAsia="Times New Roman" w:hAnsi="Calibri" w:cs="Calibri"/>
          <w:color w:val="1F2937"/>
          <w:sz w:val="21"/>
          <w:szCs w:val="21"/>
        </w:rPr>
        <w:t>user</w:t>
      </w:r>
      <w:proofErr w:type="spellEnd"/>
      <w:r>
        <w:rPr>
          <w:rFonts w:ascii="Calibri" w:eastAsia="Times New Roman" w:hAnsi="Calibri" w:cs="Calibri"/>
          <w:color w:val="1F2937"/>
          <w:sz w:val="21"/>
          <w:szCs w:val="21"/>
        </w:rPr>
        <w:t xml:space="preserve"> yang sama). Pelanggaran → </w:t>
      </w:r>
      <w:r>
        <w:rPr>
          <w:rStyle w:val="KodeHTML"/>
          <w:color w:val="1F2937"/>
        </w:rPr>
        <w:t>SIGNAL SQLSTATE '45000'</w:t>
      </w:r>
      <w:r>
        <w:rPr>
          <w:rFonts w:ascii="Calibri" w:eastAsia="Times New Roman" w:hAnsi="Calibri" w:cs="Calibri"/>
          <w:color w:val="1F2937"/>
          <w:sz w:val="21"/>
          <w:szCs w:val="21"/>
        </w:rPr>
        <w:t>.</w:t>
      </w:r>
    </w:p>
    <w:p w14:paraId="6DE340DF" w14:textId="77777777" w:rsidR="00BC46F0" w:rsidRDefault="00BC46F0">
      <w:pPr>
        <w:numPr>
          <w:ilvl w:val="0"/>
          <w:numId w:val="31"/>
        </w:numPr>
        <w:spacing w:before="40" w:after="40"/>
        <w:ind w:left="1040"/>
        <w:rPr>
          <w:rFonts w:ascii="Calibri" w:eastAsia="Times New Roman" w:hAnsi="Calibri" w:cs="Calibri"/>
          <w:color w:val="1F2937"/>
          <w:sz w:val="21"/>
          <w:szCs w:val="21"/>
        </w:rPr>
      </w:pPr>
      <w:proofErr w:type="spellStart"/>
      <w:r>
        <w:rPr>
          <w:rStyle w:val="KodeHTML"/>
          <w:color w:val="1F2937"/>
        </w:rPr>
        <w:t>trg_budgets_validate_insert</w:t>
      </w:r>
      <w:proofErr w:type="spellEnd"/>
      <w:r>
        <w:rPr>
          <w:rFonts w:ascii="Calibri" w:eastAsia="Times New Roman" w:hAnsi="Calibri" w:cs="Calibri"/>
          <w:color w:val="1F2937"/>
          <w:sz w:val="21"/>
          <w:szCs w:val="21"/>
        </w:rPr>
        <w:t xml:space="preserve"> / </w:t>
      </w:r>
      <w:proofErr w:type="spellStart"/>
      <w:r>
        <w:rPr>
          <w:rStyle w:val="KodeHTML"/>
          <w:color w:val="1F2937"/>
        </w:rPr>
        <w:t>trg_budgets_validate_update</w:t>
      </w:r>
      <w:proofErr w:type="spellEnd"/>
      <w:r>
        <w:rPr>
          <w:rFonts w:ascii="Calibri" w:eastAsia="Times New Roman" w:hAnsi="Calibri" w:cs="Calibri"/>
          <w:color w:val="1F2937"/>
          <w:sz w:val="21"/>
          <w:szCs w:val="21"/>
        </w:rPr>
        <w:t xml:space="preserve"> — BR-BUD-02 (kategori wajib </w:t>
      </w:r>
      <w:r>
        <w:rPr>
          <w:rStyle w:val="KodeHTML"/>
          <w:color w:val="1F2937"/>
        </w:rPr>
        <w:t>EXPENSE</w:t>
      </w:r>
      <w:r>
        <w:rPr>
          <w:rFonts w:ascii="Calibri" w:eastAsia="Times New Roman" w:hAnsi="Calibri" w:cs="Calibri"/>
          <w:color w:val="1F2937"/>
          <w:sz w:val="21"/>
          <w:szCs w:val="21"/>
        </w:rPr>
        <w:t xml:space="preserve">) + </w:t>
      </w:r>
      <w:proofErr w:type="spellStart"/>
      <w:r>
        <w:rPr>
          <w:rFonts w:ascii="Calibri" w:eastAsia="Times New Roman" w:hAnsi="Calibri" w:cs="Calibri"/>
          <w:color w:val="1F2937"/>
          <w:sz w:val="21"/>
          <w:szCs w:val="21"/>
        </w:rPr>
        <w:t>ownership</w:t>
      </w:r>
      <w:proofErr w:type="spellEnd"/>
      <w:r>
        <w:rPr>
          <w:rFonts w:ascii="Calibri" w:eastAsia="Times New Roman" w:hAnsi="Calibri" w:cs="Calibri"/>
          <w:color w:val="1F2937"/>
          <w:sz w:val="21"/>
          <w:szCs w:val="21"/>
        </w:rPr>
        <w:t xml:space="preserve"> kategori.</w:t>
      </w:r>
    </w:p>
    <w:p w14:paraId="423C908A" w14:textId="77777777" w:rsidR="00BC46F0" w:rsidRDefault="00BC46F0">
      <w:pPr>
        <w:numPr>
          <w:ilvl w:val="0"/>
          <w:numId w:val="31"/>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Prosedur </w:t>
      </w:r>
      <w:proofErr w:type="spellStart"/>
      <w:r>
        <w:rPr>
          <w:rStyle w:val="KodeHTML"/>
          <w:color w:val="1F2937"/>
        </w:rPr>
        <w:t>create_default_categories</w:t>
      </w:r>
      <w:proofErr w:type="spellEnd"/>
      <w:r>
        <w:rPr>
          <w:rStyle w:val="KodeHTML"/>
          <w:color w:val="1F2937"/>
        </w:rPr>
        <w:t>(</w:t>
      </w:r>
      <w:proofErr w:type="spellStart"/>
      <w:r>
        <w:rPr>
          <w:rStyle w:val="KodeHTML"/>
          <w:color w:val="1F2937"/>
        </w:rPr>
        <w:t>p_user_id</w:t>
      </w:r>
      <w:proofErr w:type="spellEnd"/>
      <w:r>
        <w:rPr>
          <w:rStyle w:val="KodeHTML"/>
          <w:color w:val="1F2937"/>
        </w:rPr>
        <w:t>)</w:t>
      </w:r>
      <w:r>
        <w:rPr>
          <w:rFonts w:ascii="Calibri" w:eastAsia="Times New Roman" w:hAnsi="Calibri" w:cs="Calibri"/>
          <w:color w:val="1F2937"/>
          <w:sz w:val="21"/>
          <w:szCs w:val="21"/>
        </w:rPr>
        <w:t xml:space="preserve"> — 11 kategori </w:t>
      </w:r>
      <w:proofErr w:type="spellStart"/>
      <w:r>
        <w:rPr>
          <w:rFonts w:ascii="Calibri" w:eastAsia="Times New Roman" w:hAnsi="Calibri" w:cs="Calibri"/>
          <w:color w:val="1F2937"/>
          <w:sz w:val="21"/>
          <w:szCs w:val="21"/>
        </w:rPr>
        <w:t>default</w:t>
      </w:r>
      <w:proofErr w:type="spellEnd"/>
      <w:r>
        <w:rPr>
          <w:rFonts w:ascii="Calibri" w:eastAsia="Times New Roman" w:hAnsi="Calibri" w:cs="Calibri"/>
          <w:color w:val="1F2937"/>
          <w:sz w:val="21"/>
          <w:szCs w:val="21"/>
        </w:rPr>
        <w:t xml:space="preserve"> (4 INCOME, 7 EXPENSE), dipanggil setelah register: </w:t>
      </w:r>
      <w:r>
        <w:rPr>
          <w:rStyle w:val="KodeHTML"/>
          <w:color w:val="1F2937"/>
        </w:rPr>
        <w:t xml:space="preserve">CALL </w:t>
      </w:r>
      <w:proofErr w:type="spellStart"/>
      <w:r>
        <w:rPr>
          <w:rStyle w:val="KodeHTML"/>
          <w:color w:val="1F2937"/>
        </w:rPr>
        <w:t>create_default_categories</w:t>
      </w:r>
      <w:proofErr w:type="spellEnd"/>
      <w:r>
        <w:rPr>
          <w:rStyle w:val="KodeHTML"/>
          <w:color w:val="1F2937"/>
        </w:rPr>
        <w:t>(?)</w:t>
      </w:r>
      <w:r>
        <w:rPr>
          <w:rFonts w:ascii="Calibri" w:eastAsia="Times New Roman" w:hAnsi="Calibri" w:cs="Calibri"/>
          <w:color w:val="1F2937"/>
          <w:sz w:val="21"/>
          <w:szCs w:val="21"/>
        </w:rPr>
        <w:t>.</w:t>
      </w:r>
    </w:p>
    <w:p w14:paraId="2881DCC5" w14:textId="77777777" w:rsidR="00BC46F0" w:rsidRDefault="00BC46F0">
      <w:pPr>
        <w:pStyle w:val="Judul3"/>
        <w:rPr>
          <w:rFonts w:ascii="Calibri" w:eastAsia="Times New Roman" w:hAnsi="Calibri" w:cs="Calibri"/>
        </w:rPr>
      </w:pPr>
      <w:r>
        <w:rPr>
          <w:rFonts w:ascii="Calibri" w:eastAsia="Times New Roman" w:hAnsi="Calibri" w:cs="Calibri"/>
        </w:rPr>
        <w:t xml:space="preserve">Perhitungan </w:t>
      </w:r>
      <w:proofErr w:type="spellStart"/>
      <w:r>
        <w:rPr>
          <w:rFonts w:ascii="Calibri" w:eastAsia="Times New Roman" w:hAnsi="Calibri" w:cs="Calibri"/>
        </w:rPr>
        <w:t>Dashboard</w:t>
      </w:r>
      <w:proofErr w:type="spellEnd"/>
      <w:r>
        <w:rPr>
          <w:rFonts w:ascii="Calibri" w:eastAsia="Times New Roman" w:hAnsi="Calibri" w:cs="Calibri"/>
        </w:rPr>
        <w:t xml:space="preserve"> (tanpa tabel tambahan)</w:t>
      </w:r>
    </w:p>
    <w:p w14:paraId="18FF34DB"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lastRenderedPageBreak/>
        <w:t xml:space="preserve">Semua informasi </w:t>
      </w:r>
      <w:proofErr w:type="spellStart"/>
      <w:r>
        <w:rPr>
          <w:rFonts w:ascii="Calibri" w:hAnsi="Calibri" w:cs="Calibri"/>
          <w:color w:val="1F2937"/>
          <w:sz w:val="21"/>
          <w:szCs w:val="21"/>
        </w:rPr>
        <w:t>dashboard</w:t>
      </w:r>
      <w:proofErr w:type="spellEnd"/>
      <w:r>
        <w:rPr>
          <w:rFonts w:ascii="Calibri" w:hAnsi="Calibri" w:cs="Calibri"/>
          <w:color w:val="1F2937"/>
          <w:sz w:val="21"/>
          <w:szCs w:val="21"/>
        </w:rPr>
        <w:t xml:space="preserve"> dihitung dari tabel </w:t>
      </w:r>
      <w:proofErr w:type="spellStart"/>
      <w:r>
        <w:rPr>
          <w:rStyle w:val="KodeHTML"/>
          <w:color w:val="1F2937"/>
        </w:rPr>
        <w:t>transactions</w:t>
      </w:r>
      <w:proofErr w:type="spellEnd"/>
      <w:r>
        <w:rPr>
          <w:rFonts w:ascii="Calibri" w:hAnsi="Calibri" w:cs="Calibri"/>
          <w:color w:val="1F2937"/>
          <w:sz w:val="21"/>
          <w:szCs w:val="21"/>
        </w:rPr>
        <w:t xml:space="preserve"> dan </w:t>
      </w:r>
      <w:proofErr w:type="spellStart"/>
      <w:r>
        <w:rPr>
          <w:rStyle w:val="KodeHTML"/>
          <w:color w:val="1F2937"/>
        </w:rPr>
        <w:t>budgets</w:t>
      </w:r>
      <w:proofErr w:type="spellEnd"/>
      <w:r>
        <w:rPr>
          <w:rFonts w:ascii="Calibri" w:hAnsi="Calibri" w:cs="Calibri"/>
          <w:color w:val="1F2937"/>
          <w:sz w:val="21"/>
          <w:szCs w:val="21"/>
        </w:rPr>
        <w:t xml:space="preserve"> — saldo TIDAK disimpan sebagai kolom (BR-TRX-05).</w:t>
      </w:r>
    </w:p>
    <w:p w14:paraId="119B6D62" w14:textId="77777777" w:rsidR="00BC46F0" w:rsidRDefault="00BC46F0">
      <w:pPr>
        <w:pStyle w:val="HTMLSudahDiformat"/>
        <w:rPr>
          <w:color w:val="1F2937"/>
          <w:shd w:val="clear" w:color="auto" w:fill="F3F4F6"/>
        </w:rPr>
      </w:pPr>
      <w:r>
        <w:rPr>
          <w:color w:val="1F2937"/>
          <w:shd w:val="clear" w:color="auto" w:fill="F3F4F6"/>
        </w:rPr>
        <w:t>-- Saldo</w:t>
      </w:r>
    </w:p>
    <w:p w14:paraId="12C00872" w14:textId="77777777" w:rsidR="00BC46F0" w:rsidRDefault="00BC46F0">
      <w:pPr>
        <w:pStyle w:val="HTMLSudahDiformat"/>
        <w:rPr>
          <w:color w:val="1F2937"/>
          <w:shd w:val="clear" w:color="auto" w:fill="F3F4F6"/>
        </w:rPr>
      </w:pPr>
      <w:r>
        <w:rPr>
          <w:color w:val="1F2937"/>
          <w:shd w:val="clear" w:color="auto" w:fill="F3F4F6"/>
        </w:rPr>
        <w:t>SELECT COALESCE(SUM(</w:t>
      </w:r>
    </w:p>
    <w:p w14:paraId="6C10A799" w14:textId="77777777" w:rsidR="00BC46F0" w:rsidRDefault="00BC46F0">
      <w:pPr>
        <w:pStyle w:val="HTMLSudahDiformat"/>
        <w:rPr>
          <w:color w:val="1F2937"/>
          <w:shd w:val="clear" w:color="auto" w:fill="F3F4F6"/>
        </w:rPr>
      </w:pPr>
      <w:r>
        <w:rPr>
          <w:color w:val="1F2937"/>
          <w:shd w:val="clear" w:color="auto" w:fill="F3F4F6"/>
        </w:rPr>
        <w:t xml:space="preserve">    CASE WHEN </w:t>
      </w:r>
      <w:proofErr w:type="spellStart"/>
      <w:r>
        <w:rPr>
          <w:color w:val="1F2937"/>
          <w:shd w:val="clear" w:color="auto" w:fill="F3F4F6"/>
        </w:rPr>
        <w:t>type</w:t>
      </w:r>
      <w:proofErr w:type="spellEnd"/>
      <w:r>
        <w:rPr>
          <w:color w:val="1F2937"/>
          <w:shd w:val="clear" w:color="auto" w:fill="F3F4F6"/>
        </w:rPr>
        <w:t xml:space="preserve"> = 'INCOME' THEN </w:t>
      </w:r>
      <w:proofErr w:type="spellStart"/>
      <w:r>
        <w:rPr>
          <w:color w:val="1F2937"/>
          <w:shd w:val="clear" w:color="auto" w:fill="F3F4F6"/>
        </w:rPr>
        <w:t>amount</w:t>
      </w:r>
      <w:proofErr w:type="spellEnd"/>
    </w:p>
    <w:p w14:paraId="55FA7C89" w14:textId="77777777" w:rsidR="00BC46F0" w:rsidRDefault="00BC46F0">
      <w:pPr>
        <w:pStyle w:val="HTMLSudahDiformat"/>
        <w:rPr>
          <w:color w:val="1F2937"/>
          <w:shd w:val="clear" w:color="auto" w:fill="F3F4F6"/>
        </w:rPr>
      </w:pPr>
      <w:r>
        <w:rPr>
          <w:color w:val="1F2937"/>
          <w:shd w:val="clear" w:color="auto" w:fill="F3F4F6"/>
        </w:rPr>
        <w:t xml:space="preserve">         WHEN </w:t>
      </w:r>
      <w:proofErr w:type="spellStart"/>
      <w:r>
        <w:rPr>
          <w:color w:val="1F2937"/>
          <w:shd w:val="clear" w:color="auto" w:fill="F3F4F6"/>
        </w:rPr>
        <w:t>type</w:t>
      </w:r>
      <w:proofErr w:type="spellEnd"/>
      <w:r>
        <w:rPr>
          <w:color w:val="1F2937"/>
          <w:shd w:val="clear" w:color="auto" w:fill="F3F4F6"/>
        </w:rPr>
        <w:t xml:space="preserve"> = 'EXPENSE' THEN -</w:t>
      </w:r>
      <w:proofErr w:type="spellStart"/>
      <w:r>
        <w:rPr>
          <w:color w:val="1F2937"/>
          <w:shd w:val="clear" w:color="auto" w:fill="F3F4F6"/>
        </w:rPr>
        <w:t>amount</w:t>
      </w:r>
      <w:proofErr w:type="spellEnd"/>
      <w:r>
        <w:rPr>
          <w:color w:val="1F2937"/>
          <w:shd w:val="clear" w:color="auto" w:fill="F3F4F6"/>
        </w:rPr>
        <w:t xml:space="preserve"> END</w:t>
      </w:r>
    </w:p>
    <w:p w14:paraId="0588799A" w14:textId="77777777" w:rsidR="00BC46F0" w:rsidRDefault="00BC46F0">
      <w:pPr>
        <w:pStyle w:val="HTMLSudahDiformat"/>
        <w:rPr>
          <w:color w:val="1F2937"/>
          <w:shd w:val="clear" w:color="auto" w:fill="F3F4F6"/>
        </w:rPr>
      </w:pPr>
      <w:r>
        <w:rPr>
          <w:color w:val="1F2937"/>
          <w:shd w:val="clear" w:color="auto" w:fill="F3F4F6"/>
        </w:rPr>
        <w:t xml:space="preserve">), 0) AS </w:t>
      </w:r>
      <w:proofErr w:type="spellStart"/>
      <w:r>
        <w:rPr>
          <w:color w:val="1F2937"/>
          <w:shd w:val="clear" w:color="auto" w:fill="F3F4F6"/>
        </w:rPr>
        <w:t>balance</w:t>
      </w:r>
      <w:proofErr w:type="spellEnd"/>
    </w:p>
    <w:p w14:paraId="5FADB6A6" w14:textId="77777777" w:rsidR="00BC46F0" w:rsidRDefault="00BC46F0">
      <w:pPr>
        <w:pStyle w:val="HTMLSudahDiformat"/>
        <w:rPr>
          <w:color w:val="1F2937"/>
          <w:shd w:val="clear" w:color="auto" w:fill="F3F4F6"/>
        </w:rPr>
      </w:pPr>
      <w:r>
        <w:rPr>
          <w:color w:val="1F2937"/>
          <w:shd w:val="clear" w:color="auto" w:fill="F3F4F6"/>
        </w:rPr>
        <w:t xml:space="preserve">FROM </w:t>
      </w:r>
      <w:proofErr w:type="spellStart"/>
      <w:r>
        <w:rPr>
          <w:color w:val="1F2937"/>
          <w:shd w:val="clear" w:color="auto" w:fill="F3F4F6"/>
        </w:rPr>
        <w:t>transactions</w:t>
      </w:r>
      <w:proofErr w:type="spellEnd"/>
    </w:p>
    <w:p w14:paraId="2644F6DE" w14:textId="77777777" w:rsidR="00BC46F0" w:rsidRDefault="00BC46F0">
      <w:pPr>
        <w:pStyle w:val="HTMLSudahDiformat"/>
        <w:rPr>
          <w:color w:val="1F2937"/>
          <w:shd w:val="clear" w:color="auto" w:fill="F3F4F6"/>
        </w:rPr>
      </w:pPr>
      <w:r>
        <w:rPr>
          <w:color w:val="1F2937"/>
          <w:shd w:val="clear" w:color="auto" w:fill="F3F4F6"/>
        </w:rPr>
        <w:t xml:space="preserve">WHERE </w:t>
      </w:r>
      <w:proofErr w:type="spellStart"/>
      <w:r>
        <w:rPr>
          <w:color w:val="1F2937"/>
          <w:shd w:val="clear" w:color="auto" w:fill="F3F4F6"/>
        </w:rPr>
        <w:t>user_id</w:t>
      </w:r>
      <w:proofErr w:type="spellEnd"/>
      <w:r>
        <w:rPr>
          <w:color w:val="1F2937"/>
          <w:shd w:val="clear" w:color="auto" w:fill="F3F4F6"/>
        </w:rPr>
        <w:t xml:space="preserve"> = :</w:t>
      </w:r>
      <w:proofErr w:type="spellStart"/>
      <w:r>
        <w:rPr>
          <w:color w:val="1F2937"/>
          <w:shd w:val="clear" w:color="auto" w:fill="F3F4F6"/>
        </w:rPr>
        <w:t>user_id</w:t>
      </w:r>
      <w:proofErr w:type="spellEnd"/>
      <w:r>
        <w:rPr>
          <w:color w:val="1F2937"/>
          <w:shd w:val="clear" w:color="auto" w:fill="F3F4F6"/>
        </w:rPr>
        <w:t>;</w:t>
      </w:r>
    </w:p>
    <w:p w14:paraId="3EBF6017" w14:textId="77777777" w:rsidR="00BC46F0" w:rsidRDefault="00BC46F0">
      <w:pPr>
        <w:pStyle w:val="HTMLSudahDiformat"/>
        <w:rPr>
          <w:color w:val="1F2937"/>
          <w:shd w:val="clear" w:color="auto" w:fill="F3F4F6"/>
        </w:rPr>
      </w:pPr>
    </w:p>
    <w:p w14:paraId="4ED62A19" w14:textId="77777777" w:rsidR="00BC46F0" w:rsidRDefault="00BC46F0">
      <w:pPr>
        <w:pStyle w:val="HTMLSudahDiformat"/>
        <w:rPr>
          <w:color w:val="1F2937"/>
          <w:shd w:val="clear" w:color="auto" w:fill="F3F4F6"/>
        </w:rPr>
      </w:pPr>
      <w:r>
        <w:rPr>
          <w:color w:val="1F2937"/>
          <w:shd w:val="clear" w:color="auto" w:fill="F3F4F6"/>
        </w:rPr>
        <w:t>-- Total Pemasukan</w:t>
      </w:r>
    </w:p>
    <w:p w14:paraId="0919CF76" w14:textId="77777777" w:rsidR="00BC46F0" w:rsidRDefault="00BC46F0">
      <w:pPr>
        <w:pStyle w:val="HTMLSudahDiformat"/>
        <w:rPr>
          <w:color w:val="1F2937"/>
          <w:shd w:val="clear" w:color="auto" w:fill="F3F4F6"/>
        </w:rPr>
      </w:pPr>
      <w:r>
        <w:rPr>
          <w:color w:val="1F2937"/>
          <w:shd w:val="clear" w:color="auto" w:fill="F3F4F6"/>
        </w:rPr>
        <w:t>SELECT COALESCE(SUM(</w:t>
      </w:r>
      <w:proofErr w:type="spellStart"/>
      <w:r>
        <w:rPr>
          <w:color w:val="1F2937"/>
          <w:shd w:val="clear" w:color="auto" w:fill="F3F4F6"/>
        </w:rPr>
        <w:t>amount</w:t>
      </w:r>
      <w:proofErr w:type="spellEnd"/>
      <w:r>
        <w:rPr>
          <w:color w:val="1F2937"/>
          <w:shd w:val="clear" w:color="auto" w:fill="F3F4F6"/>
        </w:rPr>
        <w:t xml:space="preserve">), 0) FROM </w:t>
      </w:r>
      <w:proofErr w:type="spellStart"/>
      <w:r>
        <w:rPr>
          <w:color w:val="1F2937"/>
          <w:shd w:val="clear" w:color="auto" w:fill="F3F4F6"/>
        </w:rPr>
        <w:t>transactions</w:t>
      </w:r>
      <w:proofErr w:type="spellEnd"/>
    </w:p>
    <w:p w14:paraId="3E389532" w14:textId="77777777" w:rsidR="00BC46F0" w:rsidRDefault="00BC46F0">
      <w:pPr>
        <w:pStyle w:val="HTMLSudahDiformat"/>
        <w:rPr>
          <w:color w:val="1F2937"/>
          <w:shd w:val="clear" w:color="auto" w:fill="F3F4F6"/>
        </w:rPr>
      </w:pPr>
      <w:r>
        <w:rPr>
          <w:color w:val="1F2937"/>
          <w:shd w:val="clear" w:color="auto" w:fill="F3F4F6"/>
        </w:rPr>
        <w:t xml:space="preserve">WHERE </w:t>
      </w:r>
      <w:proofErr w:type="spellStart"/>
      <w:r>
        <w:rPr>
          <w:color w:val="1F2937"/>
          <w:shd w:val="clear" w:color="auto" w:fill="F3F4F6"/>
        </w:rPr>
        <w:t>user_id</w:t>
      </w:r>
      <w:proofErr w:type="spellEnd"/>
      <w:r>
        <w:rPr>
          <w:color w:val="1F2937"/>
          <w:shd w:val="clear" w:color="auto" w:fill="F3F4F6"/>
        </w:rPr>
        <w:t xml:space="preserve"> = :</w:t>
      </w:r>
      <w:proofErr w:type="spellStart"/>
      <w:r>
        <w:rPr>
          <w:color w:val="1F2937"/>
          <w:shd w:val="clear" w:color="auto" w:fill="F3F4F6"/>
        </w:rPr>
        <w:t>user_id</w:t>
      </w:r>
      <w:proofErr w:type="spellEnd"/>
      <w:r>
        <w:rPr>
          <w:color w:val="1F2937"/>
          <w:shd w:val="clear" w:color="auto" w:fill="F3F4F6"/>
        </w:rPr>
        <w:t xml:space="preserve"> AND </w:t>
      </w:r>
      <w:proofErr w:type="spellStart"/>
      <w:r>
        <w:rPr>
          <w:color w:val="1F2937"/>
          <w:shd w:val="clear" w:color="auto" w:fill="F3F4F6"/>
        </w:rPr>
        <w:t>type</w:t>
      </w:r>
      <w:proofErr w:type="spellEnd"/>
      <w:r>
        <w:rPr>
          <w:color w:val="1F2937"/>
          <w:shd w:val="clear" w:color="auto" w:fill="F3F4F6"/>
        </w:rPr>
        <w:t xml:space="preserve"> = 'INCOME';</w:t>
      </w:r>
    </w:p>
    <w:p w14:paraId="1BC062E7" w14:textId="77777777" w:rsidR="00BC46F0" w:rsidRDefault="00BC46F0">
      <w:pPr>
        <w:pStyle w:val="HTMLSudahDiformat"/>
        <w:rPr>
          <w:color w:val="1F2937"/>
          <w:shd w:val="clear" w:color="auto" w:fill="F3F4F6"/>
        </w:rPr>
      </w:pPr>
    </w:p>
    <w:p w14:paraId="3E9EF330" w14:textId="77777777" w:rsidR="00BC46F0" w:rsidRDefault="00BC46F0">
      <w:pPr>
        <w:pStyle w:val="HTMLSudahDiformat"/>
        <w:rPr>
          <w:color w:val="1F2937"/>
          <w:shd w:val="clear" w:color="auto" w:fill="F3F4F6"/>
        </w:rPr>
      </w:pPr>
      <w:r>
        <w:rPr>
          <w:color w:val="1F2937"/>
          <w:shd w:val="clear" w:color="auto" w:fill="F3F4F6"/>
        </w:rPr>
        <w:t>-- Total Pengeluaran</w:t>
      </w:r>
    </w:p>
    <w:p w14:paraId="72E445E9" w14:textId="77777777" w:rsidR="00BC46F0" w:rsidRDefault="00BC46F0">
      <w:pPr>
        <w:pStyle w:val="HTMLSudahDiformat"/>
        <w:rPr>
          <w:color w:val="1F2937"/>
          <w:shd w:val="clear" w:color="auto" w:fill="F3F4F6"/>
        </w:rPr>
      </w:pPr>
      <w:r>
        <w:rPr>
          <w:color w:val="1F2937"/>
          <w:shd w:val="clear" w:color="auto" w:fill="F3F4F6"/>
        </w:rPr>
        <w:t>SELECT COALESCE(SUM(</w:t>
      </w:r>
      <w:proofErr w:type="spellStart"/>
      <w:r>
        <w:rPr>
          <w:color w:val="1F2937"/>
          <w:shd w:val="clear" w:color="auto" w:fill="F3F4F6"/>
        </w:rPr>
        <w:t>amount</w:t>
      </w:r>
      <w:proofErr w:type="spellEnd"/>
      <w:r>
        <w:rPr>
          <w:color w:val="1F2937"/>
          <w:shd w:val="clear" w:color="auto" w:fill="F3F4F6"/>
        </w:rPr>
        <w:t xml:space="preserve">), 0) FROM </w:t>
      </w:r>
      <w:proofErr w:type="spellStart"/>
      <w:r>
        <w:rPr>
          <w:color w:val="1F2937"/>
          <w:shd w:val="clear" w:color="auto" w:fill="F3F4F6"/>
        </w:rPr>
        <w:t>transactions</w:t>
      </w:r>
      <w:proofErr w:type="spellEnd"/>
    </w:p>
    <w:p w14:paraId="3A5AF4CE" w14:textId="77777777" w:rsidR="00BC46F0" w:rsidRDefault="00BC46F0">
      <w:pPr>
        <w:pStyle w:val="HTMLSudahDiformat"/>
        <w:rPr>
          <w:color w:val="1F2937"/>
          <w:shd w:val="clear" w:color="auto" w:fill="F3F4F6"/>
        </w:rPr>
      </w:pPr>
      <w:r>
        <w:rPr>
          <w:color w:val="1F2937"/>
          <w:shd w:val="clear" w:color="auto" w:fill="F3F4F6"/>
        </w:rPr>
        <w:t xml:space="preserve">WHERE </w:t>
      </w:r>
      <w:proofErr w:type="spellStart"/>
      <w:r>
        <w:rPr>
          <w:color w:val="1F2937"/>
          <w:shd w:val="clear" w:color="auto" w:fill="F3F4F6"/>
        </w:rPr>
        <w:t>user_id</w:t>
      </w:r>
      <w:proofErr w:type="spellEnd"/>
      <w:r>
        <w:rPr>
          <w:color w:val="1F2937"/>
          <w:shd w:val="clear" w:color="auto" w:fill="F3F4F6"/>
        </w:rPr>
        <w:t xml:space="preserve"> = :</w:t>
      </w:r>
      <w:proofErr w:type="spellStart"/>
      <w:r>
        <w:rPr>
          <w:color w:val="1F2937"/>
          <w:shd w:val="clear" w:color="auto" w:fill="F3F4F6"/>
        </w:rPr>
        <w:t>user_id</w:t>
      </w:r>
      <w:proofErr w:type="spellEnd"/>
      <w:r>
        <w:rPr>
          <w:color w:val="1F2937"/>
          <w:shd w:val="clear" w:color="auto" w:fill="F3F4F6"/>
        </w:rPr>
        <w:t xml:space="preserve"> AND </w:t>
      </w:r>
      <w:proofErr w:type="spellStart"/>
      <w:r>
        <w:rPr>
          <w:color w:val="1F2937"/>
          <w:shd w:val="clear" w:color="auto" w:fill="F3F4F6"/>
        </w:rPr>
        <w:t>type</w:t>
      </w:r>
      <w:proofErr w:type="spellEnd"/>
      <w:r>
        <w:rPr>
          <w:color w:val="1F2937"/>
          <w:shd w:val="clear" w:color="auto" w:fill="F3F4F6"/>
        </w:rPr>
        <w:t xml:space="preserve"> = 'EXPENSE';</w:t>
      </w:r>
    </w:p>
    <w:p w14:paraId="4E6E51BC" w14:textId="77777777" w:rsidR="00BC46F0" w:rsidRDefault="00BC46F0">
      <w:pPr>
        <w:pStyle w:val="Judul3"/>
        <w:rPr>
          <w:rFonts w:ascii="Calibri" w:eastAsia="Times New Roman" w:hAnsi="Calibri" w:cs="Calibri"/>
        </w:rPr>
      </w:pPr>
      <w:r>
        <w:rPr>
          <w:rFonts w:ascii="Calibri" w:eastAsia="Times New Roman" w:hAnsi="Calibri" w:cs="Calibri"/>
        </w:rPr>
        <w:t xml:space="preserve">Perhitungan </w:t>
      </w:r>
      <w:proofErr w:type="spellStart"/>
      <w:r>
        <w:rPr>
          <w:rFonts w:ascii="Calibri" w:eastAsia="Times New Roman" w:hAnsi="Calibri" w:cs="Calibri"/>
        </w:rPr>
        <w:t>Budget</w:t>
      </w:r>
      <w:proofErr w:type="spellEnd"/>
      <w:r>
        <w:rPr>
          <w:rFonts w:ascii="Calibri" w:eastAsia="Times New Roman" w:hAnsi="Calibri" w:cs="Calibri"/>
        </w:rPr>
        <w:t xml:space="preserve"> &amp; Status</w:t>
      </w:r>
    </w:p>
    <w:p w14:paraId="79427D66"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Contoh: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Makanan September 2026 = Rp1.000.000. Pengeluaran: Rp250.000 + Rp150.000 + Rp200.000 + Rp200.000 = Rp800.000.</w:t>
      </w:r>
    </w:p>
    <w:p w14:paraId="06D1A5AC" w14:textId="77777777" w:rsidR="00BC46F0" w:rsidRDefault="00BC46F0">
      <w:pPr>
        <w:pStyle w:val="HTMLSudahDiformat"/>
        <w:rPr>
          <w:color w:val="1F2937"/>
          <w:shd w:val="clear" w:color="auto" w:fill="F3F4F6"/>
        </w:rPr>
      </w:pPr>
      <w:proofErr w:type="spellStart"/>
      <w:r>
        <w:rPr>
          <w:color w:val="1F2937"/>
          <w:shd w:val="clear" w:color="auto" w:fill="F3F4F6"/>
        </w:rPr>
        <w:t>usage_percentage</w:t>
      </w:r>
      <w:proofErr w:type="spellEnd"/>
      <w:r>
        <w:rPr>
          <w:color w:val="1F2937"/>
          <w:shd w:val="clear" w:color="auto" w:fill="F3F4F6"/>
        </w:rPr>
        <w:t xml:space="preserve"> = (total </w:t>
      </w:r>
      <w:proofErr w:type="spellStart"/>
      <w:r>
        <w:rPr>
          <w:color w:val="1F2937"/>
          <w:shd w:val="clear" w:color="auto" w:fill="F3F4F6"/>
        </w:rPr>
        <w:t>expense</w:t>
      </w:r>
      <w:proofErr w:type="spellEnd"/>
      <w:r>
        <w:rPr>
          <w:color w:val="1F2937"/>
          <w:shd w:val="clear" w:color="auto" w:fill="F3F4F6"/>
        </w:rPr>
        <w:t xml:space="preserve"> kategori pada bulan tersebut / </w:t>
      </w:r>
      <w:proofErr w:type="spellStart"/>
      <w:r>
        <w:rPr>
          <w:color w:val="1F2937"/>
          <w:shd w:val="clear" w:color="auto" w:fill="F3F4F6"/>
        </w:rPr>
        <w:t>amount_limit</w:t>
      </w:r>
      <w:proofErr w:type="spellEnd"/>
      <w:r>
        <w:rPr>
          <w:color w:val="1F2937"/>
          <w:shd w:val="clear" w:color="auto" w:fill="F3F4F6"/>
        </w:rPr>
        <w:t>) × 100</w:t>
      </w:r>
    </w:p>
    <w:p w14:paraId="33CD7573" w14:textId="77777777" w:rsidR="00BC46F0" w:rsidRDefault="00BC46F0">
      <w:pPr>
        <w:pStyle w:val="HTMLSudahDiformat"/>
        <w:rPr>
          <w:color w:val="1F2937"/>
          <w:shd w:val="clear" w:color="auto" w:fill="F3F4F6"/>
        </w:rPr>
      </w:pPr>
      <w:r>
        <w:rPr>
          <w:color w:val="1F2937"/>
          <w:shd w:val="clear" w:color="auto" w:fill="F3F4F6"/>
        </w:rPr>
        <w:t>800.000 / 1.000.000 × 100 = 80%   → status: WARNING</w:t>
      </w:r>
    </w:p>
    <w:p w14:paraId="6C1F9EEE" w14:textId="77777777" w:rsidR="00BC46F0" w:rsidRDefault="00BC46F0">
      <w:pPr>
        <w:pStyle w:val="HTMLSudahDiformat"/>
        <w:rPr>
          <w:color w:val="1F2937"/>
          <w:shd w:val="clear" w:color="auto" w:fill="F3F4F6"/>
        </w:rPr>
      </w:pPr>
      <w:r>
        <w:rPr>
          <w:color w:val="1F2937"/>
          <w:shd w:val="clear" w:color="auto" w:fill="F3F4F6"/>
        </w:rPr>
        <w:t>1.100.000 / 1.000.000 × 100 = 110% → status: OVER_BUDGET</w:t>
      </w:r>
    </w:p>
    <w:p w14:paraId="14210EB8" w14:textId="77777777" w:rsidR="00BC46F0" w:rsidRDefault="00BC46F0">
      <w:pPr>
        <w:pStyle w:val="NormalWeb"/>
        <w:rPr>
          <w:rFonts w:ascii="Calibri" w:hAnsi="Calibri" w:cs="Calibri"/>
          <w:color w:val="1F2937"/>
          <w:sz w:val="21"/>
          <w:szCs w:val="21"/>
        </w:rPr>
      </w:pPr>
      <w:proofErr w:type="spellStart"/>
      <w:r>
        <w:rPr>
          <w:rStyle w:val="KodeHTML"/>
          <w:color w:val="1F2937"/>
        </w:rPr>
        <w:t>usage_percentage</w:t>
      </w:r>
      <w:proofErr w:type="spellEnd"/>
      <w:r>
        <w:rPr>
          <w:rFonts w:ascii="Calibri" w:hAnsi="Calibri" w:cs="Calibri"/>
          <w:color w:val="1F2937"/>
          <w:sz w:val="21"/>
          <w:szCs w:val="21"/>
        </w:rPr>
        <w:t xml:space="preserve"> dan </w:t>
      </w:r>
      <w:r>
        <w:rPr>
          <w:rStyle w:val="KodeHTML"/>
          <w:color w:val="1F2937"/>
        </w:rPr>
        <w:t>status</w:t>
      </w:r>
      <w:r>
        <w:rPr>
          <w:rFonts w:ascii="Calibri" w:hAnsi="Calibri" w:cs="Calibri"/>
          <w:color w:val="1F2937"/>
          <w:sz w:val="21"/>
          <w:szCs w:val="21"/>
        </w:rPr>
        <w:t xml:space="preserve"> </w:t>
      </w:r>
      <w:r>
        <w:rPr>
          <w:rStyle w:val="Kuat"/>
          <w:rFonts w:ascii="Calibri" w:hAnsi="Calibri" w:cs="Calibri"/>
          <w:color w:val="1F2937"/>
          <w:sz w:val="21"/>
          <w:szCs w:val="21"/>
        </w:rPr>
        <w:t xml:space="preserve">dihitung </w:t>
      </w:r>
      <w:proofErr w:type="spellStart"/>
      <w:r>
        <w:rPr>
          <w:rStyle w:val="Kuat"/>
          <w:rFonts w:ascii="Calibri" w:hAnsi="Calibri" w:cs="Calibri"/>
          <w:color w:val="1F2937"/>
          <w:sz w:val="21"/>
          <w:szCs w:val="21"/>
        </w:rPr>
        <w:t>on-the-fly</w:t>
      </w:r>
      <w:proofErr w:type="spellEnd"/>
      <w:r>
        <w:rPr>
          <w:rFonts w:ascii="Calibri" w:hAnsi="Calibri" w:cs="Calibri"/>
          <w:color w:val="1F2937"/>
          <w:sz w:val="21"/>
          <w:szCs w:val="21"/>
        </w:rPr>
        <w:t xml:space="preserve"> di API (BR-BUD-05..07), bukan disimpan di tabel. Filter bulan memakai </w:t>
      </w:r>
      <w:r>
        <w:rPr>
          <w:rStyle w:val="KodeHTML"/>
          <w:color w:val="1F2937"/>
        </w:rPr>
        <w:t>DATE_FORMAT(</w:t>
      </w:r>
      <w:proofErr w:type="spellStart"/>
      <w:r>
        <w:rPr>
          <w:rStyle w:val="KodeHTML"/>
          <w:color w:val="1F2937"/>
        </w:rPr>
        <w:t>t.date</w:t>
      </w:r>
      <w:proofErr w:type="spellEnd"/>
      <w:r>
        <w:rPr>
          <w:rStyle w:val="KodeHTML"/>
          <w:color w:val="1F2937"/>
        </w:rPr>
        <w:t>, '%Y-%m') = DATE_FORMAT(</w:t>
      </w:r>
      <w:proofErr w:type="spellStart"/>
      <w:r>
        <w:rPr>
          <w:rStyle w:val="KodeHTML"/>
          <w:color w:val="1F2937"/>
        </w:rPr>
        <w:t>b.month_year</w:t>
      </w:r>
      <w:proofErr w:type="spellEnd"/>
      <w:r>
        <w:rPr>
          <w:rStyle w:val="KodeHTML"/>
          <w:color w:val="1F2937"/>
        </w:rPr>
        <w:t>, '%Y-%m')</w:t>
      </w:r>
      <w:r>
        <w:rPr>
          <w:rFonts w:ascii="Calibri" w:hAnsi="Calibri" w:cs="Calibri"/>
          <w:color w:val="1F2937"/>
          <w:sz w:val="21"/>
          <w:szCs w:val="21"/>
        </w:rPr>
        <w:t>.</w:t>
      </w:r>
    </w:p>
    <w:p w14:paraId="533E5EDE"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Status verifikasi (</w:t>
      </w:r>
      <w:proofErr w:type="spellStart"/>
      <w:r>
        <w:rPr>
          <w:rStyle w:val="Kuat"/>
          <w:rFonts w:ascii="Calibri" w:hAnsi="Calibri" w:cs="Calibri"/>
          <w:color w:val="1F2937"/>
          <w:sz w:val="21"/>
          <w:szCs w:val="21"/>
        </w:rPr>
        <w:t>backend</w:t>
      </w:r>
      <w:proofErr w:type="spellEnd"/>
      <w:r>
        <w:rPr>
          <w:rStyle w:val="Kuat"/>
          <w:rFonts w:ascii="Calibri" w:hAnsi="Calibri" w:cs="Calibri"/>
          <w:color w:val="1F2937"/>
          <w:sz w:val="21"/>
          <w:szCs w:val="21"/>
        </w:rPr>
        <w:t>/</w:t>
      </w:r>
      <w:proofErr w:type="spellStart"/>
      <w:r>
        <w:rPr>
          <w:rStyle w:val="Kuat"/>
          <w:rFonts w:ascii="Calibri" w:hAnsi="Calibri" w:cs="Calibri"/>
          <w:color w:val="1F2937"/>
          <w:sz w:val="21"/>
          <w:szCs w:val="21"/>
        </w:rPr>
        <w:t>sql</w:t>
      </w:r>
      <w:proofErr w:type="spellEnd"/>
      <w:r>
        <w:rPr>
          <w:rStyle w:val="Kuat"/>
          <w:rFonts w:ascii="Calibri" w:hAnsi="Calibri" w:cs="Calibri"/>
          <w:color w:val="1F2937"/>
          <w:sz w:val="21"/>
          <w:szCs w:val="21"/>
        </w:rPr>
        <w:t>/</w:t>
      </w:r>
      <w:proofErr w:type="spellStart"/>
      <w:r>
        <w:rPr>
          <w:rStyle w:val="Kuat"/>
          <w:rFonts w:ascii="Calibri" w:hAnsi="Calibri" w:cs="Calibri"/>
          <w:color w:val="1F2937"/>
          <w:sz w:val="21"/>
          <w:szCs w:val="21"/>
        </w:rPr>
        <w:t>verify.sql</w:t>
      </w:r>
      <w:proofErr w:type="spellEnd"/>
      <w:r>
        <w:rPr>
          <w:rStyle w:val="Kuat"/>
          <w:rFonts w:ascii="Calibri" w:hAnsi="Calibri" w:cs="Calibri"/>
          <w:color w:val="1F2937"/>
          <w:sz w:val="21"/>
          <w:szCs w:val="21"/>
        </w:rPr>
        <w:t>, 18 tes):</w:t>
      </w:r>
      <w:r>
        <w:rPr>
          <w:rFonts w:ascii="Calibri" w:hAnsi="Calibri" w:cs="Calibri"/>
          <w:color w:val="1F2937"/>
          <w:sz w:val="21"/>
          <w:szCs w:val="21"/>
        </w:rPr>
        <w:t xml:space="preserve"> 11 tes negatif seluruhnya tertolak oleh mekanisme yang benar (SIGNAL </w:t>
      </w:r>
      <w:proofErr w:type="spellStart"/>
      <w:r>
        <w:rPr>
          <w:rFonts w:ascii="Calibri" w:hAnsi="Calibri" w:cs="Calibri"/>
          <w:color w:val="1F2937"/>
          <w:sz w:val="21"/>
          <w:szCs w:val="21"/>
        </w:rPr>
        <w:t>trigger</w:t>
      </w:r>
      <w:proofErr w:type="spellEnd"/>
      <w:r>
        <w:rPr>
          <w:rFonts w:ascii="Calibri" w:hAnsi="Calibri" w:cs="Calibri"/>
          <w:color w:val="1F2937"/>
          <w:sz w:val="21"/>
          <w:szCs w:val="21"/>
        </w:rPr>
        <w:t xml:space="preserve">, CHECK, UNIQUE, FK RESTRICT — termasuk BR-AUTO-03 menolak </w:t>
      </w:r>
      <w:proofErr w:type="spellStart"/>
      <w:r>
        <w:rPr>
          <w:rFonts w:ascii="Calibri" w:hAnsi="Calibri" w:cs="Calibri"/>
          <w:color w:val="1F2937"/>
          <w:sz w:val="21"/>
          <w:szCs w:val="21"/>
        </w:rPr>
        <w:t>double-request</w:t>
      </w:r>
      <w:proofErr w:type="spellEnd"/>
      <w:r>
        <w:rPr>
          <w:rFonts w:ascii="Calibri" w:hAnsi="Calibri" w:cs="Calibri"/>
          <w:color w:val="1F2937"/>
          <w:sz w:val="21"/>
          <w:szCs w:val="21"/>
        </w:rPr>
        <w:t xml:space="preserve"> auto </w:t>
      </w:r>
      <w:proofErr w:type="spellStart"/>
      <w:r>
        <w:rPr>
          <w:rFonts w:ascii="Calibri" w:hAnsi="Calibri" w:cs="Calibri"/>
          <w:color w:val="1F2937"/>
          <w:sz w:val="21"/>
          <w:szCs w:val="21"/>
        </w:rPr>
        <w:t>expense</w:t>
      </w:r>
      <w:proofErr w:type="spellEnd"/>
      <w:r>
        <w:rPr>
          <w:rFonts w:ascii="Calibri" w:hAnsi="Calibri" w:cs="Calibri"/>
          <w:color w:val="1F2937"/>
          <w:sz w:val="21"/>
          <w:szCs w:val="21"/>
        </w:rPr>
        <w:t xml:space="preserve">); 5 tes positif lolos (termasuk </w:t>
      </w:r>
      <w:proofErr w:type="spellStart"/>
      <w:r>
        <w:rPr>
          <w:rStyle w:val="KodeHTML"/>
          <w:color w:val="1F2937"/>
        </w:rPr>
        <w:t>source_todo_id</w:t>
      </w:r>
      <w:proofErr w:type="spellEnd"/>
      <w:r>
        <w:rPr>
          <w:rStyle w:val="KodeHTML"/>
          <w:color w:val="1F2937"/>
        </w:rPr>
        <w:t xml:space="preserve"> = NULL</w:t>
      </w:r>
      <w:r>
        <w:rPr>
          <w:rFonts w:ascii="Calibri" w:hAnsi="Calibri" w:cs="Calibri"/>
          <w:color w:val="1F2937"/>
          <w:sz w:val="21"/>
          <w:szCs w:val="21"/>
        </w:rPr>
        <w:t xml:space="preserve"> berulang dan nama kategori sama dengan </w:t>
      </w:r>
      <w:proofErr w:type="spellStart"/>
      <w:r>
        <w:rPr>
          <w:rFonts w:ascii="Calibri" w:hAnsi="Calibri" w:cs="Calibri"/>
          <w:color w:val="1F2937"/>
          <w:sz w:val="21"/>
          <w:szCs w:val="21"/>
        </w:rPr>
        <w:t>type</w:t>
      </w:r>
      <w:proofErr w:type="spellEnd"/>
      <w:r>
        <w:rPr>
          <w:rFonts w:ascii="Calibri" w:hAnsi="Calibri" w:cs="Calibri"/>
          <w:color w:val="1F2937"/>
          <w:sz w:val="21"/>
          <w:szCs w:val="21"/>
        </w:rPr>
        <w:t xml:space="preserve"> berbeda); 2 </w:t>
      </w:r>
      <w:proofErr w:type="spellStart"/>
      <w:r>
        <w:rPr>
          <w:rFonts w:ascii="Calibri" w:hAnsi="Calibri" w:cs="Calibri"/>
          <w:color w:val="1F2937"/>
          <w:sz w:val="21"/>
          <w:szCs w:val="21"/>
        </w:rPr>
        <w:t>query</w:t>
      </w:r>
      <w:proofErr w:type="spellEnd"/>
      <w:r>
        <w:rPr>
          <w:rFonts w:ascii="Calibri" w:hAnsi="Calibri" w:cs="Calibri"/>
          <w:color w:val="1F2937"/>
          <w:sz w:val="21"/>
          <w:szCs w:val="21"/>
        </w:rPr>
        <w:t xml:space="preserve"> ringkasan menghasilkan angka yang benar.</w:t>
      </w:r>
    </w:p>
    <w:p w14:paraId="1ACA4311" w14:textId="77777777" w:rsidR="00BC46F0" w:rsidRDefault="00BC46F0">
      <w:pPr>
        <w:pStyle w:val="Judul2"/>
        <w:rPr>
          <w:rFonts w:ascii="Calibri" w:eastAsia="Times New Roman" w:hAnsi="Calibri" w:cs="Calibri"/>
        </w:rPr>
      </w:pPr>
      <w:r>
        <w:rPr>
          <w:rFonts w:ascii="Calibri" w:eastAsia="Times New Roman" w:hAnsi="Calibri" w:cs="Calibri"/>
        </w:rPr>
        <w:t xml:space="preserve">35. Business </w:t>
      </w:r>
      <w:proofErr w:type="spellStart"/>
      <w:r>
        <w:rPr>
          <w:rFonts w:ascii="Calibri" w:eastAsia="Times New Roman" w:hAnsi="Calibri" w:cs="Calibri"/>
        </w:rPr>
        <w:t>Rules</w:t>
      </w:r>
      <w:proofErr w:type="spellEnd"/>
      <w:r>
        <w:rPr>
          <w:rFonts w:ascii="Calibri" w:eastAsia="Times New Roman" w:hAnsi="Calibri" w:cs="Calibri"/>
        </w:rPr>
        <w:t xml:space="preserve"> Final</w:t>
      </w:r>
    </w:p>
    <w:p w14:paraId="5C7BA38A"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Business </w:t>
      </w:r>
      <w:proofErr w:type="spellStart"/>
      <w:r>
        <w:rPr>
          <w:rFonts w:ascii="Calibri" w:hAnsi="Calibri" w:cs="Calibri"/>
          <w:color w:val="1F2937"/>
          <w:sz w:val="21"/>
          <w:szCs w:val="21"/>
        </w:rPr>
        <w:t>Rules</w:t>
      </w:r>
      <w:proofErr w:type="spellEnd"/>
      <w:r>
        <w:rPr>
          <w:rFonts w:ascii="Calibri" w:hAnsi="Calibri" w:cs="Calibri"/>
          <w:color w:val="1F2937"/>
          <w:sz w:val="21"/>
          <w:szCs w:val="21"/>
        </w:rPr>
        <w:t xml:space="preserve"> dikunci dengan ID berikut agar dapat direferensikan di API, </w:t>
      </w:r>
      <w:proofErr w:type="spellStart"/>
      <w:r>
        <w:rPr>
          <w:rFonts w:ascii="Calibri" w:hAnsi="Calibri" w:cs="Calibri"/>
          <w:color w:val="1F2937"/>
          <w:sz w:val="21"/>
          <w:szCs w:val="21"/>
        </w:rPr>
        <w:t>service</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test</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case</w:t>
      </w:r>
      <w:proofErr w:type="spellEnd"/>
      <w:r>
        <w:rPr>
          <w:rFonts w:ascii="Calibri" w:hAnsi="Calibri" w:cs="Calibri"/>
          <w:color w:val="1F2937"/>
          <w:sz w:val="21"/>
          <w:szCs w:val="21"/>
        </w:rPr>
        <w:t xml:space="preserve">, dan laporan </w:t>
      </w:r>
      <w:proofErr w:type="spellStart"/>
      <w:r>
        <w:rPr>
          <w:rFonts w:ascii="Calibri" w:hAnsi="Calibri" w:cs="Calibri"/>
          <w:color w:val="1F2937"/>
          <w:sz w:val="21"/>
          <w:szCs w:val="21"/>
        </w:rPr>
        <w:t>Capstone</w:t>
      </w:r>
      <w:proofErr w:type="spellEnd"/>
      <w:r>
        <w:rPr>
          <w:rFonts w:ascii="Calibri" w:hAnsi="Calibri" w:cs="Calibri"/>
          <w:color w:val="1F2937"/>
          <w:sz w:val="21"/>
          <w:szCs w:val="21"/>
        </w:rPr>
        <w:t>.</w:t>
      </w:r>
    </w:p>
    <w:p w14:paraId="0E3DC019" w14:textId="77777777" w:rsidR="00BC46F0" w:rsidRDefault="00BC46F0">
      <w:pPr>
        <w:pStyle w:val="Judul3"/>
        <w:rPr>
          <w:rFonts w:ascii="Calibri" w:eastAsia="Times New Roman" w:hAnsi="Calibri" w:cs="Calibri"/>
        </w:rPr>
      </w:pPr>
      <w:r>
        <w:rPr>
          <w:rFonts w:ascii="Calibri" w:eastAsia="Times New Roman" w:hAnsi="Calibri" w:cs="Calibri"/>
        </w:rPr>
        <w:t xml:space="preserve">A. </w:t>
      </w:r>
      <w:proofErr w:type="spellStart"/>
      <w:r>
        <w:rPr>
          <w:rFonts w:ascii="Calibri" w:eastAsia="Times New Roman" w:hAnsi="Calibri" w:cs="Calibri"/>
        </w:rPr>
        <w:t>Authentication</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975"/>
        <w:gridCol w:w="8035"/>
      </w:tblGrid>
      <w:tr w:rsidR="00A2085B" w14:paraId="1F483182"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71FF4630"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ID</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693487BC"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Aturan</w:t>
            </w:r>
          </w:p>
        </w:tc>
      </w:tr>
      <w:tr w:rsidR="00A2085B" w14:paraId="149940E2"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FA00585"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BR-AUTH-01</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900891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Email unik per </w:t>
            </w:r>
            <w:proofErr w:type="spellStart"/>
            <w:r>
              <w:rPr>
                <w:rFonts w:ascii="Calibri" w:eastAsia="Times New Roman" w:hAnsi="Calibri" w:cs="Calibri"/>
                <w:color w:val="1F2937"/>
                <w:sz w:val="18"/>
                <w:szCs w:val="18"/>
              </w:rPr>
              <w:t>user</w:t>
            </w:r>
            <w:proofErr w:type="spellEnd"/>
            <w:r>
              <w:rPr>
                <w:rFonts w:ascii="Calibri" w:eastAsia="Times New Roman" w:hAnsi="Calibri" w:cs="Calibri"/>
                <w:color w:val="1F2937"/>
                <w:sz w:val="18"/>
                <w:szCs w:val="18"/>
              </w:rPr>
              <w:t xml:space="preserve">, perbandingan </w:t>
            </w:r>
            <w:proofErr w:type="spellStart"/>
            <w:r>
              <w:rPr>
                <w:rStyle w:val="Kuat"/>
                <w:rFonts w:ascii="Calibri" w:eastAsia="Times New Roman" w:hAnsi="Calibri" w:cs="Calibri"/>
                <w:color w:val="1F2937"/>
                <w:sz w:val="18"/>
                <w:szCs w:val="18"/>
              </w:rPr>
              <w:t>case-insensitive</w:t>
            </w:r>
            <w:proofErr w:type="spellEnd"/>
            <w:r>
              <w:rPr>
                <w:rFonts w:ascii="Calibri" w:eastAsia="Times New Roman" w:hAnsi="Calibri" w:cs="Calibri"/>
                <w:color w:val="1F2937"/>
                <w:sz w:val="18"/>
                <w:szCs w:val="18"/>
              </w:rPr>
              <w:t xml:space="preserve"> (</w:t>
            </w:r>
            <w:r>
              <w:rPr>
                <w:rStyle w:val="KodeHTML"/>
                <w:color w:val="1F2937"/>
              </w:rPr>
              <w:t>user@gmail.com</w:t>
            </w:r>
            <w:r>
              <w:rPr>
                <w:rFonts w:ascii="Calibri" w:eastAsia="Times New Roman" w:hAnsi="Calibri" w:cs="Calibri"/>
                <w:color w:val="1F2937"/>
                <w:sz w:val="18"/>
                <w:szCs w:val="18"/>
              </w:rPr>
              <w:t xml:space="preserve"> tidak boleh dipakai dua </w:t>
            </w:r>
            <w:proofErr w:type="spellStart"/>
            <w:r>
              <w:rPr>
                <w:rFonts w:ascii="Calibri" w:eastAsia="Times New Roman" w:hAnsi="Calibri" w:cs="Calibri"/>
                <w:color w:val="1F2937"/>
                <w:sz w:val="18"/>
                <w:szCs w:val="18"/>
              </w:rPr>
              <w:t>user</w:t>
            </w:r>
            <w:proofErr w:type="spellEnd"/>
            <w:r>
              <w:rPr>
                <w:rFonts w:ascii="Calibri" w:eastAsia="Times New Roman" w:hAnsi="Calibri" w:cs="Calibri"/>
                <w:color w:val="1F2937"/>
                <w:sz w:val="18"/>
                <w:szCs w:val="18"/>
              </w:rPr>
              <w:t xml:space="preserve">). Dijamin </w:t>
            </w:r>
            <w:proofErr w:type="spellStart"/>
            <w:r>
              <w:rPr>
                <w:rStyle w:val="KodeHTML"/>
                <w:color w:val="1F2937"/>
              </w:rPr>
              <w:t>uq_users_email</w:t>
            </w:r>
            <w:proofErr w:type="spellEnd"/>
            <w:r>
              <w:rPr>
                <w:rFonts w:ascii="Calibri" w:eastAsia="Times New Roman" w:hAnsi="Calibri" w:cs="Calibri"/>
                <w:color w:val="1F2937"/>
                <w:sz w:val="18"/>
                <w:szCs w:val="18"/>
              </w:rPr>
              <w:t xml:space="preserve"> pada </w:t>
            </w:r>
            <w:r>
              <w:rPr>
                <w:rStyle w:val="KodeHTML"/>
                <w:color w:val="1F2937"/>
              </w:rPr>
              <w:t>LOWER(email)</w:t>
            </w:r>
            <w:r>
              <w:rPr>
                <w:rFonts w:ascii="Calibri" w:eastAsia="Times New Roman" w:hAnsi="Calibri" w:cs="Calibri"/>
                <w:color w:val="1F2937"/>
                <w:sz w:val="18"/>
                <w:szCs w:val="18"/>
              </w:rPr>
              <w:t>.</w:t>
            </w:r>
          </w:p>
        </w:tc>
      </w:tr>
      <w:tr w:rsidR="00A2085B" w14:paraId="45FC676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65AD0AD"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BR-AUTH-02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5046DFD"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Password</w:t>
            </w:r>
            <w:proofErr w:type="spellEnd"/>
            <w:r>
              <w:rPr>
                <w:rFonts w:ascii="Calibri" w:eastAsia="Times New Roman" w:hAnsi="Calibri" w:cs="Calibri"/>
                <w:color w:val="1F2937"/>
                <w:sz w:val="18"/>
                <w:szCs w:val="18"/>
              </w:rPr>
              <w:t xml:space="preserve"> tidak pernah disimpan </w:t>
            </w:r>
            <w:proofErr w:type="spellStart"/>
            <w:r>
              <w:rPr>
                <w:rFonts w:ascii="Calibri" w:eastAsia="Times New Roman" w:hAnsi="Calibri" w:cs="Calibri"/>
                <w:color w:val="1F2937"/>
                <w:sz w:val="18"/>
                <w:szCs w:val="18"/>
              </w:rPr>
              <w:t>plaintext</w:t>
            </w:r>
            <w:proofErr w:type="spellEnd"/>
            <w:r>
              <w:rPr>
                <w:rFonts w:ascii="Calibri" w:eastAsia="Times New Roman" w:hAnsi="Calibri" w:cs="Calibri"/>
                <w:color w:val="1F2937"/>
                <w:sz w:val="18"/>
                <w:szCs w:val="18"/>
              </w:rPr>
              <w:t xml:space="preserve"> — hanya </w:t>
            </w:r>
            <w:proofErr w:type="spellStart"/>
            <w:r>
              <w:rPr>
                <w:rStyle w:val="KodeHTML"/>
                <w:color w:val="1F2937"/>
              </w:rPr>
              <w:t>password_hash</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bcrypt</w:t>
            </w:r>
            <w:proofErr w:type="spellEnd"/>
            <w:r>
              <w:rPr>
                <w:rFonts w:ascii="Calibri" w:eastAsia="Times New Roman" w:hAnsi="Calibri" w:cs="Calibri"/>
                <w:color w:val="1F2937"/>
                <w:sz w:val="18"/>
                <w:szCs w:val="18"/>
              </w:rPr>
              <w:t>).</w:t>
            </w:r>
          </w:p>
        </w:tc>
      </w:tr>
      <w:tr w:rsidR="00A2085B" w14:paraId="116BF209"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F173121"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BR-AUTH-03</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7C4BBF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User </w:t>
            </w:r>
            <w:proofErr w:type="spellStart"/>
            <w:r>
              <w:rPr>
                <w:rFonts w:ascii="Calibri" w:eastAsia="Times New Roman" w:hAnsi="Calibri" w:cs="Calibri"/>
                <w:color w:val="1F2937"/>
                <w:sz w:val="18"/>
                <w:szCs w:val="18"/>
              </w:rPr>
              <w:t>Isolation</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user</w:t>
            </w:r>
            <w:proofErr w:type="spellEnd"/>
            <w:r>
              <w:rPr>
                <w:rFonts w:ascii="Calibri" w:eastAsia="Times New Roman" w:hAnsi="Calibri" w:cs="Calibri"/>
                <w:color w:val="1F2937"/>
                <w:sz w:val="18"/>
                <w:szCs w:val="18"/>
              </w:rPr>
              <w:t xml:space="preserve"> hanya boleh mengakses data miliknya sendiri (</w:t>
            </w:r>
            <w:r>
              <w:rPr>
                <w:rStyle w:val="KodeHTML"/>
                <w:color w:val="1F2937"/>
              </w:rPr>
              <w:t xml:space="preserve">WHERE </w:t>
            </w:r>
            <w:proofErr w:type="spellStart"/>
            <w:r>
              <w:rPr>
                <w:rStyle w:val="KodeHTML"/>
                <w:color w:val="1F2937"/>
              </w:rPr>
              <w:t>user_id</w:t>
            </w:r>
            <w:proofErr w:type="spellEnd"/>
            <w:r>
              <w:rPr>
                <w:rStyle w:val="KodeHTML"/>
                <w:color w:val="1F2937"/>
              </w:rPr>
              <w:t xml:space="preserve"> = </w:t>
            </w:r>
            <w:proofErr w:type="spellStart"/>
            <w:r>
              <w:rPr>
                <w:rStyle w:val="KodeHTML"/>
                <w:color w:val="1F2937"/>
              </w:rPr>
              <w:t>current_user_id</w:t>
            </w:r>
            <w:proofErr w:type="spellEnd"/>
            <w:r>
              <w:rPr>
                <w:rFonts w:ascii="Calibri" w:eastAsia="Times New Roman" w:hAnsi="Calibri" w:cs="Calibri"/>
                <w:color w:val="1F2937"/>
                <w:sz w:val="18"/>
                <w:szCs w:val="18"/>
              </w:rPr>
              <w:t xml:space="preserve"> di semua </w:t>
            </w:r>
            <w:proofErr w:type="spellStart"/>
            <w:r>
              <w:rPr>
                <w:rFonts w:ascii="Calibri" w:eastAsia="Times New Roman" w:hAnsi="Calibri" w:cs="Calibri"/>
                <w:color w:val="1F2937"/>
                <w:sz w:val="18"/>
                <w:szCs w:val="18"/>
              </w:rPr>
              <w:t>query</w:t>
            </w:r>
            <w:proofErr w:type="spellEnd"/>
            <w:r>
              <w:rPr>
                <w:rFonts w:ascii="Calibri" w:eastAsia="Times New Roman" w:hAnsi="Calibri" w:cs="Calibri"/>
                <w:color w:val="1F2937"/>
                <w:sz w:val="18"/>
                <w:szCs w:val="18"/>
              </w:rPr>
              <w:t>).</w:t>
            </w:r>
          </w:p>
        </w:tc>
      </w:tr>
    </w:tbl>
    <w:p w14:paraId="75310E0C" w14:textId="77777777" w:rsidR="00BC46F0" w:rsidRDefault="00BC46F0">
      <w:pPr>
        <w:pStyle w:val="Judul3"/>
        <w:rPr>
          <w:rFonts w:ascii="Calibri" w:eastAsia="Times New Roman" w:hAnsi="Calibri" w:cs="Calibri"/>
        </w:rPr>
      </w:pPr>
      <w:r>
        <w:rPr>
          <w:rFonts w:ascii="Calibri" w:eastAsia="Times New Roman" w:hAnsi="Calibri" w:cs="Calibri"/>
        </w:rPr>
        <w:t xml:space="preserve">B. </w:t>
      </w:r>
      <w:proofErr w:type="spellStart"/>
      <w:r>
        <w:rPr>
          <w:rFonts w:ascii="Calibri" w:eastAsia="Times New Roman" w:hAnsi="Calibri" w:cs="Calibri"/>
        </w:rPr>
        <w:t>Category</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790"/>
        <w:gridCol w:w="8220"/>
      </w:tblGrid>
      <w:tr w:rsidR="00A2085B" w14:paraId="360C9456"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75F4C6D6"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lastRenderedPageBreak/>
              <w:t>ID</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4A7CEFE9"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Aturan</w:t>
            </w:r>
          </w:p>
        </w:tc>
      </w:tr>
      <w:tr w:rsidR="00A2085B" w14:paraId="5B73E881"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BA38727"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BR-CAT-01</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B84A9D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Setiap kategori wajib memiliki satu </w:t>
            </w:r>
            <w:proofErr w:type="spellStart"/>
            <w:r>
              <w:rPr>
                <w:rStyle w:val="KodeHTML"/>
                <w:color w:val="1F2937"/>
              </w:rPr>
              <w:t>user_id</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ownership</w:t>
            </w:r>
            <w:proofErr w:type="spellEnd"/>
            <w:r>
              <w:rPr>
                <w:rFonts w:ascii="Calibri" w:eastAsia="Times New Roman" w:hAnsi="Calibri" w:cs="Calibri"/>
                <w:color w:val="1F2937"/>
                <w:sz w:val="18"/>
                <w:szCs w:val="18"/>
              </w:rPr>
              <w:t>).</w:t>
            </w:r>
          </w:p>
        </w:tc>
      </w:tr>
      <w:tr w:rsidR="00A2085B" w14:paraId="5CB3E0A6"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8AB8997"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BR-CAT-02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7CA087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Kategori hanya dua jenis: </w:t>
            </w:r>
            <w:r>
              <w:rPr>
                <w:rStyle w:val="KodeHTML"/>
                <w:color w:val="1F2937"/>
              </w:rPr>
              <w:t>INCOME</w:t>
            </w:r>
            <w:r>
              <w:rPr>
                <w:rFonts w:ascii="Calibri" w:eastAsia="Times New Roman" w:hAnsi="Calibri" w:cs="Calibri"/>
                <w:color w:val="1F2937"/>
                <w:sz w:val="18"/>
                <w:szCs w:val="18"/>
              </w:rPr>
              <w:t xml:space="preserve"> atau </w:t>
            </w:r>
            <w:r>
              <w:rPr>
                <w:rStyle w:val="KodeHTML"/>
                <w:color w:val="1F2937"/>
              </w:rPr>
              <w:t>EXPENSE</w:t>
            </w:r>
            <w:r>
              <w:rPr>
                <w:rFonts w:ascii="Calibri" w:eastAsia="Times New Roman" w:hAnsi="Calibri" w:cs="Calibri"/>
                <w:color w:val="1F2937"/>
                <w:sz w:val="18"/>
                <w:szCs w:val="18"/>
              </w:rPr>
              <w:t>.</w:t>
            </w:r>
          </w:p>
        </w:tc>
      </w:tr>
      <w:tr w:rsidR="00A2085B" w14:paraId="7646E62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BBE2036"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BR-CAT-03</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7E6A4A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User tidak boleh punya kategori dengan kombinasi nama + </w:t>
            </w:r>
            <w:proofErr w:type="spellStart"/>
            <w:r>
              <w:rPr>
                <w:rFonts w:ascii="Calibri" w:eastAsia="Times New Roman" w:hAnsi="Calibri" w:cs="Calibri"/>
                <w:color w:val="1F2937"/>
                <w:sz w:val="18"/>
                <w:szCs w:val="18"/>
              </w:rPr>
              <w:t>type</w:t>
            </w:r>
            <w:proofErr w:type="spellEnd"/>
            <w:r>
              <w:rPr>
                <w:rFonts w:ascii="Calibri" w:eastAsia="Times New Roman" w:hAnsi="Calibri" w:cs="Calibri"/>
                <w:color w:val="1F2937"/>
                <w:sz w:val="18"/>
                <w:szCs w:val="18"/>
              </w:rPr>
              <w:t xml:space="preserve"> yang sama (</w:t>
            </w:r>
            <w:r>
              <w:rPr>
                <w:rStyle w:val="KodeHTML"/>
                <w:color w:val="1F2937"/>
              </w:rPr>
              <w:t>UNIQUE (</w:t>
            </w:r>
            <w:proofErr w:type="spellStart"/>
            <w:r>
              <w:rPr>
                <w:rStyle w:val="KodeHTML"/>
                <w:color w:val="1F2937"/>
              </w:rPr>
              <w:t>user_id</w:t>
            </w:r>
            <w:proofErr w:type="spellEnd"/>
            <w:r>
              <w:rPr>
                <w:rStyle w:val="KodeHTML"/>
                <w:color w:val="1F2937"/>
              </w:rPr>
              <w:t xml:space="preserve">, </w:t>
            </w:r>
            <w:proofErr w:type="spellStart"/>
            <w:r>
              <w:rPr>
                <w:rStyle w:val="KodeHTML"/>
                <w:color w:val="1F2937"/>
              </w:rPr>
              <w:t>name</w:t>
            </w:r>
            <w:proofErr w:type="spellEnd"/>
            <w:r>
              <w:rPr>
                <w:rStyle w:val="KodeHTML"/>
                <w:color w:val="1F2937"/>
              </w:rPr>
              <w:t xml:space="preserve">, </w:t>
            </w:r>
            <w:proofErr w:type="spellStart"/>
            <w:r>
              <w:rPr>
                <w:rStyle w:val="KodeHTML"/>
                <w:color w:val="1F2937"/>
              </w:rPr>
              <w:t>type</w:t>
            </w:r>
            <w:proofErr w:type="spellEnd"/>
            <w:r>
              <w:rPr>
                <w:rStyle w:val="KodeHTML"/>
                <w:color w:val="1F2937"/>
              </w:rPr>
              <w:t>)</w:t>
            </w:r>
            <w:r>
              <w:rPr>
                <w:rFonts w:ascii="Calibri" w:eastAsia="Times New Roman" w:hAnsi="Calibri" w:cs="Calibri"/>
                <w:color w:val="1F2937"/>
                <w:sz w:val="18"/>
                <w:szCs w:val="18"/>
              </w:rPr>
              <w:t xml:space="preserve">). </w:t>
            </w:r>
            <w:r>
              <w:rPr>
                <w:rStyle w:val="KodeHTML"/>
                <w:color w:val="1F2937"/>
              </w:rPr>
              <w:t>Makanan-EXPENSE</w:t>
            </w:r>
            <w:r>
              <w:rPr>
                <w:rFonts w:ascii="Calibri" w:eastAsia="Times New Roman" w:hAnsi="Calibri" w:cs="Calibri"/>
                <w:color w:val="1F2937"/>
                <w:sz w:val="18"/>
                <w:szCs w:val="18"/>
              </w:rPr>
              <w:t xml:space="preserve"> + </w:t>
            </w:r>
            <w:r>
              <w:rPr>
                <w:rStyle w:val="KodeHTML"/>
                <w:color w:val="1F2937"/>
              </w:rPr>
              <w:t>Makanan-INCOME</w:t>
            </w:r>
            <w:r>
              <w:rPr>
                <w:rFonts w:ascii="Calibri" w:eastAsia="Times New Roman" w:hAnsi="Calibri" w:cs="Calibri"/>
                <w:color w:val="1F2937"/>
                <w:sz w:val="18"/>
                <w:szCs w:val="18"/>
              </w:rPr>
              <w:t xml:space="preserve"> tetap sah karena </w:t>
            </w:r>
            <w:proofErr w:type="spellStart"/>
            <w:r>
              <w:rPr>
                <w:rFonts w:ascii="Calibri" w:eastAsia="Times New Roman" w:hAnsi="Calibri" w:cs="Calibri"/>
                <w:color w:val="1F2937"/>
                <w:sz w:val="18"/>
                <w:szCs w:val="18"/>
              </w:rPr>
              <w:t>type</w:t>
            </w:r>
            <w:proofErr w:type="spellEnd"/>
            <w:r>
              <w:rPr>
                <w:rFonts w:ascii="Calibri" w:eastAsia="Times New Roman" w:hAnsi="Calibri" w:cs="Calibri"/>
                <w:color w:val="1F2937"/>
                <w:sz w:val="18"/>
                <w:szCs w:val="18"/>
              </w:rPr>
              <w:t xml:space="preserve"> berbeda.</w:t>
            </w:r>
          </w:p>
        </w:tc>
      </w:tr>
    </w:tbl>
    <w:p w14:paraId="18F7E69F" w14:textId="77777777" w:rsidR="00BC46F0" w:rsidRDefault="00BC46F0">
      <w:pPr>
        <w:pStyle w:val="Judul3"/>
        <w:rPr>
          <w:rFonts w:ascii="Calibri" w:eastAsia="Times New Roman" w:hAnsi="Calibri" w:cs="Calibri"/>
        </w:rPr>
      </w:pPr>
      <w:r>
        <w:rPr>
          <w:rFonts w:ascii="Calibri" w:eastAsia="Times New Roman" w:hAnsi="Calibri" w:cs="Calibri"/>
        </w:rPr>
        <w:t xml:space="preserve">C. </w:t>
      </w:r>
      <w:proofErr w:type="spellStart"/>
      <w:r>
        <w:rPr>
          <w:rFonts w:ascii="Calibri" w:eastAsia="Times New Roman" w:hAnsi="Calibri" w:cs="Calibri"/>
        </w:rPr>
        <w:t>Transaction</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919"/>
        <w:gridCol w:w="8091"/>
      </w:tblGrid>
      <w:tr w:rsidR="00A2085B" w14:paraId="1C991DAC"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795718D5"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ID</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1D6090A0"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Aturan</w:t>
            </w:r>
          </w:p>
        </w:tc>
      </w:tr>
      <w:tr w:rsidR="00A2085B" w14:paraId="2CCE9665"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9141744"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BR-TRX-01</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2CD65FE"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amount</w:t>
            </w:r>
            <w:proofErr w:type="spellEnd"/>
            <w:r>
              <w:rPr>
                <w:rStyle w:val="KodeHTML"/>
                <w:color w:val="1F2937"/>
              </w:rPr>
              <w:t xml:space="preserve"> &gt; 0</w:t>
            </w:r>
            <w:r>
              <w:rPr>
                <w:rFonts w:ascii="Calibri" w:eastAsia="Times New Roman" w:hAnsi="Calibri" w:cs="Calibri"/>
                <w:color w:val="1F2937"/>
                <w:sz w:val="18"/>
                <w:szCs w:val="18"/>
              </w:rPr>
              <w:t>.</w:t>
            </w:r>
          </w:p>
        </w:tc>
      </w:tr>
      <w:tr w:rsidR="00A2085B" w14:paraId="04842E65"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C6C615C"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BR-TRX-02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4DFB088"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Type</w:t>
            </w:r>
            <w:proofErr w:type="spellEnd"/>
            <w:r>
              <w:rPr>
                <w:rFonts w:ascii="Calibri" w:eastAsia="Times New Roman" w:hAnsi="Calibri" w:cs="Calibri"/>
                <w:color w:val="1F2937"/>
                <w:sz w:val="18"/>
                <w:szCs w:val="18"/>
              </w:rPr>
              <w:t xml:space="preserve"> hanya </w:t>
            </w:r>
            <w:r>
              <w:rPr>
                <w:rStyle w:val="KodeHTML"/>
                <w:color w:val="1F2937"/>
              </w:rPr>
              <w:t>INCOME</w:t>
            </w:r>
            <w:r>
              <w:rPr>
                <w:rFonts w:ascii="Calibri" w:eastAsia="Times New Roman" w:hAnsi="Calibri" w:cs="Calibri"/>
                <w:color w:val="1F2937"/>
                <w:sz w:val="18"/>
                <w:szCs w:val="18"/>
              </w:rPr>
              <w:t xml:space="preserve"> atau </w:t>
            </w:r>
            <w:r>
              <w:rPr>
                <w:rStyle w:val="KodeHTML"/>
                <w:color w:val="1F2937"/>
              </w:rPr>
              <w:t>EXPENSE</w:t>
            </w:r>
            <w:r>
              <w:rPr>
                <w:rFonts w:ascii="Calibri" w:eastAsia="Times New Roman" w:hAnsi="Calibri" w:cs="Calibri"/>
                <w:color w:val="1F2937"/>
                <w:sz w:val="18"/>
                <w:szCs w:val="18"/>
              </w:rPr>
              <w:t>.</w:t>
            </w:r>
          </w:p>
        </w:tc>
      </w:tr>
      <w:tr w:rsidR="00A2085B" w14:paraId="51FD7459"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DF49C20"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BR-TRX-03</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C1663C0"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transaction.type</w:t>
            </w:r>
            <w:proofErr w:type="spellEnd"/>
            <w:r>
              <w:rPr>
                <w:rFonts w:ascii="Calibri" w:eastAsia="Times New Roman" w:hAnsi="Calibri" w:cs="Calibri"/>
                <w:color w:val="1F2937"/>
                <w:sz w:val="18"/>
                <w:szCs w:val="18"/>
              </w:rPr>
              <w:t xml:space="preserve"> wajib sama dengan </w:t>
            </w:r>
            <w:proofErr w:type="spellStart"/>
            <w:r>
              <w:rPr>
                <w:rStyle w:val="KodeHTML"/>
                <w:color w:val="1F2937"/>
              </w:rPr>
              <w:t>category.type</w:t>
            </w:r>
            <w:proofErr w:type="spellEnd"/>
            <w:r>
              <w:rPr>
                <w:rFonts w:ascii="Calibri" w:eastAsia="Times New Roman" w:hAnsi="Calibri" w:cs="Calibri"/>
                <w:color w:val="1F2937"/>
                <w:sz w:val="18"/>
                <w:szCs w:val="18"/>
              </w:rPr>
              <w:t xml:space="preserve"> (transaksi EXPENSE tidak boleh masuk kategori Gaji/INCOME).</w:t>
            </w:r>
          </w:p>
        </w:tc>
      </w:tr>
      <w:tr w:rsidR="00A2085B" w14:paraId="5D00F7E2"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3654BA2"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BR-TRX-04</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0133C66"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transactions.user_id</w:t>
            </w:r>
            <w:proofErr w:type="spellEnd"/>
            <w:r>
              <w:rPr>
                <w:rFonts w:ascii="Calibri" w:eastAsia="Times New Roman" w:hAnsi="Calibri" w:cs="Calibri"/>
                <w:color w:val="1F2937"/>
                <w:sz w:val="18"/>
                <w:szCs w:val="18"/>
              </w:rPr>
              <w:t xml:space="preserve"> wajib sama dengan pemilik kategori (dan pemilik </w:t>
            </w:r>
            <w:proofErr w:type="spellStart"/>
            <w:r>
              <w:rPr>
                <w:rStyle w:val="KodeHTML"/>
                <w:color w:val="1F2937"/>
              </w:rPr>
              <w:t>source_todo_id</w:t>
            </w:r>
            <w:proofErr w:type="spellEnd"/>
            <w:r>
              <w:rPr>
                <w:rFonts w:ascii="Calibri" w:eastAsia="Times New Roman" w:hAnsi="Calibri" w:cs="Calibri"/>
                <w:color w:val="1F2937"/>
                <w:sz w:val="18"/>
                <w:szCs w:val="18"/>
              </w:rPr>
              <w:t xml:space="preserve"> bila ada).</w:t>
            </w:r>
          </w:p>
        </w:tc>
      </w:tr>
      <w:tr w:rsidR="00A2085B" w14:paraId="10596668"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9328959"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BR-TRX-05</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2CBD28D" w14:textId="77777777" w:rsidR="00BC46F0" w:rsidRDefault="00BC46F0">
            <w:pPr>
              <w:spacing w:before="120" w:after="120"/>
              <w:rPr>
                <w:rFonts w:ascii="Calibri" w:eastAsia="Times New Roman" w:hAnsi="Calibri" w:cs="Calibri"/>
                <w:color w:val="1F2937"/>
                <w:sz w:val="18"/>
                <w:szCs w:val="18"/>
              </w:rPr>
            </w:pPr>
            <w:r>
              <w:rPr>
                <w:rStyle w:val="KodeHTML"/>
                <w:color w:val="1F2937"/>
              </w:rPr>
              <w:t>BALANCE = TOTAL INCOME − TOTAL EXPENSE</w:t>
            </w:r>
            <w:r>
              <w:rPr>
                <w:rFonts w:ascii="Calibri" w:eastAsia="Times New Roman" w:hAnsi="Calibri" w:cs="Calibri"/>
                <w:color w:val="1F2937"/>
                <w:sz w:val="18"/>
                <w:szCs w:val="18"/>
              </w:rPr>
              <w:t xml:space="preserve">, dihitung </w:t>
            </w:r>
            <w:proofErr w:type="spellStart"/>
            <w:r>
              <w:rPr>
                <w:rFonts w:ascii="Calibri" w:eastAsia="Times New Roman" w:hAnsi="Calibri" w:cs="Calibri"/>
                <w:color w:val="1F2937"/>
                <w:sz w:val="18"/>
                <w:szCs w:val="18"/>
              </w:rPr>
              <w:t>on-the-fly</w:t>
            </w:r>
            <w:proofErr w:type="spellEnd"/>
            <w:r>
              <w:rPr>
                <w:rFonts w:ascii="Calibri" w:eastAsia="Times New Roman" w:hAnsi="Calibri" w:cs="Calibri"/>
                <w:color w:val="1F2937"/>
                <w:sz w:val="18"/>
                <w:szCs w:val="18"/>
              </w:rPr>
              <w:t xml:space="preserve"> — saldo tidak disimpan sebagai kolom.</w:t>
            </w:r>
          </w:p>
        </w:tc>
      </w:tr>
      <w:tr w:rsidR="00A2085B" w14:paraId="4DB77F25"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0BA6EEF"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BR-TRX-06</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B3EA7C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Saat transaksi dihapus, </w:t>
            </w:r>
            <w:proofErr w:type="spellStart"/>
            <w:r>
              <w:rPr>
                <w:rFonts w:ascii="Calibri" w:eastAsia="Times New Roman" w:hAnsi="Calibri" w:cs="Calibri"/>
                <w:color w:val="1F2937"/>
                <w:sz w:val="18"/>
                <w:szCs w:val="18"/>
              </w:rPr>
              <w:t>dashboard</w:t>
            </w:r>
            <w:proofErr w:type="spellEnd"/>
            <w:r>
              <w:rPr>
                <w:rFonts w:ascii="Calibri" w:eastAsia="Times New Roman" w:hAnsi="Calibri" w:cs="Calibri"/>
                <w:color w:val="1F2937"/>
                <w:sz w:val="18"/>
                <w:szCs w:val="18"/>
              </w:rPr>
              <w:t xml:space="preserve"> dan perhitungan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dihitung ulang.</w:t>
            </w:r>
          </w:p>
        </w:tc>
      </w:tr>
      <w:tr w:rsidR="00A2085B" w14:paraId="6109CB8A"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3957FF7"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BR-TRX-07</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95AF22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Tanggal transaksi wajib valid; boleh masa lalu atau tanggal berjalan.</w:t>
            </w:r>
          </w:p>
        </w:tc>
      </w:tr>
    </w:tbl>
    <w:p w14:paraId="4FD25E80" w14:textId="77777777" w:rsidR="00BC46F0" w:rsidRDefault="00BC46F0">
      <w:pPr>
        <w:pStyle w:val="Judul3"/>
        <w:rPr>
          <w:rFonts w:ascii="Calibri" w:eastAsia="Times New Roman" w:hAnsi="Calibri" w:cs="Calibri"/>
        </w:rPr>
      </w:pPr>
      <w:r>
        <w:rPr>
          <w:rFonts w:ascii="Calibri" w:eastAsia="Times New Roman" w:hAnsi="Calibri" w:cs="Calibri"/>
        </w:rPr>
        <w:t xml:space="preserve">D. </w:t>
      </w:r>
      <w:proofErr w:type="spellStart"/>
      <w:r>
        <w:rPr>
          <w:rFonts w:ascii="Calibri" w:eastAsia="Times New Roman" w:hAnsi="Calibri" w:cs="Calibri"/>
        </w:rPr>
        <w:t>Budget</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991"/>
        <w:gridCol w:w="8019"/>
      </w:tblGrid>
      <w:tr w:rsidR="00A2085B" w14:paraId="63908621"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54802785"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ID</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5378FD0C"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Aturan</w:t>
            </w:r>
          </w:p>
        </w:tc>
      </w:tr>
      <w:tr w:rsidR="00A2085B" w14:paraId="13D6F711"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A7698D9"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BR-BUD-01</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2D29625"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amount_limit</w:t>
            </w:r>
            <w:proofErr w:type="spellEnd"/>
            <w:r>
              <w:rPr>
                <w:rStyle w:val="KodeHTML"/>
                <w:color w:val="1F2937"/>
              </w:rPr>
              <w:t xml:space="preserve"> &gt; 0</w:t>
            </w:r>
            <w:r>
              <w:rPr>
                <w:rFonts w:ascii="Calibri" w:eastAsia="Times New Roman" w:hAnsi="Calibri" w:cs="Calibri"/>
                <w:color w:val="1F2937"/>
                <w:sz w:val="18"/>
                <w:szCs w:val="18"/>
              </w:rPr>
              <w:t>.</w:t>
            </w:r>
          </w:p>
        </w:tc>
      </w:tr>
      <w:tr w:rsidR="00A2085B" w14:paraId="24410B6E"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8D0F0C3"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BR-BUD-02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2B13B69"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hanya boleh memakai kategori </w:t>
            </w:r>
            <w:r>
              <w:rPr>
                <w:rStyle w:val="KodeHTML"/>
                <w:color w:val="1F2937"/>
              </w:rPr>
              <w:t>EXPENSE</w:t>
            </w:r>
            <w:r>
              <w:rPr>
                <w:rFonts w:ascii="Calibri" w:eastAsia="Times New Roman" w:hAnsi="Calibri" w:cs="Calibri"/>
                <w:color w:val="1F2937"/>
                <w:sz w:val="18"/>
                <w:szCs w:val="18"/>
              </w:rPr>
              <w:t>.</w:t>
            </w:r>
          </w:p>
        </w:tc>
      </w:tr>
      <w:tr w:rsidR="00A2085B" w14:paraId="5EAE2609"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E603E18"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lastRenderedPageBreak/>
              <w:t>BR-BUD-03</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D3B1554"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Satu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berlaku untuk satu bulan, disimpan sebagai </w:t>
            </w:r>
            <w:r>
              <w:rPr>
                <w:rStyle w:val="KodeHTML"/>
                <w:color w:val="1F2937"/>
              </w:rPr>
              <w:t>YYYY-MM-01</w:t>
            </w:r>
            <w:r>
              <w:rPr>
                <w:rFonts w:ascii="Calibri" w:eastAsia="Times New Roman" w:hAnsi="Calibri" w:cs="Calibri"/>
                <w:color w:val="1F2937"/>
                <w:sz w:val="18"/>
                <w:szCs w:val="18"/>
              </w:rPr>
              <w:t xml:space="preserve"> (contoh: September 2026 → </w:t>
            </w:r>
            <w:r>
              <w:rPr>
                <w:rStyle w:val="KodeHTML"/>
                <w:color w:val="1F2937"/>
              </w:rPr>
              <w:t>2026-09-01</w:t>
            </w:r>
            <w:r>
              <w:rPr>
                <w:rFonts w:ascii="Calibri" w:eastAsia="Times New Roman" w:hAnsi="Calibri" w:cs="Calibri"/>
                <w:color w:val="1F2937"/>
                <w:sz w:val="18"/>
                <w:szCs w:val="18"/>
              </w:rPr>
              <w:t>).</w:t>
            </w:r>
          </w:p>
        </w:tc>
      </w:tr>
      <w:tr w:rsidR="00A2085B" w14:paraId="3BB08C3B"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9F5FE1C"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BR-BUD-04</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D226604"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Satu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per kombinasi </w:t>
            </w:r>
            <w:proofErr w:type="spellStart"/>
            <w:r>
              <w:rPr>
                <w:rStyle w:val="KodeHTML"/>
                <w:color w:val="1F2937"/>
              </w:rPr>
              <w:t>user</w:t>
            </w:r>
            <w:proofErr w:type="spellEnd"/>
            <w:r>
              <w:rPr>
                <w:rStyle w:val="KodeHTML"/>
                <w:color w:val="1F2937"/>
              </w:rPr>
              <w:t xml:space="preserve"> + </w:t>
            </w:r>
            <w:proofErr w:type="spellStart"/>
            <w:r>
              <w:rPr>
                <w:rStyle w:val="KodeHTML"/>
                <w:color w:val="1F2937"/>
              </w:rPr>
              <w:t>category</w:t>
            </w:r>
            <w:proofErr w:type="spellEnd"/>
            <w:r>
              <w:rPr>
                <w:rStyle w:val="KodeHTML"/>
                <w:color w:val="1F2937"/>
              </w:rPr>
              <w:t xml:space="preserve"> + </w:t>
            </w:r>
            <w:proofErr w:type="spellStart"/>
            <w:r>
              <w:rPr>
                <w:rStyle w:val="KodeHTML"/>
                <w:color w:val="1F2937"/>
              </w:rPr>
              <w:t>month</w:t>
            </w:r>
            <w:proofErr w:type="spellEnd"/>
            <w:r>
              <w:rPr>
                <w:rFonts w:ascii="Calibri" w:eastAsia="Times New Roman" w:hAnsi="Calibri" w:cs="Calibri"/>
                <w:color w:val="1F2937"/>
                <w:sz w:val="18"/>
                <w:szCs w:val="18"/>
              </w:rPr>
              <w:t>.</w:t>
            </w:r>
          </w:p>
        </w:tc>
      </w:tr>
      <w:tr w:rsidR="00A2085B" w14:paraId="5BF917BE"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F009908"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BR-BUD-05</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4FBD3CC"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usage_percentage</w:t>
            </w:r>
            <w:proofErr w:type="spellEnd"/>
            <w:r>
              <w:rPr>
                <w:rStyle w:val="KodeHTML"/>
                <w:color w:val="1F2937"/>
              </w:rPr>
              <w:t xml:space="preserve"> = (total </w:t>
            </w:r>
            <w:proofErr w:type="spellStart"/>
            <w:r>
              <w:rPr>
                <w:rStyle w:val="KodeHTML"/>
                <w:color w:val="1F2937"/>
              </w:rPr>
              <w:t>expense</w:t>
            </w:r>
            <w:proofErr w:type="spellEnd"/>
            <w:r>
              <w:rPr>
                <w:rStyle w:val="KodeHTML"/>
                <w:color w:val="1F2937"/>
              </w:rPr>
              <w:t xml:space="preserve"> kategori bulan tersebut / </w:t>
            </w:r>
            <w:proofErr w:type="spellStart"/>
            <w:r>
              <w:rPr>
                <w:rStyle w:val="KodeHTML"/>
                <w:color w:val="1F2937"/>
              </w:rPr>
              <w:t>amount_limit</w:t>
            </w:r>
            <w:proofErr w:type="spellEnd"/>
            <w:r>
              <w:rPr>
                <w:rStyle w:val="KodeHTML"/>
                <w:color w:val="1F2937"/>
              </w:rPr>
              <w:t>) × 100</w:t>
            </w:r>
            <w:r>
              <w:rPr>
                <w:rFonts w:ascii="Calibri" w:eastAsia="Times New Roman" w:hAnsi="Calibri" w:cs="Calibri"/>
                <w:color w:val="1F2937"/>
                <w:sz w:val="18"/>
                <w:szCs w:val="18"/>
              </w:rPr>
              <w:t>.</w:t>
            </w:r>
          </w:p>
        </w:tc>
      </w:tr>
      <w:tr w:rsidR="00A2085B" w14:paraId="0E357F6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E10BDAB"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BR-BUD-06</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3494DA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Jika </w:t>
            </w:r>
            <w:proofErr w:type="spellStart"/>
            <w:r>
              <w:rPr>
                <w:rStyle w:val="KodeHTML"/>
                <w:color w:val="1F2937"/>
              </w:rPr>
              <w:t>usage</w:t>
            </w:r>
            <w:proofErr w:type="spellEnd"/>
            <w:r>
              <w:rPr>
                <w:rStyle w:val="KodeHTML"/>
                <w:color w:val="1F2937"/>
              </w:rPr>
              <w:t xml:space="preserve"> &gt;= 80%</w:t>
            </w:r>
            <w:r>
              <w:rPr>
                <w:rFonts w:ascii="Calibri" w:eastAsia="Times New Roman" w:hAnsi="Calibri" w:cs="Calibri"/>
                <w:color w:val="1F2937"/>
                <w:sz w:val="18"/>
                <w:szCs w:val="18"/>
              </w:rPr>
              <w:t xml:space="preserve"> → status </w:t>
            </w:r>
            <w:r>
              <w:rPr>
                <w:rStyle w:val="KodeHTML"/>
                <w:color w:val="1F2937"/>
              </w:rPr>
              <w:t>WARNING</w:t>
            </w:r>
            <w:r>
              <w:rPr>
                <w:rFonts w:ascii="Calibri" w:eastAsia="Times New Roman" w:hAnsi="Calibri" w:cs="Calibri"/>
                <w:color w:val="1F2937"/>
                <w:sz w:val="18"/>
                <w:szCs w:val="18"/>
              </w:rPr>
              <w:t>.</w:t>
            </w:r>
          </w:p>
        </w:tc>
      </w:tr>
      <w:tr w:rsidR="00A2085B" w14:paraId="4B46AC10"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5654392"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BR-BUD-07</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8DE17E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Jika </w:t>
            </w:r>
            <w:proofErr w:type="spellStart"/>
            <w:r>
              <w:rPr>
                <w:rStyle w:val="KodeHTML"/>
                <w:color w:val="1F2937"/>
              </w:rPr>
              <w:t>usage</w:t>
            </w:r>
            <w:proofErr w:type="spellEnd"/>
            <w:r>
              <w:rPr>
                <w:rStyle w:val="KodeHTML"/>
                <w:color w:val="1F2937"/>
              </w:rPr>
              <w:t xml:space="preserve"> &gt;= 100%</w:t>
            </w:r>
            <w:r>
              <w:rPr>
                <w:rFonts w:ascii="Calibri" w:eastAsia="Times New Roman" w:hAnsi="Calibri" w:cs="Calibri"/>
                <w:color w:val="1F2937"/>
                <w:sz w:val="18"/>
                <w:szCs w:val="18"/>
              </w:rPr>
              <w:t xml:space="preserve"> → status </w:t>
            </w:r>
            <w:r>
              <w:rPr>
                <w:rStyle w:val="KodeHTML"/>
                <w:color w:val="1F2937"/>
              </w:rPr>
              <w:t>OVER_BUDGET</w:t>
            </w:r>
            <w:r>
              <w:rPr>
                <w:rFonts w:ascii="Calibri" w:eastAsia="Times New Roman" w:hAnsi="Calibri" w:cs="Calibri"/>
                <w:color w:val="1F2937"/>
                <w:sz w:val="18"/>
                <w:szCs w:val="18"/>
              </w:rPr>
              <w:t>.</w:t>
            </w:r>
          </w:p>
        </w:tc>
      </w:tr>
      <w:tr w:rsidR="00A2085B" w14:paraId="0DB5BBEA"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143CAC9"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BR-BUD-08</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0C76D3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Setiap </w:t>
            </w:r>
            <w:proofErr w:type="spellStart"/>
            <w:r>
              <w:rPr>
                <w:rFonts w:ascii="Calibri" w:eastAsia="Times New Roman" w:hAnsi="Calibri" w:cs="Calibri"/>
                <w:color w:val="1F2937"/>
                <w:sz w:val="18"/>
                <w:szCs w:val="18"/>
              </w:rPr>
              <w:t>expense</w:t>
            </w:r>
            <w:proofErr w:type="spellEnd"/>
            <w:r>
              <w:rPr>
                <w:rFonts w:ascii="Calibri" w:eastAsia="Times New Roman" w:hAnsi="Calibri" w:cs="Calibri"/>
                <w:color w:val="1F2937"/>
                <w:sz w:val="18"/>
                <w:szCs w:val="18"/>
              </w:rPr>
              <w:t xml:space="preserve"> dibuat/diubah/dihapus → penggunaan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dihitung ulang.</w:t>
            </w:r>
          </w:p>
        </w:tc>
      </w:tr>
    </w:tbl>
    <w:p w14:paraId="0FF6A6D3" w14:textId="77777777" w:rsidR="00BC46F0" w:rsidRDefault="00BC46F0">
      <w:pPr>
        <w:pStyle w:val="Judul3"/>
        <w:rPr>
          <w:rFonts w:ascii="Calibri" w:eastAsia="Times New Roman" w:hAnsi="Calibri" w:cs="Calibri"/>
        </w:rPr>
      </w:pPr>
      <w:r>
        <w:rPr>
          <w:rFonts w:ascii="Calibri" w:eastAsia="Times New Roman" w:hAnsi="Calibri" w:cs="Calibri"/>
        </w:rPr>
        <w:t>E. Financial To-Do</w:t>
      </w:r>
    </w:p>
    <w:tbl>
      <w:tblPr>
        <w:tblW w:w="5000" w:type="pct"/>
        <w:tblCellMar>
          <w:top w:w="15" w:type="dxa"/>
          <w:left w:w="15" w:type="dxa"/>
          <w:bottom w:w="15" w:type="dxa"/>
          <w:right w:w="15" w:type="dxa"/>
        </w:tblCellMar>
        <w:tblLook w:val="04A0" w:firstRow="1" w:lastRow="0" w:firstColumn="1" w:lastColumn="0" w:noHBand="0" w:noVBand="1"/>
      </w:tblPr>
      <w:tblGrid>
        <w:gridCol w:w="1406"/>
        <w:gridCol w:w="7604"/>
      </w:tblGrid>
      <w:tr w:rsidR="00A2085B" w14:paraId="740AAAC0"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46AA394"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ID</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A121DB7"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Aturan</w:t>
            </w:r>
          </w:p>
        </w:tc>
      </w:tr>
      <w:tr w:rsidR="00A2085B" w14:paraId="7B7E34F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8458D92"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BR-TODO-01</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F5503C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To-Do wajib memiliki judul (contoh: "Bayar listrik").</w:t>
            </w:r>
          </w:p>
        </w:tc>
      </w:tr>
      <w:tr w:rsidR="00A2085B" w14:paraId="2130FE45"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3C3D681"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BR-TODO-02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B08F1CB"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amount</w:t>
            </w:r>
            <w:proofErr w:type="spellEnd"/>
            <w:r>
              <w:rPr>
                <w:rFonts w:ascii="Calibri" w:eastAsia="Times New Roman" w:hAnsi="Calibri" w:cs="Calibri"/>
                <w:color w:val="1F2937"/>
                <w:sz w:val="18"/>
                <w:szCs w:val="18"/>
              </w:rPr>
              <w:t xml:space="preserve"> boleh </w:t>
            </w:r>
            <w:r>
              <w:rPr>
                <w:rStyle w:val="KodeHTML"/>
                <w:color w:val="1F2937"/>
              </w:rPr>
              <w:t>0</w:t>
            </w:r>
            <w:r>
              <w:rPr>
                <w:rFonts w:ascii="Calibri" w:eastAsia="Times New Roman" w:hAnsi="Calibri" w:cs="Calibri"/>
                <w:color w:val="1F2937"/>
                <w:sz w:val="18"/>
                <w:szCs w:val="18"/>
              </w:rPr>
              <w:t xml:space="preserve"> untuk To-Do non-finansial (contoh: "Cek pengeluaran bulan ini").</w:t>
            </w:r>
          </w:p>
        </w:tc>
      </w:tr>
      <w:tr w:rsidR="00A2085B" w14:paraId="19A002A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F976AEA"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BR-TODO-03</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EED88A6"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due_date</w:t>
            </w:r>
            <w:proofErr w:type="spellEnd"/>
            <w:r>
              <w:rPr>
                <w:rFonts w:ascii="Calibri" w:eastAsia="Times New Roman" w:hAnsi="Calibri" w:cs="Calibri"/>
                <w:color w:val="1F2937"/>
                <w:sz w:val="18"/>
                <w:szCs w:val="18"/>
              </w:rPr>
              <w:t xml:space="preserve"> opsional.</w:t>
            </w:r>
          </w:p>
        </w:tc>
      </w:tr>
      <w:tr w:rsidR="00A2085B" w14:paraId="68463929"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A936D6F"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BR-TODO-04</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4D9F2D8"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Default</w:t>
            </w:r>
            <w:proofErr w:type="spellEnd"/>
            <w:r>
              <w:rPr>
                <w:rFonts w:ascii="Calibri" w:eastAsia="Times New Roman" w:hAnsi="Calibri" w:cs="Calibri"/>
                <w:color w:val="1F2937"/>
                <w:sz w:val="18"/>
                <w:szCs w:val="18"/>
              </w:rPr>
              <w:t xml:space="preserve"> </w:t>
            </w:r>
            <w:proofErr w:type="spellStart"/>
            <w:r>
              <w:rPr>
                <w:rStyle w:val="KodeHTML"/>
                <w:color w:val="1F2937"/>
              </w:rPr>
              <w:t>is_completed</w:t>
            </w:r>
            <w:proofErr w:type="spellEnd"/>
            <w:r>
              <w:rPr>
                <w:rStyle w:val="KodeHTML"/>
                <w:color w:val="1F2937"/>
              </w:rPr>
              <w:t xml:space="preserve"> = </w:t>
            </w:r>
            <w:proofErr w:type="spellStart"/>
            <w:r>
              <w:rPr>
                <w:rStyle w:val="KodeHTML"/>
                <w:color w:val="1F2937"/>
              </w:rPr>
              <w:t>false</w:t>
            </w:r>
            <w:proofErr w:type="spellEnd"/>
            <w:r>
              <w:rPr>
                <w:rFonts w:ascii="Calibri" w:eastAsia="Times New Roman" w:hAnsi="Calibri" w:cs="Calibri"/>
                <w:color w:val="1F2937"/>
                <w:sz w:val="18"/>
                <w:szCs w:val="18"/>
              </w:rPr>
              <w:t xml:space="preserve">; berubah </w:t>
            </w:r>
            <w:proofErr w:type="spellStart"/>
            <w:r>
              <w:rPr>
                <w:rStyle w:val="KodeHTML"/>
                <w:color w:val="1F2937"/>
              </w:rPr>
              <w:t>true</w:t>
            </w:r>
            <w:proofErr w:type="spellEnd"/>
            <w:r>
              <w:rPr>
                <w:rFonts w:ascii="Calibri" w:eastAsia="Times New Roman" w:hAnsi="Calibri" w:cs="Calibri"/>
                <w:color w:val="1F2937"/>
                <w:sz w:val="18"/>
                <w:szCs w:val="18"/>
              </w:rPr>
              <w:t xml:space="preserve"> saat </w:t>
            </w:r>
            <w:proofErr w:type="spellStart"/>
            <w:r>
              <w:rPr>
                <w:rFonts w:ascii="Calibri" w:eastAsia="Times New Roman" w:hAnsi="Calibri" w:cs="Calibri"/>
                <w:color w:val="1F2937"/>
                <w:sz w:val="18"/>
                <w:szCs w:val="18"/>
              </w:rPr>
              <w:t>user</w:t>
            </w:r>
            <w:proofErr w:type="spellEnd"/>
            <w:r>
              <w:rPr>
                <w:rFonts w:ascii="Calibri" w:eastAsia="Times New Roman" w:hAnsi="Calibri" w:cs="Calibri"/>
                <w:color w:val="1F2937"/>
                <w:sz w:val="18"/>
                <w:szCs w:val="18"/>
              </w:rPr>
              <w:t xml:space="preserve"> menyelesaikan.</w:t>
            </w:r>
          </w:p>
        </w:tc>
      </w:tr>
    </w:tbl>
    <w:p w14:paraId="690BBAED" w14:textId="77777777" w:rsidR="00BC46F0" w:rsidRDefault="00BC46F0">
      <w:pPr>
        <w:pStyle w:val="Judul3"/>
        <w:rPr>
          <w:rFonts w:ascii="Calibri" w:eastAsia="Times New Roman" w:hAnsi="Calibri" w:cs="Calibri"/>
        </w:rPr>
      </w:pPr>
      <w:r>
        <w:rPr>
          <w:rFonts w:ascii="Calibri" w:eastAsia="Times New Roman" w:hAnsi="Calibri" w:cs="Calibri"/>
        </w:rPr>
        <w:t xml:space="preserve">F. Auto </w:t>
      </w:r>
      <w:proofErr w:type="spellStart"/>
      <w:r>
        <w:rPr>
          <w:rFonts w:ascii="Calibri" w:eastAsia="Times New Roman" w:hAnsi="Calibri" w:cs="Calibri"/>
        </w:rPr>
        <w:t>Expense</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926"/>
        <w:gridCol w:w="8084"/>
      </w:tblGrid>
      <w:tr w:rsidR="00A2085B" w14:paraId="3864B1BE"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20EF88F"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ID</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13622CFD"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Aturan</w:t>
            </w:r>
          </w:p>
        </w:tc>
      </w:tr>
      <w:tr w:rsidR="00A2085B" w14:paraId="06E560DF"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A03899D"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BR-AUTO-01</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4C2F95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Jika </w:t>
            </w:r>
            <w:proofErr w:type="spellStart"/>
            <w:r>
              <w:rPr>
                <w:rStyle w:val="KodeHTML"/>
                <w:color w:val="1F2937"/>
              </w:rPr>
              <w:t>is_completed</w:t>
            </w:r>
            <w:proofErr w:type="spellEnd"/>
            <w:r>
              <w:rPr>
                <w:rStyle w:val="KodeHTML"/>
                <w:color w:val="1F2937"/>
              </w:rPr>
              <w:t xml:space="preserve"> = </w:t>
            </w:r>
            <w:proofErr w:type="spellStart"/>
            <w:r>
              <w:rPr>
                <w:rStyle w:val="KodeHTML"/>
                <w:color w:val="1F2937"/>
              </w:rPr>
              <w:t>true</w:t>
            </w:r>
            <w:proofErr w:type="spellEnd"/>
            <w:r>
              <w:rPr>
                <w:rStyle w:val="KodeHTML"/>
                <w:color w:val="1F2937"/>
              </w:rPr>
              <w:t xml:space="preserve"> AND </w:t>
            </w:r>
            <w:proofErr w:type="spellStart"/>
            <w:r>
              <w:rPr>
                <w:rStyle w:val="KodeHTML"/>
                <w:color w:val="1F2937"/>
              </w:rPr>
              <w:t>auto_expense</w:t>
            </w:r>
            <w:proofErr w:type="spellEnd"/>
            <w:r>
              <w:rPr>
                <w:rStyle w:val="KodeHTML"/>
                <w:color w:val="1F2937"/>
              </w:rPr>
              <w:t xml:space="preserve"> = </w:t>
            </w:r>
            <w:proofErr w:type="spellStart"/>
            <w:r>
              <w:rPr>
                <w:rStyle w:val="KodeHTML"/>
                <w:color w:val="1F2937"/>
              </w:rPr>
              <w:t>true</w:t>
            </w:r>
            <w:proofErr w:type="spellEnd"/>
            <w:r>
              <w:rPr>
                <w:rStyle w:val="KodeHTML"/>
                <w:color w:val="1F2937"/>
              </w:rPr>
              <w:t xml:space="preserve"> AND </w:t>
            </w:r>
            <w:proofErr w:type="spellStart"/>
            <w:r>
              <w:rPr>
                <w:rStyle w:val="KodeHTML"/>
                <w:color w:val="1F2937"/>
              </w:rPr>
              <w:t>amount</w:t>
            </w:r>
            <w:proofErr w:type="spellEnd"/>
            <w:r>
              <w:rPr>
                <w:rStyle w:val="KodeHTML"/>
                <w:color w:val="1F2937"/>
              </w:rPr>
              <w:t xml:space="preserve"> &gt; 0</w:t>
            </w:r>
            <w:r>
              <w:rPr>
                <w:rFonts w:ascii="Calibri" w:eastAsia="Times New Roman" w:hAnsi="Calibri" w:cs="Calibri"/>
                <w:color w:val="1F2937"/>
                <w:sz w:val="18"/>
                <w:szCs w:val="18"/>
              </w:rPr>
              <w:t xml:space="preserve"> → sistem membuat transaksi </w:t>
            </w:r>
            <w:proofErr w:type="spellStart"/>
            <w:r>
              <w:rPr>
                <w:rStyle w:val="KodeHTML"/>
                <w:color w:val="1F2937"/>
              </w:rPr>
              <w:t>type</w:t>
            </w:r>
            <w:proofErr w:type="spellEnd"/>
            <w:r>
              <w:rPr>
                <w:rStyle w:val="KodeHTML"/>
                <w:color w:val="1F2937"/>
              </w:rPr>
              <w:t xml:space="preserve"> = EXPENSE</w:t>
            </w:r>
            <w:r>
              <w:rPr>
                <w:rFonts w:ascii="Calibri" w:eastAsia="Times New Roman" w:hAnsi="Calibri" w:cs="Calibri"/>
                <w:color w:val="1F2937"/>
                <w:sz w:val="18"/>
                <w:szCs w:val="18"/>
              </w:rPr>
              <w:t>.</w:t>
            </w:r>
          </w:p>
        </w:tc>
      </w:tr>
      <w:tr w:rsidR="00A2085B" w14:paraId="12AFA16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8C1F6B2"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BR-AUTO-02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421E08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Transaksi otomatis wajib menyimpan </w:t>
            </w:r>
            <w:proofErr w:type="spellStart"/>
            <w:r>
              <w:rPr>
                <w:rStyle w:val="KodeHTML"/>
                <w:color w:val="1F2937"/>
              </w:rPr>
              <w:t>source_todo_id</w:t>
            </w:r>
            <w:proofErr w:type="spellEnd"/>
            <w:r>
              <w:rPr>
                <w:rStyle w:val="KodeHTML"/>
                <w:color w:val="1F2937"/>
              </w:rPr>
              <w:t xml:space="preserve"> = financial_todos.id</w:t>
            </w:r>
            <w:r>
              <w:rPr>
                <w:rFonts w:ascii="Calibri" w:eastAsia="Times New Roman" w:hAnsi="Calibri" w:cs="Calibri"/>
                <w:color w:val="1F2937"/>
                <w:sz w:val="18"/>
                <w:szCs w:val="18"/>
              </w:rPr>
              <w:t>.</w:t>
            </w:r>
          </w:p>
        </w:tc>
      </w:tr>
      <w:tr w:rsidR="00A2085B" w14:paraId="5C432C88"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6CF46F3"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BR-AUTO-03</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8E1DF6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Satu To-Do maksimal menghasilkan satu transaksi otomatis — dijamin </w:t>
            </w:r>
            <w:proofErr w:type="spellStart"/>
            <w:r>
              <w:rPr>
                <w:rFonts w:ascii="Calibri" w:eastAsia="Times New Roman" w:hAnsi="Calibri" w:cs="Calibri"/>
                <w:color w:val="1F2937"/>
                <w:sz w:val="18"/>
                <w:szCs w:val="18"/>
              </w:rPr>
              <w:t>partial</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unique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index</w:t>
            </w:r>
            <w:proofErr w:type="spellEnd"/>
            <w:r>
              <w:rPr>
                <w:rFonts w:ascii="Calibri" w:eastAsia="Times New Roman" w:hAnsi="Calibri" w:cs="Calibri"/>
                <w:color w:val="1F2937"/>
                <w:sz w:val="18"/>
                <w:szCs w:val="18"/>
              </w:rPr>
              <w:t xml:space="preserve"> </w:t>
            </w:r>
            <w:proofErr w:type="spellStart"/>
            <w:r>
              <w:rPr>
                <w:rStyle w:val="KodeHTML"/>
                <w:color w:val="1F2937"/>
              </w:rPr>
              <w:t>uq_transactions_source_todo</w:t>
            </w:r>
            <w:proofErr w:type="spellEnd"/>
            <w:r>
              <w:rPr>
                <w:rFonts w:ascii="Calibri" w:eastAsia="Times New Roman" w:hAnsi="Calibri" w:cs="Calibri"/>
                <w:color w:val="1F2937"/>
                <w:sz w:val="18"/>
                <w:szCs w:val="18"/>
              </w:rPr>
              <w:t xml:space="preserve"> (aman dari </w:t>
            </w:r>
            <w:proofErr w:type="spellStart"/>
            <w:r>
              <w:rPr>
                <w:rFonts w:ascii="Calibri" w:eastAsia="Times New Roman" w:hAnsi="Calibri" w:cs="Calibri"/>
                <w:color w:val="1F2937"/>
                <w:sz w:val="18"/>
                <w:szCs w:val="18"/>
              </w:rPr>
              <w:t>double-request</w:t>
            </w:r>
            <w:proofErr w:type="spellEnd"/>
            <w:r>
              <w:rPr>
                <w:rFonts w:ascii="Calibri" w:eastAsia="Times New Roman" w:hAnsi="Calibri" w:cs="Calibri"/>
                <w:color w:val="1F2937"/>
                <w:sz w:val="18"/>
                <w:szCs w:val="18"/>
              </w:rPr>
              <w:t>/</w:t>
            </w:r>
            <w:proofErr w:type="spellStart"/>
            <w:r>
              <w:rPr>
                <w:rFonts w:ascii="Calibri" w:eastAsia="Times New Roman" w:hAnsi="Calibri" w:cs="Calibri"/>
                <w:color w:val="1F2937"/>
                <w:sz w:val="18"/>
                <w:szCs w:val="18"/>
              </w:rPr>
              <w:t>retry</w:t>
            </w:r>
            <w:proofErr w:type="spellEnd"/>
            <w:r>
              <w:rPr>
                <w:rFonts w:ascii="Calibri" w:eastAsia="Times New Roman" w:hAnsi="Calibri" w:cs="Calibri"/>
                <w:color w:val="1F2937"/>
                <w:sz w:val="18"/>
                <w:szCs w:val="18"/>
              </w:rPr>
              <w:t xml:space="preserve"> jaringan).</w:t>
            </w:r>
          </w:p>
        </w:tc>
      </w:tr>
      <w:tr w:rsidR="00A2085B" w14:paraId="78C93E43"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8104243"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BR-AUTO-04</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2CACA8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Penyelesaian To-Do dan pembuatan transaksi dilakukan dalam </w:t>
            </w:r>
            <w:r>
              <w:rPr>
                <w:rStyle w:val="Kuat"/>
                <w:rFonts w:ascii="Calibri" w:eastAsia="Times New Roman" w:hAnsi="Calibri" w:cs="Calibri"/>
                <w:color w:val="1F2937"/>
                <w:sz w:val="18"/>
                <w:szCs w:val="18"/>
              </w:rPr>
              <w:t xml:space="preserve">satu </w:t>
            </w:r>
            <w:proofErr w:type="spellStart"/>
            <w:r>
              <w:rPr>
                <w:rStyle w:val="Kuat"/>
                <w:rFonts w:ascii="Calibri" w:eastAsia="Times New Roman" w:hAnsi="Calibri" w:cs="Calibri"/>
                <w:color w:val="1F2937"/>
                <w:sz w:val="18"/>
                <w:szCs w:val="18"/>
              </w:rPr>
              <w:t>database</w:t>
            </w:r>
            <w:proofErr w:type="spellEnd"/>
            <w:r>
              <w:rPr>
                <w:rStyle w:val="Kuat"/>
                <w:rFonts w:ascii="Calibri" w:eastAsia="Times New Roman" w:hAnsi="Calibri" w:cs="Calibri"/>
                <w:color w:val="1F2937"/>
                <w:sz w:val="18"/>
                <w:szCs w:val="18"/>
              </w:rPr>
              <w:t xml:space="preserve"> </w:t>
            </w:r>
            <w:proofErr w:type="spellStart"/>
            <w:r>
              <w:rPr>
                <w:rStyle w:val="Kuat"/>
                <w:rFonts w:ascii="Calibri" w:eastAsia="Times New Roman" w:hAnsi="Calibri" w:cs="Calibri"/>
                <w:color w:val="1F2937"/>
                <w:sz w:val="18"/>
                <w:szCs w:val="18"/>
              </w:rPr>
              <w:t>transaction</w:t>
            </w:r>
            <w:proofErr w:type="spellEnd"/>
            <w:r>
              <w:rPr>
                <w:rFonts w:ascii="Calibri" w:eastAsia="Times New Roman" w:hAnsi="Calibri" w:cs="Calibri"/>
                <w:color w:val="1F2937"/>
                <w:sz w:val="18"/>
                <w:szCs w:val="18"/>
              </w:rPr>
              <w:t xml:space="preserve"> (</w:t>
            </w:r>
            <w:r>
              <w:rPr>
                <w:rStyle w:val="KodeHTML"/>
                <w:color w:val="1F2937"/>
              </w:rPr>
              <w:t>BEGIN … COMMIT</w:t>
            </w:r>
            <w:r>
              <w:rPr>
                <w:rFonts w:ascii="Calibri" w:eastAsia="Times New Roman" w:hAnsi="Calibri" w:cs="Calibri"/>
                <w:color w:val="1F2937"/>
                <w:sz w:val="18"/>
                <w:szCs w:val="18"/>
              </w:rPr>
              <w:t xml:space="preserve">; gagal → </w:t>
            </w:r>
            <w:r>
              <w:rPr>
                <w:rStyle w:val="KodeHTML"/>
                <w:color w:val="1F2937"/>
              </w:rPr>
              <w:t>ROLLBACK</w:t>
            </w:r>
            <w:r>
              <w:rPr>
                <w:rFonts w:ascii="Calibri" w:eastAsia="Times New Roman" w:hAnsi="Calibri" w:cs="Calibri"/>
                <w:color w:val="1F2937"/>
                <w:sz w:val="18"/>
                <w:szCs w:val="18"/>
              </w:rPr>
              <w:t>).</w:t>
            </w:r>
          </w:p>
        </w:tc>
      </w:tr>
    </w:tbl>
    <w:p w14:paraId="5B6695A3" w14:textId="77777777" w:rsidR="00BC46F0" w:rsidRDefault="00BC46F0">
      <w:pPr>
        <w:pStyle w:val="Judul3"/>
        <w:rPr>
          <w:rFonts w:ascii="Calibri" w:eastAsia="Times New Roman" w:hAnsi="Calibri" w:cs="Calibri"/>
        </w:rPr>
      </w:pPr>
      <w:r>
        <w:rPr>
          <w:rFonts w:ascii="Calibri" w:eastAsia="Times New Roman" w:hAnsi="Calibri" w:cs="Calibri"/>
        </w:rPr>
        <w:lastRenderedPageBreak/>
        <w:t xml:space="preserve">G. Data </w:t>
      </w:r>
      <w:proofErr w:type="spellStart"/>
      <w:r>
        <w:rPr>
          <w:rFonts w:ascii="Calibri" w:eastAsia="Times New Roman" w:hAnsi="Calibri" w:cs="Calibri"/>
        </w:rPr>
        <w:t>Integrity</w:t>
      </w:r>
      <w:proofErr w:type="spellEnd"/>
    </w:p>
    <w:tbl>
      <w:tblPr>
        <w:tblW w:w="5000" w:type="pct"/>
        <w:tblCellMar>
          <w:top w:w="15" w:type="dxa"/>
          <w:left w:w="15" w:type="dxa"/>
          <w:bottom w:w="15" w:type="dxa"/>
          <w:right w:w="15" w:type="dxa"/>
        </w:tblCellMar>
        <w:tblLook w:val="04A0" w:firstRow="1" w:lastRow="0" w:firstColumn="1" w:lastColumn="0" w:noHBand="0" w:noVBand="1"/>
      </w:tblPr>
      <w:tblGrid>
        <w:gridCol w:w="936"/>
        <w:gridCol w:w="8074"/>
      </w:tblGrid>
      <w:tr w:rsidR="00A2085B" w14:paraId="35375DFF"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9876D74"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ID</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B7EA973"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Aturan</w:t>
            </w:r>
          </w:p>
        </w:tc>
      </w:tr>
      <w:tr w:rsidR="00A2085B" w14:paraId="4468633B"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81DC279"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BR-DATA-01</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8BA76B3"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Foreign</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Key</w:t>
            </w:r>
            <w:proofErr w:type="spellEnd"/>
            <w:r>
              <w:rPr>
                <w:rFonts w:ascii="Calibri" w:eastAsia="Times New Roman" w:hAnsi="Calibri" w:cs="Calibri"/>
                <w:color w:val="1F2937"/>
                <w:sz w:val="18"/>
                <w:szCs w:val="18"/>
              </w:rPr>
              <w:t xml:space="preserve">: tidak boleh ada data yang mereferensikan </w:t>
            </w:r>
            <w:proofErr w:type="spellStart"/>
            <w:r>
              <w:rPr>
                <w:rFonts w:ascii="Calibri" w:eastAsia="Times New Roman" w:hAnsi="Calibri" w:cs="Calibri"/>
                <w:color w:val="1F2937"/>
                <w:sz w:val="18"/>
                <w:szCs w:val="18"/>
              </w:rPr>
              <w:t>user</w:t>
            </w:r>
            <w:proofErr w:type="spellEnd"/>
            <w:r>
              <w:rPr>
                <w:rFonts w:ascii="Calibri" w:eastAsia="Times New Roman" w:hAnsi="Calibri" w:cs="Calibri"/>
                <w:color w:val="1F2937"/>
                <w:sz w:val="18"/>
                <w:szCs w:val="18"/>
              </w:rPr>
              <w:t>/</w:t>
            </w:r>
            <w:proofErr w:type="spellStart"/>
            <w:r>
              <w:rPr>
                <w:rFonts w:ascii="Calibri" w:eastAsia="Times New Roman" w:hAnsi="Calibri" w:cs="Calibri"/>
                <w:color w:val="1F2937"/>
                <w:sz w:val="18"/>
                <w:szCs w:val="18"/>
              </w:rPr>
              <w:t>category</w:t>
            </w:r>
            <w:proofErr w:type="spellEnd"/>
            <w:r>
              <w:rPr>
                <w:rFonts w:ascii="Calibri" w:eastAsia="Times New Roman" w:hAnsi="Calibri" w:cs="Calibri"/>
                <w:color w:val="1F2937"/>
                <w:sz w:val="18"/>
                <w:szCs w:val="18"/>
              </w:rPr>
              <w:t>/</w:t>
            </w:r>
            <w:proofErr w:type="spellStart"/>
            <w:r>
              <w:rPr>
                <w:rFonts w:ascii="Calibri" w:eastAsia="Times New Roman" w:hAnsi="Calibri" w:cs="Calibri"/>
                <w:color w:val="1F2937"/>
                <w:sz w:val="18"/>
                <w:szCs w:val="18"/>
              </w:rPr>
              <w:t>todo</w:t>
            </w:r>
            <w:proofErr w:type="spellEnd"/>
            <w:r>
              <w:rPr>
                <w:rFonts w:ascii="Calibri" w:eastAsia="Times New Roman" w:hAnsi="Calibri" w:cs="Calibri"/>
                <w:color w:val="1F2937"/>
                <w:sz w:val="18"/>
                <w:szCs w:val="18"/>
              </w:rPr>
              <w:t xml:space="preserve"> yang tidak ada.</w:t>
            </w:r>
          </w:p>
        </w:tc>
      </w:tr>
      <w:tr w:rsidR="00A2085B" w14:paraId="64FDA6AC"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3B39CBB"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BR-DATA-02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C90AB04"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Menghapus </w:t>
            </w:r>
            <w:proofErr w:type="spellStart"/>
            <w:r>
              <w:rPr>
                <w:rFonts w:ascii="Calibri" w:eastAsia="Times New Roman" w:hAnsi="Calibri" w:cs="Calibri"/>
                <w:color w:val="1F2937"/>
                <w:sz w:val="18"/>
                <w:szCs w:val="18"/>
              </w:rPr>
              <w:t>user</w:t>
            </w:r>
            <w:proofErr w:type="spellEnd"/>
            <w:r>
              <w:rPr>
                <w:rFonts w:ascii="Calibri" w:eastAsia="Times New Roman" w:hAnsi="Calibri" w:cs="Calibri"/>
                <w:color w:val="1F2937"/>
                <w:sz w:val="18"/>
                <w:szCs w:val="18"/>
              </w:rPr>
              <w:t xml:space="preserve"> menghapus seluruh data miliknya (</w:t>
            </w:r>
            <w:proofErr w:type="spellStart"/>
            <w:r>
              <w:rPr>
                <w:rFonts w:ascii="Calibri" w:eastAsia="Times New Roman" w:hAnsi="Calibri" w:cs="Calibri"/>
                <w:color w:val="1F2937"/>
                <w:sz w:val="18"/>
                <w:szCs w:val="18"/>
              </w:rPr>
              <w:t>Categories</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Transactions</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Budgets</w:t>
            </w:r>
            <w:proofErr w:type="spellEnd"/>
            <w:r>
              <w:rPr>
                <w:rFonts w:ascii="Calibri" w:eastAsia="Times New Roman" w:hAnsi="Calibri" w:cs="Calibri"/>
                <w:color w:val="1F2937"/>
                <w:sz w:val="18"/>
                <w:szCs w:val="18"/>
              </w:rPr>
              <w:t xml:space="preserve">, Financial </w:t>
            </w:r>
            <w:proofErr w:type="spellStart"/>
            <w:r>
              <w:rPr>
                <w:rFonts w:ascii="Calibri" w:eastAsia="Times New Roman" w:hAnsi="Calibri" w:cs="Calibri"/>
                <w:color w:val="1F2937"/>
                <w:sz w:val="18"/>
                <w:szCs w:val="18"/>
              </w:rPr>
              <w:t>Todos</w:t>
            </w:r>
            <w:proofErr w:type="spellEnd"/>
            <w:r>
              <w:rPr>
                <w:rFonts w:ascii="Calibri" w:eastAsia="Times New Roman" w:hAnsi="Calibri" w:cs="Calibri"/>
                <w:color w:val="1F2937"/>
                <w:sz w:val="18"/>
                <w:szCs w:val="18"/>
              </w:rPr>
              <w:t xml:space="preserve">) via </w:t>
            </w:r>
            <w:r>
              <w:rPr>
                <w:rStyle w:val="KodeHTML"/>
                <w:color w:val="1F2937"/>
              </w:rPr>
              <w:t>ON DELETE CASCADE</w:t>
            </w:r>
            <w:r>
              <w:rPr>
                <w:rFonts w:ascii="Calibri" w:eastAsia="Times New Roman" w:hAnsi="Calibri" w:cs="Calibri"/>
                <w:color w:val="1F2937"/>
                <w:sz w:val="18"/>
                <w:szCs w:val="18"/>
              </w:rPr>
              <w:t>.</w:t>
            </w:r>
          </w:p>
        </w:tc>
      </w:tr>
      <w:tr w:rsidR="00A2085B" w14:paraId="0251E64C"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1EFF5BD"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BR-DATA-03</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DB34B0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Kategori yang sudah dipakai transaksi/</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tidak dapat dihapus (</w:t>
            </w:r>
            <w:r>
              <w:rPr>
                <w:rStyle w:val="KodeHTML"/>
                <w:color w:val="1F2937"/>
              </w:rPr>
              <w:t>ON DELETE RESTRICT</w:t>
            </w:r>
            <w:r>
              <w:rPr>
                <w:rFonts w:ascii="Calibri" w:eastAsia="Times New Roman" w:hAnsi="Calibri" w:cs="Calibri"/>
                <w:color w:val="1F2937"/>
                <w:sz w:val="18"/>
                <w:szCs w:val="18"/>
              </w:rPr>
              <w:t>). Untuk MVP, UI menonaktifkan tombol hapus kategori yang sudah terpakai.</w:t>
            </w:r>
          </w:p>
        </w:tc>
      </w:tr>
    </w:tbl>
    <w:p w14:paraId="1AFC9F2B"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15C5AB71">
          <v:rect id="_x0000_i1075" style="width:0;height:1.5pt" o:hralign="center" o:hrstd="t" o:hr="t" fillcolor="#a0a0a0" stroked="f"/>
        </w:pict>
      </w:r>
    </w:p>
    <w:p w14:paraId="6872F8E2" w14:textId="77777777" w:rsidR="00BC46F0" w:rsidRDefault="00BC46F0">
      <w:pPr>
        <w:pStyle w:val="Judul2"/>
        <w:rPr>
          <w:rFonts w:ascii="Calibri" w:eastAsia="Times New Roman" w:hAnsi="Calibri" w:cs="Calibri"/>
        </w:rPr>
      </w:pPr>
      <w:r>
        <w:rPr>
          <w:rFonts w:ascii="Calibri" w:eastAsia="Times New Roman" w:hAnsi="Calibri" w:cs="Calibri"/>
        </w:rPr>
        <w:t xml:space="preserve">36. Ringkasan </w:t>
      </w:r>
      <w:proofErr w:type="spellStart"/>
      <w:r>
        <w:rPr>
          <w:rFonts w:ascii="Calibri" w:eastAsia="Times New Roman" w:hAnsi="Calibri" w:cs="Calibri"/>
        </w:rPr>
        <w:t>Scope</w:t>
      </w:r>
      <w:proofErr w:type="spellEnd"/>
      <w:r>
        <w:rPr>
          <w:rFonts w:ascii="Calibri" w:eastAsia="Times New Roman" w:hAnsi="Calibri" w:cs="Calibri"/>
        </w:rPr>
        <w:t xml:space="preserve"> </w:t>
      </w:r>
      <w:proofErr w:type="spellStart"/>
      <w:r>
        <w:rPr>
          <w:rFonts w:ascii="Calibri" w:eastAsia="Times New Roman" w:hAnsi="Calibri" w:cs="Calibri"/>
        </w:rPr>
        <w:t>Database</w:t>
      </w:r>
      <w:proofErr w:type="spellEnd"/>
      <w:r>
        <w:rPr>
          <w:rFonts w:ascii="Calibri" w:eastAsia="Times New Roman" w:hAnsi="Calibri" w:cs="Calibri"/>
        </w:rPr>
        <w:t xml:space="preserve"> yang Dikunci</w:t>
      </w:r>
    </w:p>
    <w:p w14:paraId="1DC2D2CA" w14:textId="77777777" w:rsidR="00BC46F0" w:rsidRDefault="00BC46F0">
      <w:pPr>
        <w:numPr>
          <w:ilvl w:val="0"/>
          <w:numId w:val="32"/>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5 tabel:</w:t>
      </w:r>
      <w:r>
        <w:rPr>
          <w:rFonts w:ascii="Calibri" w:eastAsia="Times New Roman" w:hAnsi="Calibri" w:cs="Calibri"/>
          <w:color w:val="1F2937"/>
          <w:sz w:val="21"/>
          <w:szCs w:val="21"/>
        </w:rPr>
        <w:t xml:space="preserve"> </w:t>
      </w:r>
      <w:proofErr w:type="spellStart"/>
      <w:r>
        <w:rPr>
          <w:rStyle w:val="KodeHTML"/>
          <w:color w:val="1F2937"/>
        </w:rPr>
        <w:t>users</w:t>
      </w:r>
      <w:proofErr w:type="spellEnd"/>
      <w:r>
        <w:rPr>
          <w:rFonts w:ascii="Calibri" w:eastAsia="Times New Roman" w:hAnsi="Calibri" w:cs="Calibri"/>
          <w:color w:val="1F2937"/>
          <w:sz w:val="21"/>
          <w:szCs w:val="21"/>
        </w:rPr>
        <w:t xml:space="preserve">, </w:t>
      </w:r>
      <w:proofErr w:type="spellStart"/>
      <w:r>
        <w:rPr>
          <w:rStyle w:val="KodeHTML"/>
          <w:color w:val="1F2937"/>
        </w:rPr>
        <w:t>categories</w:t>
      </w:r>
      <w:proofErr w:type="spellEnd"/>
      <w:r>
        <w:rPr>
          <w:rFonts w:ascii="Calibri" w:eastAsia="Times New Roman" w:hAnsi="Calibri" w:cs="Calibri"/>
          <w:color w:val="1F2937"/>
          <w:sz w:val="21"/>
          <w:szCs w:val="21"/>
        </w:rPr>
        <w:t xml:space="preserve">, </w:t>
      </w:r>
      <w:proofErr w:type="spellStart"/>
      <w:r>
        <w:rPr>
          <w:rStyle w:val="KodeHTML"/>
          <w:color w:val="1F2937"/>
        </w:rPr>
        <w:t>transactions</w:t>
      </w:r>
      <w:proofErr w:type="spellEnd"/>
      <w:r>
        <w:rPr>
          <w:rFonts w:ascii="Calibri" w:eastAsia="Times New Roman" w:hAnsi="Calibri" w:cs="Calibri"/>
          <w:color w:val="1F2937"/>
          <w:sz w:val="21"/>
          <w:szCs w:val="21"/>
        </w:rPr>
        <w:t xml:space="preserve">, </w:t>
      </w:r>
      <w:proofErr w:type="spellStart"/>
      <w:r>
        <w:rPr>
          <w:rStyle w:val="KodeHTML"/>
          <w:color w:val="1F2937"/>
        </w:rPr>
        <w:t>budgets</w:t>
      </w:r>
      <w:proofErr w:type="spellEnd"/>
      <w:r>
        <w:rPr>
          <w:rFonts w:ascii="Calibri" w:eastAsia="Times New Roman" w:hAnsi="Calibri" w:cs="Calibri"/>
          <w:color w:val="1F2937"/>
          <w:sz w:val="21"/>
          <w:szCs w:val="21"/>
        </w:rPr>
        <w:t xml:space="preserve">, </w:t>
      </w:r>
      <w:proofErr w:type="spellStart"/>
      <w:r>
        <w:rPr>
          <w:rStyle w:val="KodeHTML"/>
          <w:color w:val="1F2937"/>
        </w:rPr>
        <w:t>financial_todos</w:t>
      </w:r>
      <w:proofErr w:type="spellEnd"/>
      <w:r>
        <w:rPr>
          <w:rFonts w:ascii="Calibri" w:eastAsia="Times New Roman" w:hAnsi="Calibri" w:cs="Calibri"/>
          <w:color w:val="1F2937"/>
          <w:sz w:val="21"/>
          <w:szCs w:val="21"/>
        </w:rPr>
        <w:t>.</w:t>
      </w:r>
    </w:p>
    <w:p w14:paraId="561D5D4F" w14:textId="77777777" w:rsidR="00BC46F0" w:rsidRDefault="00BC46F0">
      <w:pPr>
        <w:numPr>
          <w:ilvl w:val="0"/>
          <w:numId w:val="32"/>
        </w:numPr>
        <w:spacing w:before="40" w:after="40"/>
        <w:ind w:left="1040"/>
        <w:rPr>
          <w:rFonts w:ascii="Calibri" w:eastAsia="Times New Roman" w:hAnsi="Calibri" w:cs="Calibri"/>
          <w:color w:val="1F2937"/>
          <w:sz w:val="21"/>
          <w:szCs w:val="21"/>
        </w:rPr>
      </w:pPr>
      <w:r>
        <w:rPr>
          <w:rStyle w:val="Kuat"/>
          <w:rFonts w:ascii="Calibri" w:eastAsia="Times New Roman" w:hAnsi="Calibri" w:cs="Calibri"/>
          <w:color w:val="1F2937"/>
          <w:sz w:val="21"/>
          <w:szCs w:val="21"/>
        </w:rPr>
        <w:t>Satu relasi tambahan:</w:t>
      </w:r>
      <w:r>
        <w:rPr>
          <w:rFonts w:ascii="Calibri" w:eastAsia="Times New Roman" w:hAnsi="Calibri" w:cs="Calibri"/>
          <w:color w:val="1F2937"/>
          <w:sz w:val="21"/>
          <w:szCs w:val="21"/>
        </w:rPr>
        <w:t xml:space="preserve"> </w:t>
      </w:r>
      <w:proofErr w:type="spellStart"/>
      <w:r>
        <w:rPr>
          <w:rStyle w:val="KodeHTML"/>
          <w:color w:val="1F2937"/>
        </w:rPr>
        <w:t>financial_todos</w:t>
      </w:r>
      <w:proofErr w:type="spellEnd"/>
      <w:r>
        <w:rPr>
          <w:rStyle w:val="KodeHTML"/>
          <w:color w:val="1F2937"/>
        </w:rPr>
        <w:t xml:space="preserve"> ──&lt; </w:t>
      </w:r>
      <w:proofErr w:type="spellStart"/>
      <w:r>
        <w:rPr>
          <w:rStyle w:val="KodeHTML"/>
          <w:color w:val="1F2937"/>
        </w:rPr>
        <w:t>transactions.source_todo_id</w:t>
      </w:r>
      <w:proofErr w:type="spellEnd"/>
      <w:r>
        <w:rPr>
          <w:rFonts w:ascii="Calibri" w:eastAsia="Times New Roman" w:hAnsi="Calibri" w:cs="Calibri"/>
          <w:color w:val="1F2937"/>
          <w:sz w:val="21"/>
          <w:szCs w:val="21"/>
        </w:rPr>
        <w:t xml:space="preserve"> (1 : 0..1).</w:t>
      </w:r>
    </w:p>
    <w:p w14:paraId="3F9175F1" w14:textId="77777777" w:rsidR="00BC46F0" w:rsidRDefault="00BC46F0">
      <w:pPr>
        <w:numPr>
          <w:ilvl w:val="0"/>
          <w:numId w:val="32"/>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Tidak menambah tabel hanya demi terlihat kompleks — ERD, skema </w:t>
      </w:r>
      <w:proofErr w:type="spellStart"/>
      <w:r>
        <w:rPr>
          <w:rFonts w:ascii="Calibri" w:eastAsia="Times New Roman" w:hAnsi="Calibri" w:cs="Calibri"/>
          <w:color w:val="1F2937"/>
          <w:sz w:val="21"/>
          <w:szCs w:val="21"/>
        </w:rPr>
        <w:t>database</w:t>
      </w:r>
      <w:proofErr w:type="spellEnd"/>
      <w:r>
        <w:rPr>
          <w:rFonts w:ascii="Calibri" w:eastAsia="Times New Roman" w:hAnsi="Calibri" w:cs="Calibri"/>
          <w:color w:val="1F2937"/>
          <w:sz w:val="21"/>
          <w:szCs w:val="21"/>
        </w:rPr>
        <w:t xml:space="preserve">, Business </w:t>
      </w:r>
      <w:proofErr w:type="spellStart"/>
      <w:r>
        <w:rPr>
          <w:rFonts w:ascii="Calibri" w:eastAsia="Times New Roman" w:hAnsi="Calibri" w:cs="Calibri"/>
          <w:color w:val="1F2937"/>
          <w:sz w:val="21"/>
          <w:szCs w:val="21"/>
        </w:rPr>
        <w:t>Rules</w:t>
      </w:r>
      <w:proofErr w:type="spellEnd"/>
      <w:r>
        <w:rPr>
          <w:rFonts w:ascii="Calibri" w:eastAsia="Times New Roman" w:hAnsi="Calibri" w:cs="Calibri"/>
          <w:color w:val="1F2937"/>
          <w:sz w:val="21"/>
          <w:szCs w:val="21"/>
        </w:rPr>
        <w:t>, API, dan PRD konsisten satu sama lain, dan setiap tabel punya fungsi yang jelas serta langsung berkaitan dengan modul utama FINTRACK (</w:t>
      </w:r>
      <w:proofErr w:type="spellStart"/>
      <w:r>
        <w:rPr>
          <w:rFonts w:ascii="Calibri" w:eastAsia="Times New Roman" w:hAnsi="Calibri" w:cs="Calibri"/>
          <w:color w:val="1F2937"/>
          <w:sz w:val="21"/>
          <w:szCs w:val="21"/>
        </w:rPr>
        <w:t>Auth</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Category</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Transaction</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Budget</w:t>
      </w:r>
      <w:proofErr w:type="spellEnd"/>
      <w:r>
        <w:rPr>
          <w:rFonts w:ascii="Calibri" w:eastAsia="Times New Roman" w:hAnsi="Calibri" w:cs="Calibri"/>
          <w:color w:val="1F2937"/>
          <w:sz w:val="21"/>
          <w:szCs w:val="21"/>
        </w:rPr>
        <w:t xml:space="preserve">, Financial To-Do, </w:t>
      </w:r>
      <w:proofErr w:type="spellStart"/>
      <w:r>
        <w:rPr>
          <w:rFonts w:ascii="Calibri" w:eastAsia="Times New Roman" w:hAnsi="Calibri" w:cs="Calibri"/>
          <w:color w:val="1F2937"/>
          <w:sz w:val="21"/>
          <w:szCs w:val="21"/>
        </w:rPr>
        <w:t>Dashboard</w:t>
      </w:r>
      <w:proofErr w:type="spellEnd"/>
      <w:r>
        <w:rPr>
          <w:rFonts w:ascii="Calibri" w:eastAsia="Times New Roman" w:hAnsi="Calibri" w:cs="Calibri"/>
          <w:color w:val="1F2937"/>
          <w:sz w:val="21"/>
          <w:szCs w:val="21"/>
        </w:rPr>
        <w:t>).</w:t>
      </w:r>
    </w:p>
    <w:p w14:paraId="4A667B03" w14:textId="77777777" w:rsidR="00BC46F0" w:rsidRDefault="00BC46F0">
      <w:pPr>
        <w:pageBreakBefore/>
        <w:spacing w:before="800" w:after="80"/>
        <w:jc w:val="center"/>
        <w:divId w:val="556627418"/>
        <w:rPr>
          <w:rFonts w:ascii="Calibri" w:eastAsia="Times New Roman" w:hAnsi="Calibri" w:cs="Calibri"/>
          <w:b/>
          <w:bCs/>
          <w:color w:val="0F3D2E"/>
          <w:sz w:val="40"/>
          <w:szCs w:val="40"/>
        </w:rPr>
      </w:pPr>
      <w:r>
        <w:rPr>
          <w:rFonts w:ascii="Calibri" w:eastAsia="Times New Roman" w:hAnsi="Calibri" w:cs="Calibri"/>
          <w:b/>
          <w:bCs/>
          <w:color w:val="0F3D2E"/>
          <w:sz w:val="40"/>
          <w:szCs w:val="40"/>
        </w:rPr>
        <w:lastRenderedPageBreak/>
        <w:t>BAGIAN 5 — DESIGN SYSTEM &amp; UI REFERENCE</w:t>
      </w:r>
    </w:p>
    <w:p w14:paraId="588A0179" w14:textId="77777777" w:rsidR="00BC46F0" w:rsidRDefault="00BC46F0">
      <w:pPr>
        <w:pStyle w:val="Judul1"/>
        <w:rPr>
          <w:rFonts w:ascii="Calibri" w:eastAsia="Times New Roman" w:hAnsi="Calibri" w:cs="Calibri"/>
        </w:rPr>
      </w:pPr>
      <w:r>
        <w:rPr>
          <w:rFonts w:ascii="Calibri" w:eastAsia="Times New Roman" w:hAnsi="Calibri" w:cs="Calibri"/>
        </w:rPr>
        <w:t xml:space="preserve">FINTRACK — Design System &amp; UI </w:t>
      </w:r>
      <w:proofErr w:type="spellStart"/>
      <w:r>
        <w:rPr>
          <w:rFonts w:ascii="Calibri" w:eastAsia="Times New Roman" w:hAnsi="Calibri" w:cs="Calibri"/>
        </w:rPr>
        <w:t>Reference</w:t>
      </w:r>
      <w:proofErr w:type="spellEnd"/>
    </w:p>
    <w:p w14:paraId="41676190" w14:textId="77777777" w:rsidR="00BC46F0" w:rsidRDefault="00BC46F0">
      <w:pPr>
        <w:pStyle w:val="NormalWeb"/>
        <w:shd w:val="clear" w:color="auto" w:fill="E7F4EC"/>
        <w:spacing w:before="120" w:after="120"/>
        <w:divId w:val="1662000914"/>
        <w:rPr>
          <w:rFonts w:ascii="Calibri" w:hAnsi="Calibri" w:cs="Calibri"/>
          <w:color w:val="1F2937"/>
          <w:sz w:val="20"/>
          <w:szCs w:val="20"/>
        </w:rPr>
      </w:pPr>
      <w:r>
        <w:rPr>
          <w:rStyle w:val="Kuat"/>
          <w:rFonts w:ascii="Calibri" w:hAnsi="Calibri" w:cs="Calibri"/>
          <w:color w:val="1F2937"/>
          <w:sz w:val="20"/>
          <w:szCs w:val="20"/>
        </w:rPr>
        <w:t>Status:</w:t>
      </w:r>
      <w:r>
        <w:rPr>
          <w:rFonts w:ascii="Calibri" w:hAnsi="Calibri" w:cs="Calibri"/>
          <w:color w:val="1F2937"/>
          <w:sz w:val="20"/>
          <w:szCs w:val="20"/>
        </w:rPr>
        <w:t xml:space="preserve"> ACUAN UI FINAL (dikunci). Sumber: 3 </w:t>
      </w:r>
      <w:proofErr w:type="spellStart"/>
      <w:r>
        <w:rPr>
          <w:rFonts w:ascii="Calibri" w:hAnsi="Calibri" w:cs="Calibri"/>
          <w:color w:val="1F2937"/>
          <w:sz w:val="20"/>
          <w:szCs w:val="20"/>
        </w:rPr>
        <w:t>mockup</w:t>
      </w:r>
      <w:proofErr w:type="spellEnd"/>
      <w:r>
        <w:rPr>
          <w:rFonts w:ascii="Calibri" w:hAnsi="Calibri" w:cs="Calibri"/>
          <w:color w:val="1F2937"/>
          <w:sz w:val="20"/>
          <w:szCs w:val="20"/>
        </w:rPr>
        <w:t xml:space="preserve"> di folder proyek. Dokumen ini menjadi acuan implementasi </w:t>
      </w:r>
      <w:proofErr w:type="spellStart"/>
      <w:r>
        <w:rPr>
          <w:rFonts w:ascii="Calibri" w:hAnsi="Calibri" w:cs="Calibri"/>
          <w:color w:val="1F2937"/>
          <w:sz w:val="20"/>
          <w:szCs w:val="20"/>
        </w:rPr>
        <w:t>frontend</w:t>
      </w:r>
      <w:proofErr w:type="spellEnd"/>
      <w:r>
        <w:rPr>
          <w:rFonts w:ascii="Calibri" w:hAnsi="Calibri" w:cs="Calibri"/>
          <w:color w:val="1F2937"/>
          <w:sz w:val="20"/>
          <w:szCs w:val="20"/>
        </w:rPr>
        <w:t xml:space="preserve"> (</w:t>
      </w:r>
      <w:proofErr w:type="spellStart"/>
      <w:r>
        <w:rPr>
          <w:rFonts w:ascii="Calibri" w:hAnsi="Calibri" w:cs="Calibri"/>
          <w:color w:val="1F2937"/>
          <w:sz w:val="20"/>
          <w:szCs w:val="20"/>
        </w:rPr>
        <w:t>React</w:t>
      </w:r>
      <w:proofErr w:type="spellEnd"/>
      <w:r>
        <w:rPr>
          <w:rFonts w:ascii="Calibri" w:hAnsi="Calibri" w:cs="Calibri"/>
          <w:color w:val="1F2937"/>
          <w:sz w:val="20"/>
          <w:szCs w:val="20"/>
        </w:rPr>
        <w:t xml:space="preserve"> + </w:t>
      </w:r>
      <w:proofErr w:type="spellStart"/>
      <w:r>
        <w:rPr>
          <w:rFonts w:ascii="Calibri" w:hAnsi="Calibri" w:cs="Calibri"/>
          <w:color w:val="1F2937"/>
          <w:sz w:val="20"/>
          <w:szCs w:val="20"/>
        </w:rPr>
        <w:t>Tailwind</w:t>
      </w:r>
      <w:proofErr w:type="spellEnd"/>
      <w:r>
        <w:rPr>
          <w:rFonts w:ascii="Calibri" w:hAnsi="Calibri" w:cs="Calibri"/>
          <w:color w:val="1F2937"/>
          <w:sz w:val="20"/>
          <w:szCs w:val="20"/>
        </w:rPr>
        <w:t xml:space="preserve"> CSS). Struktur data &amp; aturan bisnis mengacu ke </w:t>
      </w:r>
      <w:r>
        <w:rPr>
          <w:rStyle w:val="KodeHTML"/>
          <w:color w:val="1F2937"/>
        </w:rPr>
        <w:t>fintrack.md</w:t>
      </w:r>
      <w:r>
        <w:rPr>
          <w:rFonts w:ascii="Calibri" w:hAnsi="Calibri" w:cs="Calibri"/>
          <w:color w:val="1F2937"/>
          <w:sz w:val="20"/>
          <w:szCs w:val="20"/>
        </w:rPr>
        <w:t xml:space="preserve"> (Bagian 34–35).</w:t>
      </w:r>
    </w:p>
    <w:p w14:paraId="3616ACA7" w14:textId="77777777" w:rsidR="00BC46F0" w:rsidRDefault="00BC46F0">
      <w:pPr>
        <w:pStyle w:val="NormalWeb"/>
        <w:rPr>
          <w:rFonts w:ascii="Calibri" w:hAnsi="Calibri" w:cs="Calibri"/>
          <w:color w:val="1F2937"/>
          <w:sz w:val="21"/>
          <w:szCs w:val="21"/>
        </w:rPr>
      </w:pPr>
      <w:proofErr w:type="spellStart"/>
      <w:r>
        <w:rPr>
          <w:rStyle w:val="Kuat"/>
          <w:rFonts w:ascii="Calibri" w:hAnsi="Calibri" w:cs="Calibri"/>
          <w:color w:val="1F2937"/>
          <w:sz w:val="21"/>
          <w:szCs w:val="21"/>
        </w:rPr>
        <w:t>File</w:t>
      </w:r>
      <w:proofErr w:type="spellEnd"/>
      <w:r>
        <w:rPr>
          <w:rStyle w:val="Kuat"/>
          <w:rFonts w:ascii="Calibri" w:hAnsi="Calibri" w:cs="Calibri"/>
          <w:color w:val="1F2937"/>
          <w:sz w:val="21"/>
          <w:szCs w:val="21"/>
        </w:rPr>
        <w:t xml:space="preserve"> </w:t>
      </w:r>
      <w:proofErr w:type="spellStart"/>
      <w:r>
        <w:rPr>
          <w:rStyle w:val="Kuat"/>
          <w:rFonts w:ascii="Calibri" w:hAnsi="Calibri" w:cs="Calibri"/>
          <w:color w:val="1F2937"/>
          <w:sz w:val="21"/>
          <w:szCs w:val="21"/>
        </w:rPr>
        <w:t>mockup</w:t>
      </w:r>
      <w:proofErr w:type="spellEnd"/>
      <w:r>
        <w:rPr>
          <w:rStyle w:val="Kuat"/>
          <w:rFonts w:ascii="Calibri" w:hAnsi="Calibri" w:cs="Calibri"/>
          <w:color w:val="1F2937"/>
          <w:sz w:val="21"/>
          <w:szCs w:val="21"/>
        </w:rPr>
        <w:t xml:space="preserve"> sumber (</w:t>
      </w:r>
      <w:r>
        <w:rPr>
          <w:rStyle w:val="KodeHTML"/>
          <w:b/>
          <w:bCs/>
          <w:color w:val="1F2937"/>
        </w:rPr>
        <w:t>ref1.png</w:t>
      </w:r>
      <w:r>
        <w:rPr>
          <w:rStyle w:val="Kuat"/>
          <w:rFonts w:ascii="Calibri" w:hAnsi="Calibri" w:cs="Calibri"/>
          <w:color w:val="1F2937"/>
          <w:sz w:val="21"/>
          <w:szCs w:val="21"/>
        </w:rPr>
        <w:t xml:space="preserve">, </w:t>
      </w:r>
      <w:r>
        <w:rPr>
          <w:rStyle w:val="KodeHTML"/>
          <w:b/>
          <w:bCs/>
          <w:color w:val="1F2937"/>
        </w:rPr>
        <w:t>ref2.png</w:t>
      </w:r>
      <w:r>
        <w:rPr>
          <w:rStyle w:val="Kuat"/>
          <w:rFonts w:ascii="Calibri" w:hAnsi="Calibri" w:cs="Calibri"/>
          <w:color w:val="1F2937"/>
          <w:sz w:val="21"/>
          <w:szCs w:val="21"/>
        </w:rPr>
        <w:t xml:space="preserve">, </w:t>
      </w:r>
      <w:r>
        <w:rPr>
          <w:rStyle w:val="KodeHTML"/>
          <w:b/>
          <w:bCs/>
          <w:color w:val="1F2937"/>
        </w:rPr>
        <w:t>ref3.png</w:t>
      </w:r>
      <w:r>
        <w:rPr>
          <w:rStyle w:val="Kuat"/>
          <w:rFonts w:ascii="Calibri" w:hAnsi="Calibri" w:cs="Calibri"/>
          <w:color w:val="1F2937"/>
          <w:sz w:val="21"/>
          <w:szCs w:val="21"/>
        </w:rPr>
        <w:t>):</w:t>
      </w:r>
      <w:r>
        <w:rPr>
          <w:rFonts w:ascii="Calibri" w:hAnsi="Calibri" w:cs="Calibri"/>
          <w:color w:val="1F2937"/>
          <w:sz w:val="21"/>
          <w:szCs w:val="21"/>
        </w:rPr>
        <w:t xml:space="preserve"> Ketiga gambar mencakup: Landing + </w:t>
      </w:r>
      <w:proofErr w:type="spellStart"/>
      <w:r>
        <w:rPr>
          <w:rFonts w:ascii="Calibri" w:hAnsi="Calibri" w:cs="Calibri"/>
          <w:color w:val="1F2937"/>
          <w:sz w:val="21"/>
          <w:szCs w:val="21"/>
        </w:rPr>
        <w:t>Auth</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Login</w:t>
      </w:r>
      <w:proofErr w:type="spellEnd"/>
      <w:r>
        <w:rPr>
          <w:rFonts w:ascii="Calibri" w:hAnsi="Calibri" w:cs="Calibri"/>
          <w:color w:val="1F2937"/>
          <w:sz w:val="21"/>
          <w:szCs w:val="21"/>
        </w:rPr>
        <w:t xml:space="preserve">/Daftar), </w:t>
      </w:r>
      <w:proofErr w:type="spellStart"/>
      <w:r>
        <w:rPr>
          <w:rFonts w:ascii="Calibri" w:hAnsi="Calibri" w:cs="Calibri"/>
          <w:color w:val="1F2937"/>
          <w:sz w:val="21"/>
          <w:szCs w:val="21"/>
        </w:rPr>
        <w:t>Dashboard</w:t>
      </w:r>
      <w:proofErr w:type="spellEnd"/>
      <w:r>
        <w:rPr>
          <w:rFonts w:ascii="Calibri" w:hAnsi="Calibri" w:cs="Calibri"/>
          <w:color w:val="1F2937"/>
          <w:sz w:val="21"/>
          <w:szCs w:val="21"/>
        </w:rPr>
        <w:t xml:space="preserve"> desktop &amp; </w:t>
      </w:r>
      <w:proofErr w:type="spellStart"/>
      <w:r>
        <w:rPr>
          <w:rFonts w:ascii="Calibri" w:hAnsi="Calibri" w:cs="Calibri"/>
          <w:color w:val="1F2937"/>
          <w:sz w:val="21"/>
          <w:szCs w:val="21"/>
        </w:rPr>
        <w:t>mobile</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stat</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card</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line</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chart</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donut</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chart</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widget</w:t>
      </w:r>
      <w:proofErr w:type="spellEnd"/>
      <w:r>
        <w:rPr>
          <w:rFonts w:ascii="Calibri" w:hAnsi="Calibri" w:cs="Calibri"/>
          <w:color w:val="1F2937"/>
          <w:sz w:val="21"/>
          <w:szCs w:val="21"/>
        </w:rPr>
        <w:t xml:space="preserve"> To-Do &amp; Transaksi Terbaru), Transaksi (tabel + filter + </w:t>
      </w:r>
      <w:proofErr w:type="spellStart"/>
      <w:r>
        <w:rPr>
          <w:rFonts w:ascii="Calibri" w:hAnsi="Calibri" w:cs="Calibri"/>
          <w:color w:val="1F2937"/>
          <w:sz w:val="21"/>
          <w:szCs w:val="21"/>
        </w:rPr>
        <w:t>form</w:t>
      </w:r>
      <w:proofErr w:type="spellEnd"/>
      <w:r>
        <w:rPr>
          <w:rFonts w:ascii="Calibri" w:hAnsi="Calibri" w:cs="Calibri"/>
          <w:color w:val="1F2937"/>
          <w:sz w:val="21"/>
          <w:szCs w:val="21"/>
        </w:rPr>
        <w:t xml:space="preserve"> Tambah),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Bulanan (</w:t>
      </w:r>
      <w:proofErr w:type="spellStart"/>
      <w:r>
        <w:rPr>
          <w:rFonts w:ascii="Calibri" w:hAnsi="Calibri" w:cs="Calibri"/>
          <w:color w:val="1F2937"/>
          <w:sz w:val="21"/>
          <w:szCs w:val="21"/>
        </w:rPr>
        <w:t>progress</w:t>
      </w:r>
      <w:proofErr w:type="spellEnd"/>
      <w:r>
        <w:rPr>
          <w:rFonts w:ascii="Calibri" w:hAnsi="Calibri" w:cs="Calibri"/>
          <w:color w:val="1F2937"/>
          <w:sz w:val="21"/>
          <w:szCs w:val="21"/>
        </w:rPr>
        <w:t xml:space="preserve"> per kategori), Financial To-Do (</w:t>
      </w:r>
      <w:proofErr w:type="spellStart"/>
      <w:r>
        <w:rPr>
          <w:rFonts w:ascii="Calibri" w:hAnsi="Calibri" w:cs="Calibri"/>
          <w:color w:val="1F2937"/>
          <w:sz w:val="21"/>
          <w:szCs w:val="21"/>
        </w:rPr>
        <w:t>tabs</w:t>
      </w:r>
      <w:proofErr w:type="spellEnd"/>
      <w:r>
        <w:rPr>
          <w:rFonts w:ascii="Calibri" w:hAnsi="Calibri" w:cs="Calibri"/>
          <w:color w:val="1F2937"/>
          <w:sz w:val="21"/>
          <w:szCs w:val="21"/>
        </w:rPr>
        <w:t xml:space="preserve"> Aktif/Selesai/Tertunda), Financial </w:t>
      </w:r>
      <w:proofErr w:type="spellStart"/>
      <w:r>
        <w:rPr>
          <w:rFonts w:ascii="Calibri" w:hAnsi="Calibri" w:cs="Calibri"/>
          <w:color w:val="1F2937"/>
          <w:sz w:val="21"/>
          <w:szCs w:val="21"/>
        </w:rPr>
        <w:t>Goal</w:t>
      </w:r>
      <w:proofErr w:type="spellEnd"/>
      <w:r>
        <w:rPr>
          <w:rFonts w:ascii="Calibri" w:hAnsi="Calibri" w:cs="Calibri"/>
          <w:color w:val="1F2937"/>
          <w:sz w:val="21"/>
          <w:szCs w:val="21"/>
        </w:rPr>
        <w:t xml:space="preserve"> &amp; Laporan (</w:t>
      </w:r>
      <w:proofErr w:type="spellStart"/>
      <w:r>
        <w:rPr>
          <w:rFonts w:ascii="Calibri" w:hAnsi="Calibri" w:cs="Calibri"/>
          <w:color w:val="1F2937"/>
          <w:sz w:val="21"/>
          <w:szCs w:val="21"/>
        </w:rPr>
        <w:t>out-of-scope</w:t>
      </w:r>
      <w:proofErr w:type="spellEnd"/>
      <w:r>
        <w:rPr>
          <w:rFonts w:ascii="Calibri" w:hAnsi="Calibri" w:cs="Calibri"/>
          <w:color w:val="1F2937"/>
          <w:sz w:val="21"/>
          <w:szCs w:val="21"/>
        </w:rPr>
        <w:t xml:space="preserve"> MVP, lihat Bagian 5), </w:t>
      </w:r>
      <w:proofErr w:type="spellStart"/>
      <w:r>
        <w:rPr>
          <w:rFonts w:ascii="Calibri" w:hAnsi="Calibri" w:cs="Calibri"/>
          <w:color w:val="1F2937"/>
          <w:sz w:val="21"/>
          <w:szCs w:val="21"/>
        </w:rPr>
        <w:t>mobile</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responsive</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bottom</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nav</w:t>
      </w:r>
      <w:proofErr w:type="spellEnd"/>
      <w:r>
        <w:rPr>
          <w:rFonts w:ascii="Calibri" w:hAnsi="Calibri" w:cs="Calibri"/>
          <w:color w:val="1F2937"/>
          <w:sz w:val="21"/>
          <w:szCs w:val="21"/>
        </w:rPr>
        <w:t xml:space="preserve"> + FAB), dan </w:t>
      </w:r>
      <w:proofErr w:type="spellStart"/>
      <w:r>
        <w:rPr>
          <w:rFonts w:ascii="Calibri" w:hAnsi="Calibri" w:cs="Calibri"/>
          <w:color w:val="1F2937"/>
          <w:sz w:val="21"/>
          <w:szCs w:val="21"/>
        </w:rPr>
        <w:t>branding</w:t>
      </w:r>
      <w:proofErr w:type="spellEnd"/>
      <w:r>
        <w:rPr>
          <w:rFonts w:ascii="Calibri" w:hAnsi="Calibri" w:cs="Calibri"/>
          <w:color w:val="1F2937"/>
          <w:sz w:val="21"/>
          <w:szCs w:val="21"/>
        </w:rPr>
        <w:t xml:space="preserve"> FINTRACK.</w:t>
      </w:r>
    </w:p>
    <w:p w14:paraId="1EEA4641"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5B4EC69F">
          <v:rect id="_x0000_i1076" style="width:0;height:1.5pt" o:hralign="center" o:hrstd="t" o:hr="t" fillcolor="#a0a0a0" stroked="f"/>
        </w:pict>
      </w:r>
    </w:p>
    <w:p w14:paraId="1C95FF50" w14:textId="77777777" w:rsidR="00BC46F0" w:rsidRDefault="00BC46F0">
      <w:pPr>
        <w:pStyle w:val="Judul2"/>
        <w:rPr>
          <w:rFonts w:ascii="Calibri" w:eastAsia="Times New Roman" w:hAnsi="Calibri" w:cs="Calibri"/>
        </w:rPr>
      </w:pPr>
      <w:r>
        <w:rPr>
          <w:rFonts w:ascii="Calibri" w:eastAsia="Times New Roman" w:hAnsi="Calibri" w:cs="Calibri"/>
        </w:rPr>
        <w:t xml:space="preserve">1. Design </w:t>
      </w:r>
      <w:proofErr w:type="spellStart"/>
      <w:r>
        <w:rPr>
          <w:rFonts w:ascii="Calibri" w:eastAsia="Times New Roman" w:hAnsi="Calibri" w:cs="Calibri"/>
        </w:rPr>
        <w:t>Tokens</w:t>
      </w:r>
      <w:proofErr w:type="spellEnd"/>
    </w:p>
    <w:p w14:paraId="41704F6B" w14:textId="77777777" w:rsidR="00BC46F0" w:rsidRDefault="00BC46F0">
      <w:pPr>
        <w:pStyle w:val="Judul3"/>
        <w:rPr>
          <w:rFonts w:ascii="Calibri" w:eastAsia="Times New Roman" w:hAnsi="Calibri" w:cs="Calibri"/>
        </w:rPr>
      </w:pPr>
      <w:r>
        <w:rPr>
          <w:rFonts w:ascii="Calibri" w:eastAsia="Times New Roman" w:hAnsi="Calibri" w:cs="Calibri"/>
        </w:rPr>
        <w:t>1.1 Warna</w:t>
      </w:r>
    </w:p>
    <w:tbl>
      <w:tblPr>
        <w:tblW w:w="5000" w:type="pct"/>
        <w:tblCellMar>
          <w:top w:w="15" w:type="dxa"/>
          <w:left w:w="15" w:type="dxa"/>
          <w:bottom w:w="15" w:type="dxa"/>
          <w:right w:w="15" w:type="dxa"/>
        </w:tblCellMar>
        <w:tblLook w:val="04A0" w:firstRow="1" w:lastRow="0" w:firstColumn="1" w:lastColumn="0" w:noHBand="0" w:noVBand="1"/>
      </w:tblPr>
      <w:tblGrid>
        <w:gridCol w:w="1706"/>
        <w:gridCol w:w="1989"/>
        <w:gridCol w:w="5315"/>
      </w:tblGrid>
      <w:tr w:rsidR="00A2085B" w14:paraId="7856C324"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0CA38DEC"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Token</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7988463C"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Nilai</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7BFB7224"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Pemakaian</w:t>
            </w:r>
          </w:p>
        </w:tc>
      </w:tr>
      <w:tr w:rsidR="00A2085B" w14:paraId="5963F0CB"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38923DB"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primary</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F315211" w14:textId="77777777" w:rsidR="00BC46F0" w:rsidRDefault="00BC46F0">
            <w:pPr>
              <w:spacing w:before="120" w:after="120"/>
              <w:rPr>
                <w:rFonts w:ascii="Calibri" w:eastAsia="Times New Roman" w:hAnsi="Calibri" w:cs="Calibri"/>
                <w:color w:val="1F2937"/>
                <w:sz w:val="18"/>
                <w:szCs w:val="18"/>
              </w:rPr>
            </w:pPr>
            <w:r>
              <w:rPr>
                <w:rStyle w:val="KodeHTML"/>
                <w:color w:val="1F2937"/>
              </w:rPr>
              <w:t>#16A34A</w:t>
            </w:r>
            <w:r>
              <w:rPr>
                <w:rFonts w:ascii="Calibri" w:eastAsia="Times New Roman" w:hAnsi="Calibri" w:cs="Calibri"/>
                <w:color w:val="1F2937"/>
                <w:sz w:val="18"/>
                <w:szCs w:val="18"/>
              </w:rPr>
              <w:t xml:space="preserve"> (green-600)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22610E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Tombol utama (Masuk, Simpan, Tambah), </w:t>
            </w:r>
            <w:proofErr w:type="spellStart"/>
            <w:r>
              <w:rPr>
                <w:rFonts w:ascii="Calibri" w:eastAsia="Times New Roman" w:hAnsi="Calibri" w:cs="Calibri"/>
                <w:color w:val="1F2937"/>
                <w:sz w:val="18"/>
                <w:szCs w:val="18"/>
              </w:rPr>
              <w:t>link</w:t>
            </w:r>
            <w:proofErr w:type="spellEnd"/>
            <w:r>
              <w:rPr>
                <w:rFonts w:ascii="Calibri" w:eastAsia="Times New Roman" w:hAnsi="Calibri" w:cs="Calibri"/>
                <w:color w:val="1F2937"/>
                <w:sz w:val="18"/>
                <w:szCs w:val="18"/>
              </w:rPr>
              <w:t xml:space="preserve"> aktif, angka positif</w:t>
            </w:r>
          </w:p>
        </w:tc>
      </w:tr>
      <w:tr w:rsidR="00A2085B" w14:paraId="7EEAE288"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A198B63"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primary-hover</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1054787" w14:textId="77777777" w:rsidR="00BC46F0" w:rsidRDefault="00BC46F0">
            <w:pPr>
              <w:spacing w:before="120" w:after="120"/>
              <w:rPr>
                <w:rFonts w:ascii="Calibri" w:eastAsia="Times New Roman" w:hAnsi="Calibri" w:cs="Calibri"/>
                <w:color w:val="1F2937"/>
                <w:sz w:val="18"/>
                <w:szCs w:val="18"/>
              </w:rPr>
            </w:pPr>
            <w:r>
              <w:rPr>
                <w:rStyle w:val="KodeHTML"/>
                <w:color w:val="1F2937"/>
              </w:rPr>
              <w:t>#15803D</w:t>
            </w:r>
            <w:r>
              <w:rPr>
                <w:rFonts w:ascii="Calibri" w:eastAsia="Times New Roman" w:hAnsi="Calibri" w:cs="Calibri"/>
                <w:color w:val="1F2937"/>
                <w:sz w:val="18"/>
                <w:szCs w:val="18"/>
              </w:rPr>
              <w:t xml:space="preserve"> (green-700)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295FBD4"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Hover</w:t>
            </w:r>
            <w:proofErr w:type="spellEnd"/>
            <w:r>
              <w:rPr>
                <w:rFonts w:ascii="Calibri" w:eastAsia="Times New Roman" w:hAnsi="Calibri" w:cs="Calibri"/>
                <w:color w:val="1F2937"/>
                <w:sz w:val="18"/>
                <w:szCs w:val="18"/>
              </w:rPr>
              <w:t xml:space="preserve"> tombol</w:t>
            </w:r>
          </w:p>
        </w:tc>
      </w:tr>
      <w:tr w:rsidR="00A2085B" w14:paraId="7EB4676C"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401789D"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sidebar</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77CE698" w14:textId="77777777" w:rsidR="00BC46F0" w:rsidRDefault="00BC46F0">
            <w:pPr>
              <w:spacing w:before="120" w:after="120"/>
              <w:rPr>
                <w:rFonts w:ascii="Calibri" w:eastAsia="Times New Roman" w:hAnsi="Calibri" w:cs="Calibri"/>
                <w:color w:val="1F2937"/>
                <w:sz w:val="18"/>
                <w:szCs w:val="18"/>
              </w:rPr>
            </w:pPr>
            <w:r>
              <w:rPr>
                <w:rStyle w:val="KodeHTML"/>
                <w:color w:val="1F2937"/>
              </w:rPr>
              <w:t>#0F3D2E</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deep</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pine</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DA71A9B"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Background</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sidebar</w:t>
            </w:r>
            <w:proofErr w:type="spellEnd"/>
            <w:r>
              <w:rPr>
                <w:rFonts w:ascii="Calibri" w:eastAsia="Times New Roman" w:hAnsi="Calibri" w:cs="Calibri"/>
                <w:color w:val="1F2937"/>
                <w:sz w:val="18"/>
                <w:szCs w:val="18"/>
              </w:rPr>
              <w:t xml:space="preserve"> desktop</w:t>
            </w:r>
          </w:p>
        </w:tc>
      </w:tr>
      <w:tr w:rsidR="00A2085B" w14:paraId="7DD6306E"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9F0A67F"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sidebar-hover</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030578A" w14:textId="77777777" w:rsidR="00BC46F0" w:rsidRDefault="00BC46F0">
            <w:pPr>
              <w:spacing w:before="120" w:after="120"/>
              <w:rPr>
                <w:rFonts w:ascii="Calibri" w:eastAsia="Times New Roman" w:hAnsi="Calibri" w:cs="Calibri"/>
                <w:color w:val="1F2937"/>
                <w:sz w:val="18"/>
                <w:szCs w:val="18"/>
              </w:rPr>
            </w:pPr>
            <w:r>
              <w:rPr>
                <w:rStyle w:val="KodeHTML"/>
                <w:color w:val="1F2937"/>
              </w:rPr>
              <w:t>#164A38</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99B1735"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Hover</w:t>
            </w:r>
            <w:proofErr w:type="spellEnd"/>
            <w:r>
              <w:rPr>
                <w:rFonts w:ascii="Calibri" w:eastAsia="Times New Roman" w:hAnsi="Calibri" w:cs="Calibri"/>
                <w:color w:val="1F2937"/>
                <w:sz w:val="18"/>
                <w:szCs w:val="18"/>
              </w:rPr>
              <w:t xml:space="preserve"> item menu </w:t>
            </w:r>
            <w:proofErr w:type="spellStart"/>
            <w:r>
              <w:rPr>
                <w:rFonts w:ascii="Calibri" w:eastAsia="Times New Roman" w:hAnsi="Calibri" w:cs="Calibri"/>
                <w:color w:val="1F2937"/>
                <w:sz w:val="18"/>
                <w:szCs w:val="18"/>
              </w:rPr>
              <w:t>sidebar</w:t>
            </w:r>
            <w:proofErr w:type="spellEnd"/>
          </w:p>
        </w:tc>
      </w:tr>
      <w:tr w:rsidR="00A2085B" w14:paraId="2731293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D0CE68C"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sidebar-active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2F542A2" w14:textId="77777777" w:rsidR="00BC46F0" w:rsidRDefault="00BC46F0">
            <w:pPr>
              <w:spacing w:before="120" w:after="120"/>
              <w:rPr>
                <w:rFonts w:ascii="Calibri" w:eastAsia="Times New Roman" w:hAnsi="Calibri" w:cs="Calibri"/>
                <w:color w:val="1F2937"/>
                <w:sz w:val="18"/>
                <w:szCs w:val="18"/>
              </w:rPr>
            </w:pPr>
            <w:r>
              <w:rPr>
                <w:rStyle w:val="KodeHTML"/>
                <w:color w:val="1F2937"/>
              </w:rPr>
              <w:t>#16A34A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609F60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Item menu halaman aktif</w:t>
            </w:r>
          </w:p>
        </w:tc>
      </w:tr>
      <w:tr w:rsidR="00A2085B" w14:paraId="0A48D99F"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406EA50"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mint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857D5E8" w14:textId="77777777" w:rsidR="00BC46F0" w:rsidRDefault="00BC46F0">
            <w:pPr>
              <w:spacing w:before="120" w:after="120"/>
              <w:rPr>
                <w:rFonts w:ascii="Calibri" w:eastAsia="Times New Roman" w:hAnsi="Calibri" w:cs="Calibri"/>
                <w:color w:val="1F2937"/>
                <w:sz w:val="18"/>
                <w:szCs w:val="18"/>
              </w:rPr>
            </w:pPr>
            <w:r>
              <w:rPr>
                <w:rStyle w:val="KodeHTML"/>
                <w:color w:val="1F2937"/>
              </w:rPr>
              <w:t>#E7F4EC</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CB5ECC4"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Background</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section</w:t>
            </w:r>
            <w:proofErr w:type="spellEnd"/>
            <w:r>
              <w:rPr>
                <w:rFonts w:ascii="Calibri" w:eastAsia="Times New Roman" w:hAnsi="Calibri" w:cs="Calibri"/>
                <w:color w:val="1F2937"/>
                <w:sz w:val="18"/>
                <w:szCs w:val="18"/>
              </w:rPr>
              <w:t xml:space="preserve"> hero/</w:t>
            </w:r>
            <w:proofErr w:type="spellStart"/>
            <w:r>
              <w:rPr>
                <w:rFonts w:ascii="Calibri" w:eastAsia="Times New Roman" w:hAnsi="Calibri" w:cs="Calibri"/>
                <w:color w:val="1F2937"/>
                <w:sz w:val="18"/>
                <w:szCs w:val="18"/>
              </w:rPr>
              <w:t>landing</w:t>
            </w:r>
            <w:proofErr w:type="spellEnd"/>
            <w:r>
              <w:rPr>
                <w:rFonts w:ascii="Calibri" w:eastAsia="Times New Roman" w:hAnsi="Calibri" w:cs="Calibri"/>
                <w:color w:val="1F2937"/>
                <w:sz w:val="18"/>
                <w:szCs w:val="18"/>
              </w:rPr>
              <w:t xml:space="preserve">, panel </w:t>
            </w:r>
            <w:proofErr w:type="spellStart"/>
            <w:r>
              <w:rPr>
                <w:rFonts w:ascii="Calibri" w:eastAsia="Times New Roman" w:hAnsi="Calibri" w:cs="Calibri"/>
                <w:color w:val="1F2937"/>
                <w:sz w:val="18"/>
                <w:szCs w:val="18"/>
              </w:rPr>
              <w:t>highlight</w:t>
            </w:r>
            <w:proofErr w:type="spellEnd"/>
          </w:p>
        </w:tc>
      </w:tr>
      <w:tr w:rsidR="00A2085B" w14:paraId="1567E0A1"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7D16801"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surface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78FAD88" w14:textId="77777777" w:rsidR="00BC46F0" w:rsidRDefault="00BC46F0">
            <w:pPr>
              <w:spacing w:before="120" w:after="120"/>
              <w:rPr>
                <w:rFonts w:ascii="Calibri" w:eastAsia="Times New Roman" w:hAnsi="Calibri" w:cs="Calibri"/>
                <w:color w:val="1F2937"/>
                <w:sz w:val="18"/>
                <w:szCs w:val="18"/>
              </w:rPr>
            </w:pPr>
            <w:r>
              <w:rPr>
                <w:rStyle w:val="KodeHTML"/>
                <w:color w:val="1F2937"/>
              </w:rPr>
              <w:t>#FFFFFF</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E00F29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Kartu, tabel, </w:t>
            </w:r>
            <w:proofErr w:type="spellStart"/>
            <w:r>
              <w:rPr>
                <w:rFonts w:ascii="Calibri" w:eastAsia="Times New Roman" w:hAnsi="Calibri" w:cs="Calibri"/>
                <w:color w:val="1F2937"/>
                <w:sz w:val="18"/>
                <w:szCs w:val="18"/>
              </w:rPr>
              <w:t>form</w:t>
            </w:r>
            <w:proofErr w:type="spellEnd"/>
          </w:p>
        </w:tc>
      </w:tr>
      <w:tr w:rsidR="00A2085B" w14:paraId="25B09E5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D213C6E"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page-bg</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F182DCB" w14:textId="77777777" w:rsidR="00BC46F0" w:rsidRDefault="00BC46F0">
            <w:pPr>
              <w:spacing w:before="120" w:after="120"/>
              <w:rPr>
                <w:rFonts w:ascii="Calibri" w:eastAsia="Times New Roman" w:hAnsi="Calibri" w:cs="Calibri"/>
                <w:color w:val="1F2937"/>
                <w:sz w:val="18"/>
                <w:szCs w:val="18"/>
              </w:rPr>
            </w:pPr>
            <w:r>
              <w:rPr>
                <w:rStyle w:val="KodeHTML"/>
                <w:color w:val="1F2937"/>
              </w:rPr>
              <w:t>#F7FAF8</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DA17274"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Background</w:t>
            </w:r>
            <w:proofErr w:type="spellEnd"/>
            <w:r>
              <w:rPr>
                <w:rFonts w:ascii="Calibri" w:eastAsia="Times New Roman" w:hAnsi="Calibri" w:cs="Calibri"/>
                <w:color w:val="1F2937"/>
                <w:sz w:val="18"/>
                <w:szCs w:val="18"/>
              </w:rPr>
              <w:t xml:space="preserve"> area konten</w:t>
            </w:r>
          </w:p>
        </w:tc>
      </w:tr>
      <w:tr w:rsidR="00A2085B" w14:paraId="191DFDFB"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3B72D0D"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text-primary</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547FD1A" w14:textId="77777777" w:rsidR="00BC46F0" w:rsidRDefault="00BC46F0">
            <w:pPr>
              <w:spacing w:before="120" w:after="120"/>
              <w:rPr>
                <w:rFonts w:ascii="Calibri" w:eastAsia="Times New Roman" w:hAnsi="Calibri" w:cs="Calibri"/>
                <w:color w:val="1F2937"/>
                <w:sz w:val="18"/>
                <w:szCs w:val="18"/>
              </w:rPr>
            </w:pPr>
            <w:r>
              <w:rPr>
                <w:rStyle w:val="KodeHTML"/>
                <w:color w:val="1F2937"/>
              </w:rPr>
              <w:t>#111827</w:t>
            </w:r>
            <w:r>
              <w:rPr>
                <w:rFonts w:ascii="Calibri" w:eastAsia="Times New Roman" w:hAnsi="Calibri" w:cs="Calibri"/>
                <w:color w:val="1F2937"/>
                <w:sz w:val="18"/>
                <w:szCs w:val="18"/>
              </w:rPr>
              <w:t xml:space="preserve"> (gray-900)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5C59CD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Judul, angka utama</w:t>
            </w:r>
          </w:p>
        </w:tc>
      </w:tr>
      <w:tr w:rsidR="00A2085B" w14:paraId="126E5FE8"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EA549EC"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text-secondary</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6119E01" w14:textId="77777777" w:rsidR="00BC46F0" w:rsidRDefault="00BC46F0">
            <w:pPr>
              <w:spacing w:before="120" w:after="120"/>
              <w:rPr>
                <w:rFonts w:ascii="Calibri" w:eastAsia="Times New Roman" w:hAnsi="Calibri" w:cs="Calibri"/>
                <w:color w:val="1F2937"/>
                <w:sz w:val="18"/>
                <w:szCs w:val="18"/>
              </w:rPr>
            </w:pPr>
            <w:r>
              <w:rPr>
                <w:rStyle w:val="KodeHTML"/>
                <w:color w:val="1F2937"/>
              </w:rPr>
              <w:t>#6B7280</w:t>
            </w:r>
            <w:r>
              <w:rPr>
                <w:rFonts w:ascii="Calibri" w:eastAsia="Times New Roman" w:hAnsi="Calibri" w:cs="Calibri"/>
                <w:color w:val="1F2937"/>
                <w:sz w:val="18"/>
                <w:szCs w:val="18"/>
              </w:rPr>
              <w:t xml:space="preserve"> (gray-500)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CE759D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Label, keterangan, tanggal</w:t>
            </w:r>
          </w:p>
        </w:tc>
      </w:tr>
      <w:tr w:rsidR="00A2085B" w14:paraId="3012A395"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F61EFBE"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danger</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B372928" w14:textId="77777777" w:rsidR="00BC46F0" w:rsidRDefault="00BC46F0">
            <w:pPr>
              <w:spacing w:before="120" w:after="120"/>
              <w:rPr>
                <w:rFonts w:ascii="Calibri" w:eastAsia="Times New Roman" w:hAnsi="Calibri" w:cs="Calibri"/>
                <w:color w:val="1F2937"/>
                <w:sz w:val="18"/>
                <w:szCs w:val="18"/>
              </w:rPr>
            </w:pPr>
            <w:r>
              <w:rPr>
                <w:rStyle w:val="KodeHTML"/>
                <w:color w:val="1F2937"/>
              </w:rPr>
              <w:t>#EF4444</w:t>
            </w:r>
            <w:r>
              <w:rPr>
                <w:rFonts w:ascii="Calibri" w:eastAsia="Times New Roman" w:hAnsi="Calibri" w:cs="Calibri"/>
                <w:color w:val="1F2937"/>
                <w:sz w:val="18"/>
                <w:szCs w:val="18"/>
              </w:rPr>
              <w:t xml:space="preserve"> (red-500)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E32DB44"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Pengeluaran, </w:t>
            </w:r>
            <w:proofErr w:type="spellStart"/>
            <w:r>
              <w:rPr>
                <w:rFonts w:ascii="Calibri" w:eastAsia="Times New Roman" w:hAnsi="Calibri" w:cs="Calibri"/>
                <w:color w:val="1F2937"/>
                <w:sz w:val="18"/>
                <w:szCs w:val="18"/>
              </w:rPr>
              <w:t>progress</w:t>
            </w:r>
            <w:proofErr w:type="spellEnd"/>
            <w:r>
              <w:rPr>
                <w:rFonts w:ascii="Calibri" w:eastAsia="Times New Roman" w:hAnsi="Calibri" w:cs="Calibri"/>
                <w:color w:val="1F2937"/>
                <w:sz w:val="18"/>
                <w:szCs w:val="18"/>
              </w:rPr>
              <w:t xml:space="preserve"> over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delta turun</w:t>
            </w:r>
          </w:p>
        </w:tc>
      </w:tr>
      <w:tr w:rsidR="00A2085B" w14:paraId="55A7A1D3"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61A69EA"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warning</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E5E073B" w14:textId="77777777" w:rsidR="00BC46F0" w:rsidRDefault="00BC46F0">
            <w:pPr>
              <w:spacing w:before="120" w:after="120"/>
              <w:rPr>
                <w:rFonts w:ascii="Calibri" w:eastAsia="Times New Roman" w:hAnsi="Calibri" w:cs="Calibri"/>
                <w:color w:val="1F2937"/>
                <w:sz w:val="18"/>
                <w:szCs w:val="18"/>
              </w:rPr>
            </w:pPr>
            <w:r>
              <w:rPr>
                <w:rStyle w:val="KodeHTML"/>
                <w:color w:val="1F2937"/>
              </w:rPr>
              <w:t>#F59E0B</w:t>
            </w:r>
            <w:r>
              <w:rPr>
                <w:rFonts w:ascii="Calibri" w:eastAsia="Times New Roman" w:hAnsi="Calibri" w:cs="Calibri"/>
                <w:color w:val="1F2937"/>
                <w:sz w:val="18"/>
                <w:szCs w:val="18"/>
              </w:rPr>
              <w:t xml:space="preserve"> (amber-500)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8483861"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Progress</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 80% (BR-BUD-06), </w:t>
            </w:r>
            <w:proofErr w:type="spellStart"/>
            <w:r>
              <w:rPr>
                <w:rFonts w:ascii="Calibri" w:eastAsia="Times New Roman" w:hAnsi="Calibri" w:cs="Calibri"/>
                <w:color w:val="1F2937"/>
                <w:sz w:val="18"/>
                <w:szCs w:val="18"/>
              </w:rPr>
              <w:t>badge</w:t>
            </w:r>
            <w:proofErr w:type="spellEnd"/>
            <w:r>
              <w:rPr>
                <w:rFonts w:ascii="Calibri" w:eastAsia="Times New Roman" w:hAnsi="Calibri" w:cs="Calibri"/>
                <w:color w:val="1F2937"/>
                <w:sz w:val="18"/>
                <w:szCs w:val="18"/>
              </w:rPr>
              <w:t xml:space="preserve"> "X hari lagi"</w:t>
            </w:r>
          </w:p>
        </w:tc>
      </w:tr>
      <w:tr w:rsidR="00A2085B" w14:paraId="1D4D92A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AF80B86" w14:textId="77777777" w:rsidR="00BC46F0" w:rsidRDefault="00BC46F0">
            <w:pPr>
              <w:spacing w:before="120" w:after="120"/>
              <w:rPr>
                <w:rFonts w:ascii="Calibri" w:eastAsia="Times New Roman" w:hAnsi="Calibri" w:cs="Calibri"/>
                <w:color w:val="1F2937"/>
                <w:sz w:val="18"/>
                <w:szCs w:val="18"/>
              </w:rPr>
            </w:pPr>
            <w:r>
              <w:rPr>
                <w:rStyle w:val="KodeHTML"/>
                <w:color w:val="1F2937"/>
              </w:rPr>
              <w:t>border</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8DECE6D" w14:textId="77777777" w:rsidR="00BC46F0" w:rsidRDefault="00BC46F0">
            <w:pPr>
              <w:spacing w:before="120" w:after="120"/>
              <w:rPr>
                <w:rFonts w:ascii="Calibri" w:eastAsia="Times New Roman" w:hAnsi="Calibri" w:cs="Calibri"/>
                <w:color w:val="1F2937"/>
                <w:sz w:val="18"/>
                <w:szCs w:val="18"/>
              </w:rPr>
            </w:pPr>
            <w:r>
              <w:rPr>
                <w:rStyle w:val="KodeHTML"/>
                <w:color w:val="1F2937"/>
              </w:rPr>
              <w:t>#E5E7EB</w:t>
            </w:r>
            <w:r>
              <w:rPr>
                <w:rFonts w:ascii="Calibri" w:eastAsia="Times New Roman" w:hAnsi="Calibri" w:cs="Calibri"/>
                <w:color w:val="1F2937"/>
                <w:sz w:val="18"/>
                <w:szCs w:val="18"/>
              </w:rPr>
              <w:t xml:space="preserve"> (gray-200)</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6A1EEA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Border kartu, </w:t>
            </w:r>
            <w:proofErr w:type="spellStart"/>
            <w:r>
              <w:rPr>
                <w:rFonts w:ascii="Calibri" w:eastAsia="Times New Roman" w:hAnsi="Calibri" w:cs="Calibri"/>
                <w:color w:val="1F2937"/>
                <w:sz w:val="18"/>
                <w:szCs w:val="18"/>
              </w:rPr>
              <w:t>divider</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input</w:t>
            </w:r>
            <w:proofErr w:type="spellEnd"/>
          </w:p>
        </w:tc>
      </w:tr>
    </w:tbl>
    <w:p w14:paraId="4400C30D"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lastRenderedPageBreak/>
        <w:t>Palet kategori</w:t>
      </w:r>
      <w:r>
        <w:rPr>
          <w:rFonts w:ascii="Calibri" w:hAnsi="Calibri" w:cs="Calibri"/>
          <w:color w:val="1F2937"/>
          <w:sz w:val="21"/>
          <w:szCs w:val="21"/>
        </w:rPr>
        <w:t xml:space="preserve"> (</w:t>
      </w:r>
      <w:proofErr w:type="spellStart"/>
      <w:r>
        <w:rPr>
          <w:rFonts w:ascii="Calibri" w:hAnsi="Calibri" w:cs="Calibri"/>
          <w:color w:val="1F2937"/>
          <w:sz w:val="21"/>
          <w:szCs w:val="21"/>
        </w:rPr>
        <w:t>donut</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chart</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progress</w:t>
      </w:r>
      <w:proofErr w:type="spellEnd"/>
      <w:r>
        <w:rPr>
          <w:rFonts w:ascii="Calibri" w:hAnsi="Calibri" w:cs="Calibri"/>
          <w:color w:val="1F2937"/>
          <w:sz w:val="21"/>
          <w:szCs w:val="21"/>
        </w:rPr>
        <w:t xml:space="preserve"> bar, ikon kategori — diiterasi berurutan):</w:t>
      </w:r>
    </w:p>
    <w:p w14:paraId="6C479925" w14:textId="77777777" w:rsidR="00BC46F0" w:rsidRDefault="00BC46F0">
      <w:pPr>
        <w:pStyle w:val="HTMLSudahDiformat"/>
        <w:rPr>
          <w:color w:val="1F2937"/>
          <w:shd w:val="clear" w:color="auto" w:fill="F3F4F6"/>
        </w:rPr>
      </w:pPr>
      <w:r>
        <w:rPr>
          <w:color w:val="1F2937"/>
          <w:shd w:val="clear" w:color="auto" w:fill="F3F4F6"/>
        </w:rPr>
        <w:t>#F97316 (</w:t>
      </w:r>
      <w:proofErr w:type="spellStart"/>
      <w:r>
        <w:rPr>
          <w:color w:val="1F2937"/>
          <w:shd w:val="clear" w:color="auto" w:fill="F3F4F6"/>
        </w:rPr>
        <w:t>orange</w:t>
      </w:r>
      <w:proofErr w:type="spellEnd"/>
      <w:r>
        <w:rPr>
          <w:color w:val="1F2937"/>
          <w:shd w:val="clear" w:color="auto" w:fill="F3F4F6"/>
        </w:rPr>
        <w:t>)  #3B82F6 (</w:t>
      </w:r>
      <w:proofErr w:type="spellStart"/>
      <w:r>
        <w:rPr>
          <w:color w:val="1F2937"/>
          <w:shd w:val="clear" w:color="auto" w:fill="F3F4F6"/>
        </w:rPr>
        <w:t>blue</w:t>
      </w:r>
      <w:proofErr w:type="spellEnd"/>
      <w:r>
        <w:rPr>
          <w:color w:val="1F2937"/>
          <w:shd w:val="clear" w:color="auto" w:fill="F3F4F6"/>
        </w:rPr>
        <w:t>)    #8B5CF6 (</w:t>
      </w:r>
      <w:proofErr w:type="spellStart"/>
      <w:r>
        <w:rPr>
          <w:color w:val="1F2937"/>
          <w:shd w:val="clear" w:color="auto" w:fill="F3F4F6"/>
        </w:rPr>
        <w:t>purple</w:t>
      </w:r>
      <w:proofErr w:type="spellEnd"/>
      <w:r>
        <w:rPr>
          <w:color w:val="1F2937"/>
          <w:shd w:val="clear" w:color="auto" w:fill="F3F4F6"/>
        </w:rPr>
        <w:t>)  #EC4899 (</w:t>
      </w:r>
      <w:proofErr w:type="spellStart"/>
      <w:r>
        <w:rPr>
          <w:color w:val="1F2937"/>
          <w:shd w:val="clear" w:color="auto" w:fill="F3F4F6"/>
        </w:rPr>
        <w:t>pink</w:t>
      </w:r>
      <w:proofErr w:type="spellEnd"/>
      <w:r>
        <w:rPr>
          <w:color w:val="1F2937"/>
          <w:shd w:val="clear" w:color="auto" w:fill="F3F4F6"/>
        </w:rPr>
        <w:t>)</w:t>
      </w:r>
    </w:p>
    <w:p w14:paraId="11CB0EF7" w14:textId="77777777" w:rsidR="00BC46F0" w:rsidRDefault="00BC46F0">
      <w:pPr>
        <w:pStyle w:val="HTMLSudahDiformat"/>
        <w:rPr>
          <w:color w:val="1F2937"/>
          <w:shd w:val="clear" w:color="auto" w:fill="F3F4F6"/>
        </w:rPr>
      </w:pPr>
      <w:r>
        <w:rPr>
          <w:color w:val="1F2937"/>
          <w:shd w:val="clear" w:color="auto" w:fill="F3F4F6"/>
        </w:rPr>
        <w:t>#14B8A6 (</w:t>
      </w:r>
      <w:proofErr w:type="spellStart"/>
      <w:r>
        <w:rPr>
          <w:color w:val="1F2937"/>
          <w:shd w:val="clear" w:color="auto" w:fill="F3F4F6"/>
        </w:rPr>
        <w:t>teal</w:t>
      </w:r>
      <w:proofErr w:type="spellEnd"/>
      <w:r>
        <w:rPr>
          <w:color w:val="1F2937"/>
          <w:shd w:val="clear" w:color="auto" w:fill="F3F4F6"/>
        </w:rPr>
        <w:t>)    #EAB308 (</w:t>
      </w:r>
      <w:proofErr w:type="spellStart"/>
      <w:r>
        <w:rPr>
          <w:color w:val="1F2937"/>
          <w:shd w:val="clear" w:color="auto" w:fill="F3F4F6"/>
        </w:rPr>
        <w:t>yellow</w:t>
      </w:r>
      <w:proofErr w:type="spellEnd"/>
      <w:r>
        <w:rPr>
          <w:color w:val="1F2937"/>
          <w:shd w:val="clear" w:color="auto" w:fill="F3F4F6"/>
        </w:rPr>
        <w:t>)  #22C55E (</w:t>
      </w:r>
      <w:proofErr w:type="spellStart"/>
      <w:r>
        <w:rPr>
          <w:color w:val="1F2937"/>
          <w:shd w:val="clear" w:color="auto" w:fill="F3F4F6"/>
        </w:rPr>
        <w:t>green</w:t>
      </w:r>
      <w:proofErr w:type="spellEnd"/>
      <w:r>
        <w:rPr>
          <w:color w:val="1F2937"/>
          <w:shd w:val="clear" w:color="auto" w:fill="F3F4F6"/>
        </w:rPr>
        <w:t>)   #9CA3AF (</w:t>
      </w:r>
      <w:proofErr w:type="spellStart"/>
      <w:r>
        <w:rPr>
          <w:color w:val="1F2937"/>
          <w:shd w:val="clear" w:color="auto" w:fill="F3F4F6"/>
        </w:rPr>
        <w:t>gray</w:t>
      </w:r>
      <w:proofErr w:type="spellEnd"/>
      <w:r>
        <w:rPr>
          <w:color w:val="1F2937"/>
          <w:shd w:val="clear" w:color="auto" w:fill="F3F4F6"/>
        </w:rPr>
        <w:t>)</w:t>
      </w:r>
    </w:p>
    <w:p w14:paraId="3609CA36" w14:textId="77777777" w:rsidR="00BC46F0" w:rsidRDefault="00BC46F0">
      <w:pPr>
        <w:pStyle w:val="NormalWeb"/>
        <w:rPr>
          <w:rFonts w:ascii="Calibri" w:hAnsi="Calibri" w:cs="Calibri"/>
          <w:color w:val="1F2937"/>
          <w:sz w:val="21"/>
          <w:szCs w:val="21"/>
        </w:rPr>
      </w:pPr>
      <w:proofErr w:type="spellStart"/>
      <w:r>
        <w:rPr>
          <w:rFonts w:ascii="Calibri" w:hAnsi="Calibri" w:cs="Calibri"/>
          <w:color w:val="1F2937"/>
          <w:sz w:val="21"/>
          <w:szCs w:val="21"/>
        </w:rPr>
        <w:t>Tailwind</w:t>
      </w:r>
      <w:proofErr w:type="spellEnd"/>
      <w:r>
        <w:rPr>
          <w:rFonts w:ascii="Calibri" w:hAnsi="Calibri" w:cs="Calibri"/>
          <w:color w:val="1F2937"/>
          <w:sz w:val="21"/>
          <w:szCs w:val="21"/>
        </w:rPr>
        <w:t xml:space="preserve">: warna </w:t>
      </w:r>
      <w:proofErr w:type="spellStart"/>
      <w:r>
        <w:rPr>
          <w:rStyle w:val="KodeHTML"/>
          <w:color w:val="1F2937"/>
        </w:rPr>
        <w:t>sidebar</w:t>
      </w:r>
      <w:proofErr w:type="spellEnd"/>
      <w:r>
        <w:rPr>
          <w:rFonts w:ascii="Calibri" w:hAnsi="Calibri" w:cs="Calibri"/>
          <w:color w:val="1F2937"/>
          <w:sz w:val="21"/>
          <w:szCs w:val="21"/>
        </w:rPr>
        <w:t xml:space="preserve">, </w:t>
      </w:r>
      <w:proofErr w:type="spellStart"/>
      <w:r>
        <w:rPr>
          <w:rStyle w:val="KodeHTML"/>
          <w:color w:val="1F2937"/>
        </w:rPr>
        <w:t>sidebar-hover</w:t>
      </w:r>
      <w:proofErr w:type="spellEnd"/>
      <w:r>
        <w:rPr>
          <w:rFonts w:ascii="Calibri" w:hAnsi="Calibri" w:cs="Calibri"/>
          <w:color w:val="1F2937"/>
          <w:sz w:val="21"/>
          <w:szCs w:val="21"/>
        </w:rPr>
        <w:t xml:space="preserve">, dan </w:t>
      </w:r>
      <w:proofErr w:type="spellStart"/>
      <w:r>
        <w:rPr>
          <w:rStyle w:val="KodeHTML"/>
          <w:color w:val="1F2937"/>
        </w:rPr>
        <w:t>mint</w:t>
      </w:r>
      <w:proofErr w:type="spellEnd"/>
      <w:r>
        <w:rPr>
          <w:rFonts w:ascii="Calibri" w:hAnsi="Calibri" w:cs="Calibri"/>
          <w:color w:val="1F2937"/>
          <w:sz w:val="21"/>
          <w:szCs w:val="21"/>
        </w:rPr>
        <w:t xml:space="preserve"> didaftarkan sebagai </w:t>
      </w:r>
      <w:proofErr w:type="spellStart"/>
      <w:r>
        <w:rPr>
          <w:rFonts w:ascii="Calibri" w:hAnsi="Calibri" w:cs="Calibri"/>
          <w:color w:val="1F2937"/>
          <w:sz w:val="21"/>
          <w:szCs w:val="21"/>
        </w:rPr>
        <w:t>custom</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color</w:t>
      </w:r>
      <w:proofErr w:type="spellEnd"/>
      <w:r>
        <w:rPr>
          <w:rFonts w:ascii="Calibri" w:hAnsi="Calibri" w:cs="Calibri"/>
          <w:color w:val="1F2937"/>
          <w:sz w:val="21"/>
          <w:szCs w:val="21"/>
        </w:rPr>
        <w:t xml:space="preserve"> di </w:t>
      </w:r>
      <w:proofErr w:type="spellStart"/>
      <w:r>
        <w:rPr>
          <w:rStyle w:val="KodeHTML"/>
          <w:color w:val="1F2937"/>
        </w:rPr>
        <w:t>tailwind.config</w:t>
      </w:r>
      <w:proofErr w:type="spellEnd"/>
      <w:r>
        <w:rPr>
          <w:rFonts w:ascii="Calibri" w:hAnsi="Calibri" w:cs="Calibri"/>
          <w:color w:val="1F2937"/>
          <w:sz w:val="21"/>
          <w:szCs w:val="21"/>
        </w:rPr>
        <w:t xml:space="preserve"> / </w:t>
      </w:r>
      <w:r>
        <w:rPr>
          <w:rStyle w:val="KodeHTML"/>
          <w:color w:val="1F2937"/>
        </w:rPr>
        <w:t>@theme</w:t>
      </w:r>
      <w:r>
        <w:rPr>
          <w:rFonts w:ascii="Calibri" w:hAnsi="Calibri" w:cs="Calibri"/>
          <w:color w:val="1F2937"/>
          <w:sz w:val="21"/>
          <w:szCs w:val="21"/>
        </w:rPr>
        <w:t xml:space="preserve">; sisanya pakai skala bawaan </w:t>
      </w:r>
      <w:proofErr w:type="spellStart"/>
      <w:r>
        <w:rPr>
          <w:rFonts w:ascii="Calibri" w:hAnsi="Calibri" w:cs="Calibri"/>
          <w:color w:val="1F2937"/>
          <w:sz w:val="21"/>
          <w:szCs w:val="21"/>
        </w:rPr>
        <w:t>Tailwind</w:t>
      </w:r>
      <w:proofErr w:type="spellEnd"/>
      <w:r>
        <w:rPr>
          <w:rFonts w:ascii="Calibri" w:hAnsi="Calibri" w:cs="Calibri"/>
          <w:color w:val="1F2937"/>
          <w:sz w:val="21"/>
          <w:szCs w:val="21"/>
        </w:rPr>
        <w:t>.</w:t>
      </w:r>
    </w:p>
    <w:p w14:paraId="309F411A" w14:textId="77777777" w:rsidR="00BC46F0" w:rsidRDefault="00BC46F0">
      <w:pPr>
        <w:pStyle w:val="Judul3"/>
        <w:rPr>
          <w:rFonts w:ascii="Calibri" w:eastAsia="Times New Roman" w:hAnsi="Calibri" w:cs="Calibri"/>
        </w:rPr>
      </w:pPr>
      <w:r>
        <w:rPr>
          <w:rFonts w:ascii="Calibri" w:eastAsia="Times New Roman" w:hAnsi="Calibri" w:cs="Calibri"/>
        </w:rPr>
        <w:t>1.2 Tipografi</w:t>
      </w:r>
    </w:p>
    <w:tbl>
      <w:tblPr>
        <w:tblW w:w="5000" w:type="pct"/>
        <w:tblCellMar>
          <w:top w:w="15" w:type="dxa"/>
          <w:left w:w="15" w:type="dxa"/>
          <w:bottom w:w="15" w:type="dxa"/>
          <w:right w:w="15" w:type="dxa"/>
        </w:tblCellMar>
        <w:tblLook w:val="04A0" w:firstRow="1" w:lastRow="0" w:firstColumn="1" w:lastColumn="0" w:noHBand="0" w:noVBand="1"/>
      </w:tblPr>
      <w:tblGrid>
        <w:gridCol w:w="2858"/>
        <w:gridCol w:w="4088"/>
        <w:gridCol w:w="2064"/>
      </w:tblGrid>
      <w:tr w:rsidR="00A2085B" w14:paraId="362D66D0"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689140DC"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Elemen</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7721D87"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Font</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5FE38335"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Weight</w:t>
            </w:r>
            <w:proofErr w:type="spellEnd"/>
          </w:p>
        </w:tc>
      </w:tr>
      <w:tr w:rsidR="00A2085B" w14:paraId="4E6E0C8A"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6CE1C3F"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Font</w:t>
            </w:r>
            <w:proofErr w:type="spellEnd"/>
            <w:r>
              <w:rPr>
                <w:rFonts w:ascii="Calibri" w:eastAsia="Times New Roman" w:hAnsi="Calibri" w:cs="Calibri"/>
                <w:color w:val="1F2937"/>
                <w:sz w:val="18"/>
                <w:szCs w:val="18"/>
              </w:rPr>
              <w:t xml:space="preserve"> utama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C1E58D5" w14:textId="77777777" w:rsidR="00BC46F0" w:rsidRDefault="00BC46F0">
            <w:pPr>
              <w:spacing w:before="120" w:after="120"/>
              <w:rPr>
                <w:rFonts w:ascii="Calibri" w:eastAsia="Times New Roman" w:hAnsi="Calibri" w:cs="Calibri"/>
                <w:color w:val="1F2937"/>
                <w:sz w:val="18"/>
                <w:szCs w:val="18"/>
              </w:rPr>
            </w:pPr>
            <w:proofErr w:type="spellStart"/>
            <w:r>
              <w:rPr>
                <w:rStyle w:val="Kuat"/>
                <w:rFonts w:ascii="Calibri" w:eastAsia="Times New Roman" w:hAnsi="Calibri" w:cs="Calibri"/>
                <w:color w:val="1F2937"/>
                <w:sz w:val="18"/>
                <w:szCs w:val="18"/>
              </w:rPr>
              <w:t>Inter</w:t>
            </w:r>
            <w:proofErr w:type="spellEnd"/>
            <w:r>
              <w:rPr>
                <w:rFonts w:ascii="Calibri" w:eastAsia="Times New Roman" w:hAnsi="Calibri" w:cs="Calibri"/>
                <w:color w:val="1F2937"/>
                <w:sz w:val="18"/>
                <w:szCs w:val="18"/>
              </w:rPr>
              <w:t xml:space="preserve"> (Google </w:t>
            </w:r>
            <w:proofErr w:type="spellStart"/>
            <w:r>
              <w:rPr>
                <w:rFonts w:ascii="Calibri" w:eastAsia="Times New Roman" w:hAnsi="Calibri" w:cs="Calibri"/>
                <w:color w:val="1F2937"/>
                <w:sz w:val="18"/>
                <w:szCs w:val="18"/>
              </w:rPr>
              <w:t>Fonts</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fallback</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system-ui</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342A2D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r>
      <w:tr w:rsidR="00A2085B" w14:paraId="4C8E42C8"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EE3DC54"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Judul halaman (Halo, Rian)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6886652"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Inter</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9CA2F8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700, 24–28px</w:t>
            </w:r>
          </w:p>
        </w:tc>
      </w:tr>
      <w:tr w:rsidR="00A2085B" w14:paraId="3B3CD1A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8A4CC5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Judul kartu</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5403611"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Inter</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B670BC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600, 14–16px</w:t>
            </w:r>
          </w:p>
        </w:tc>
      </w:tr>
      <w:tr w:rsidR="00A2085B" w14:paraId="71896B61"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744ACC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Angka nominal</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0A5C483"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Inter</w:t>
            </w:r>
            <w:proofErr w:type="spellEnd"/>
            <w:r>
              <w:rPr>
                <w:rFonts w:ascii="Calibri" w:eastAsia="Times New Roman" w:hAnsi="Calibri" w:cs="Calibri"/>
                <w:color w:val="1F2937"/>
                <w:sz w:val="18"/>
                <w:szCs w:val="18"/>
              </w:rPr>
              <w:t xml:space="preserve"> (</w:t>
            </w:r>
            <w:proofErr w:type="spellStart"/>
            <w:r>
              <w:rPr>
                <w:rStyle w:val="KodeHTML"/>
                <w:color w:val="1F2937"/>
              </w:rPr>
              <w:t>tabular-nums</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270841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700, 18–24px</w:t>
            </w:r>
          </w:p>
        </w:tc>
      </w:tr>
      <w:tr w:rsidR="00A2085B" w14:paraId="42AA7FF5"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FE96B70"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Body</w:t>
            </w:r>
            <w:proofErr w:type="spellEnd"/>
            <w:r>
              <w:rPr>
                <w:rFonts w:ascii="Calibri" w:eastAsia="Times New Roman" w:hAnsi="Calibri" w:cs="Calibri"/>
                <w:color w:val="1F2937"/>
                <w:sz w:val="18"/>
                <w:szCs w:val="18"/>
              </w:rPr>
              <w:t xml:space="preserve"> / label</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8CB839F"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Inter</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285661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400–500, 12–14px</w:t>
            </w:r>
          </w:p>
        </w:tc>
      </w:tr>
    </w:tbl>
    <w:p w14:paraId="21FBC0A8" w14:textId="77777777" w:rsidR="00BC46F0" w:rsidRDefault="00BC46F0">
      <w:pPr>
        <w:pStyle w:val="Judul3"/>
        <w:rPr>
          <w:rFonts w:ascii="Calibri" w:eastAsia="Times New Roman" w:hAnsi="Calibri" w:cs="Calibri"/>
        </w:rPr>
      </w:pPr>
      <w:r>
        <w:rPr>
          <w:rFonts w:ascii="Calibri" w:eastAsia="Times New Roman" w:hAnsi="Calibri" w:cs="Calibri"/>
        </w:rPr>
        <w:t>1.3 Bentuk &amp; Bayangan</w:t>
      </w:r>
    </w:p>
    <w:tbl>
      <w:tblPr>
        <w:tblW w:w="5000" w:type="pct"/>
        <w:tblCellMar>
          <w:top w:w="15" w:type="dxa"/>
          <w:left w:w="15" w:type="dxa"/>
          <w:bottom w:w="15" w:type="dxa"/>
          <w:right w:w="15" w:type="dxa"/>
        </w:tblCellMar>
        <w:tblLook w:val="04A0" w:firstRow="1" w:lastRow="0" w:firstColumn="1" w:lastColumn="0" w:noHBand="0" w:noVBand="1"/>
      </w:tblPr>
      <w:tblGrid>
        <w:gridCol w:w="1979"/>
        <w:gridCol w:w="7031"/>
      </w:tblGrid>
      <w:tr w:rsidR="00A2085B" w14:paraId="339A117E"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521AC106"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Elemen</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676BF4C5"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Nilai</w:t>
            </w:r>
          </w:p>
        </w:tc>
      </w:tr>
      <w:tr w:rsidR="00A2085B" w14:paraId="459B72C0"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89DE624"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Radius kartu</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C92C4FA" w14:textId="77777777" w:rsidR="00BC46F0" w:rsidRDefault="00BC46F0">
            <w:pPr>
              <w:spacing w:before="120" w:after="120"/>
              <w:rPr>
                <w:rFonts w:ascii="Calibri" w:eastAsia="Times New Roman" w:hAnsi="Calibri" w:cs="Calibri"/>
                <w:color w:val="1F2937"/>
                <w:sz w:val="18"/>
                <w:szCs w:val="18"/>
              </w:rPr>
            </w:pPr>
            <w:r>
              <w:rPr>
                <w:rStyle w:val="KodeHTML"/>
                <w:color w:val="1F2937"/>
              </w:rPr>
              <w:t>rounded-2xl</w:t>
            </w:r>
            <w:r>
              <w:rPr>
                <w:rFonts w:ascii="Calibri" w:eastAsia="Times New Roman" w:hAnsi="Calibri" w:cs="Calibri"/>
                <w:color w:val="1F2937"/>
                <w:sz w:val="18"/>
                <w:szCs w:val="18"/>
              </w:rPr>
              <w:t xml:space="preserve"> (16px)</w:t>
            </w:r>
          </w:p>
        </w:tc>
      </w:tr>
      <w:tr w:rsidR="00A2085B" w14:paraId="60E6FA9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78E17F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Radius tombol &amp; </w:t>
            </w:r>
            <w:proofErr w:type="spellStart"/>
            <w:r>
              <w:rPr>
                <w:rFonts w:ascii="Calibri" w:eastAsia="Times New Roman" w:hAnsi="Calibri" w:cs="Calibri"/>
                <w:color w:val="1F2937"/>
                <w:sz w:val="18"/>
                <w:szCs w:val="18"/>
              </w:rPr>
              <w:t>input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13A9EB3"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rounded-lg</w:t>
            </w:r>
            <w:proofErr w:type="spellEnd"/>
            <w:r>
              <w:rPr>
                <w:rFonts w:ascii="Calibri" w:eastAsia="Times New Roman" w:hAnsi="Calibri" w:cs="Calibri"/>
                <w:color w:val="1F2937"/>
                <w:sz w:val="18"/>
                <w:szCs w:val="18"/>
              </w:rPr>
              <w:t xml:space="preserve"> (10px)</w:t>
            </w:r>
          </w:p>
        </w:tc>
      </w:tr>
      <w:tr w:rsidR="00A2085B" w14:paraId="09D2883E"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8284A3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Radius </w:t>
            </w:r>
            <w:proofErr w:type="spellStart"/>
            <w:r>
              <w:rPr>
                <w:rFonts w:ascii="Calibri" w:eastAsia="Times New Roman" w:hAnsi="Calibri" w:cs="Calibri"/>
                <w:color w:val="1F2937"/>
                <w:sz w:val="18"/>
                <w:szCs w:val="18"/>
              </w:rPr>
              <w:t>badge</w:t>
            </w:r>
            <w:proofErr w:type="spellEnd"/>
            <w:r>
              <w:rPr>
                <w:rFonts w:ascii="Calibri" w:eastAsia="Times New Roman" w:hAnsi="Calibri" w:cs="Calibri"/>
                <w:color w:val="1F2937"/>
                <w:sz w:val="18"/>
                <w:szCs w:val="18"/>
              </w:rPr>
              <w:t>/</w:t>
            </w:r>
            <w:proofErr w:type="spellStart"/>
            <w:r>
              <w:rPr>
                <w:rFonts w:ascii="Calibri" w:eastAsia="Times New Roman" w:hAnsi="Calibri" w:cs="Calibri"/>
                <w:color w:val="1F2937"/>
                <w:sz w:val="18"/>
                <w:szCs w:val="18"/>
              </w:rPr>
              <w:t>pill</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CB43E9A"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rounded-full</w:t>
            </w:r>
            <w:proofErr w:type="spellEnd"/>
          </w:p>
        </w:tc>
      </w:tr>
      <w:tr w:rsidR="00A2085B" w14:paraId="50CB0E08"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CC1746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Bayangan kartu</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49AC6D7" w14:textId="77777777" w:rsidR="00BC46F0" w:rsidRDefault="00BC46F0">
            <w:pPr>
              <w:spacing w:before="120" w:after="120"/>
              <w:rPr>
                <w:rFonts w:ascii="Calibri" w:eastAsia="Times New Roman" w:hAnsi="Calibri" w:cs="Calibri"/>
                <w:color w:val="1F2937"/>
                <w:sz w:val="18"/>
                <w:szCs w:val="18"/>
              </w:rPr>
            </w:pPr>
            <w:r>
              <w:rPr>
                <w:rStyle w:val="KodeHTML"/>
                <w:color w:val="1F2937"/>
              </w:rPr>
              <w:t xml:space="preserve">0 4px 16px </w:t>
            </w:r>
            <w:proofErr w:type="spellStart"/>
            <w:r>
              <w:rPr>
                <w:rStyle w:val="KodeHTML"/>
                <w:color w:val="1F2937"/>
              </w:rPr>
              <w:t>rgba</w:t>
            </w:r>
            <w:proofErr w:type="spellEnd"/>
            <w:r>
              <w:rPr>
                <w:rStyle w:val="KodeHTML"/>
                <w:color w:val="1F2937"/>
              </w:rPr>
              <w:t>(15,61,46,0.06)</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soft</w:t>
            </w:r>
            <w:proofErr w:type="spellEnd"/>
            <w:r>
              <w:rPr>
                <w:rFonts w:ascii="Calibri" w:eastAsia="Times New Roman" w:hAnsi="Calibri" w:cs="Calibri"/>
                <w:color w:val="1F2937"/>
                <w:sz w:val="18"/>
                <w:szCs w:val="18"/>
              </w:rPr>
              <w:t xml:space="preserve">, hampir tak terlihat) + border </w:t>
            </w:r>
            <w:r>
              <w:rPr>
                <w:rStyle w:val="KodeHTML"/>
                <w:color w:val="1F2937"/>
              </w:rPr>
              <w:t>gray-200</w:t>
            </w:r>
          </w:p>
        </w:tc>
      </w:tr>
      <w:tr w:rsidR="00A2085B" w14:paraId="3A9A3173"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8E62046"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Spacing</w:t>
            </w:r>
            <w:proofErr w:type="spellEnd"/>
            <w:r>
              <w:rPr>
                <w:rFonts w:ascii="Calibri" w:eastAsia="Times New Roman" w:hAnsi="Calibri" w:cs="Calibri"/>
                <w:color w:val="1F2937"/>
                <w:sz w:val="18"/>
                <w:szCs w:val="18"/>
              </w:rPr>
              <w:t xml:space="preserve"> kartu</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F70EF53"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padding</w:t>
            </w:r>
            <w:proofErr w:type="spellEnd"/>
            <w:r>
              <w:rPr>
                <w:rFonts w:ascii="Calibri" w:eastAsia="Times New Roman" w:hAnsi="Calibri" w:cs="Calibri"/>
                <w:color w:val="1F2937"/>
                <w:sz w:val="18"/>
                <w:szCs w:val="18"/>
              </w:rPr>
              <w:t xml:space="preserve"> </w:t>
            </w:r>
            <w:r>
              <w:rPr>
                <w:rStyle w:val="KodeHTML"/>
                <w:color w:val="1F2937"/>
              </w:rPr>
              <w:t>p-5</w:t>
            </w:r>
            <w:r>
              <w:rPr>
                <w:rFonts w:ascii="Calibri" w:eastAsia="Times New Roman" w:hAnsi="Calibri" w:cs="Calibri"/>
                <w:color w:val="1F2937"/>
                <w:sz w:val="18"/>
                <w:szCs w:val="18"/>
              </w:rPr>
              <w:t>/</w:t>
            </w:r>
            <w:r>
              <w:rPr>
                <w:rStyle w:val="KodeHTML"/>
                <w:color w:val="1F2937"/>
              </w:rPr>
              <w:t>p-6</w:t>
            </w:r>
            <w:r>
              <w:rPr>
                <w:rFonts w:ascii="Calibri" w:eastAsia="Times New Roman" w:hAnsi="Calibri" w:cs="Calibri"/>
                <w:color w:val="1F2937"/>
                <w:sz w:val="18"/>
                <w:szCs w:val="18"/>
              </w:rPr>
              <w:t xml:space="preserve">, gap </w:t>
            </w:r>
            <w:proofErr w:type="spellStart"/>
            <w:r>
              <w:rPr>
                <w:rFonts w:ascii="Calibri" w:eastAsia="Times New Roman" w:hAnsi="Calibri" w:cs="Calibri"/>
                <w:color w:val="1F2937"/>
                <w:sz w:val="18"/>
                <w:szCs w:val="18"/>
              </w:rPr>
              <w:t>grid</w:t>
            </w:r>
            <w:proofErr w:type="spellEnd"/>
            <w:r>
              <w:rPr>
                <w:rFonts w:ascii="Calibri" w:eastAsia="Times New Roman" w:hAnsi="Calibri" w:cs="Calibri"/>
                <w:color w:val="1F2937"/>
                <w:sz w:val="18"/>
                <w:szCs w:val="18"/>
              </w:rPr>
              <w:t xml:space="preserve"> </w:t>
            </w:r>
            <w:r>
              <w:rPr>
                <w:rStyle w:val="KodeHTML"/>
                <w:color w:val="1F2937"/>
              </w:rPr>
              <w:t>gap-4</w:t>
            </w:r>
            <w:r>
              <w:rPr>
                <w:rFonts w:ascii="Calibri" w:eastAsia="Times New Roman" w:hAnsi="Calibri" w:cs="Calibri"/>
                <w:color w:val="1F2937"/>
                <w:sz w:val="18"/>
                <w:szCs w:val="18"/>
              </w:rPr>
              <w:t>/</w:t>
            </w:r>
            <w:r>
              <w:rPr>
                <w:rStyle w:val="KodeHTML"/>
                <w:color w:val="1F2937"/>
              </w:rPr>
              <w:t>gap-6</w:t>
            </w:r>
          </w:p>
        </w:tc>
      </w:tr>
    </w:tbl>
    <w:p w14:paraId="4867CAA4" w14:textId="77777777" w:rsidR="00BC46F0" w:rsidRDefault="00BC46F0">
      <w:pPr>
        <w:pStyle w:val="Judul3"/>
        <w:rPr>
          <w:rFonts w:ascii="Calibri" w:eastAsia="Times New Roman" w:hAnsi="Calibri" w:cs="Calibri"/>
        </w:rPr>
      </w:pPr>
      <w:r>
        <w:rPr>
          <w:rFonts w:ascii="Calibri" w:eastAsia="Times New Roman" w:hAnsi="Calibri" w:cs="Calibri"/>
        </w:rPr>
        <w:t>1.4 Ikon</w:t>
      </w:r>
    </w:p>
    <w:p w14:paraId="50D5C274"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Ikon garis (</w:t>
      </w:r>
      <w:proofErr w:type="spellStart"/>
      <w:r>
        <w:rPr>
          <w:rFonts w:ascii="Calibri" w:hAnsi="Calibri" w:cs="Calibri"/>
          <w:color w:val="1F2937"/>
          <w:sz w:val="21"/>
          <w:szCs w:val="21"/>
        </w:rPr>
        <w:t>outline</w:t>
      </w:r>
      <w:proofErr w:type="spellEnd"/>
      <w:r>
        <w:rPr>
          <w:rFonts w:ascii="Calibri" w:hAnsi="Calibri" w:cs="Calibri"/>
          <w:color w:val="1F2937"/>
          <w:sz w:val="21"/>
          <w:szCs w:val="21"/>
        </w:rPr>
        <w:t xml:space="preserve">) konsisten dengan </w:t>
      </w:r>
      <w:proofErr w:type="spellStart"/>
      <w:r>
        <w:rPr>
          <w:rFonts w:ascii="Calibri" w:hAnsi="Calibri" w:cs="Calibri"/>
          <w:color w:val="1F2937"/>
          <w:sz w:val="21"/>
          <w:szCs w:val="21"/>
        </w:rPr>
        <w:t>mockup</w:t>
      </w:r>
      <w:proofErr w:type="spellEnd"/>
      <w:r>
        <w:rPr>
          <w:rFonts w:ascii="Calibri" w:hAnsi="Calibri" w:cs="Calibri"/>
          <w:color w:val="1F2937"/>
          <w:sz w:val="21"/>
          <w:szCs w:val="21"/>
        </w:rPr>
        <w:t xml:space="preserve">: </w:t>
      </w:r>
      <w:proofErr w:type="spellStart"/>
      <w:r>
        <w:rPr>
          <w:rStyle w:val="Kuat"/>
          <w:rFonts w:ascii="Calibri" w:hAnsi="Calibri" w:cs="Calibri"/>
          <w:color w:val="1F2937"/>
          <w:sz w:val="21"/>
          <w:szCs w:val="21"/>
        </w:rPr>
        <w:t>Lucide</w:t>
      </w:r>
      <w:proofErr w:type="spellEnd"/>
      <w:r>
        <w:rPr>
          <w:rStyle w:val="Kuat"/>
          <w:rFonts w:ascii="Calibri" w:hAnsi="Calibri" w:cs="Calibri"/>
          <w:color w:val="1F2937"/>
          <w:sz w:val="21"/>
          <w:szCs w:val="21"/>
        </w:rPr>
        <w:t xml:space="preserve"> </w:t>
      </w:r>
      <w:proofErr w:type="spellStart"/>
      <w:r>
        <w:rPr>
          <w:rStyle w:val="Kuat"/>
          <w:rFonts w:ascii="Calibri" w:hAnsi="Calibri" w:cs="Calibri"/>
          <w:color w:val="1F2937"/>
          <w:sz w:val="21"/>
          <w:szCs w:val="21"/>
        </w:rPr>
        <w:t>Icons</w:t>
      </w:r>
      <w:proofErr w:type="spellEnd"/>
      <w:r>
        <w:rPr>
          <w:rFonts w:ascii="Calibri" w:hAnsi="Calibri" w:cs="Calibri"/>
          <w:color w:val="1F2937"/>
          <w:sz w:val="21"/>
          <w:szCs w:val="21"/>
        </w:rPr>
        <w:t xml:space="preserve"> (</w:t>
      </w:r>
      <w:proofErr w:type="spellStart"/>
      <w:r>
        <w:rPr>
          <w:rStyle w:val="KodeHTML"/>
          <w:color w:val="1F2937"/>
        </w:rPr>
        <w:t>lucide-react</w:t>
      </w:r>
      <w:proofErr w:type="spellEnd"/>
      <w:r>
        <w:rPr>
          <w:rFonts w:ascii="Calibri" w:hAnsi="Calibri" w:cs="Calibri"/>
          <w:color w:val="1F2937"/>
          <w:sz w:val="21"/>
          <w:szCs w:val="21"/>
        </w:rPr>
        <w:t xml:space="preserve">). Setiap kategori punya ikon + warna dari palet (contoh: Makanan </w:t>
      </w:r>
      <w:r>
        <w:rPr>
          <w:rFonts w:ascii="Segoe UI Emoji" w:hAnsi="Segoe UI Emoji" w:cs="Segoe UI Emoji"/>
          <w:color w:val="1F2937"/>
          <w:sz w:val="21"/>
          <w:szCs w:val="21"/>
        </w:rPr>
        <w:t>🍜</w:t>
      </w:r>
      <w:r>
        <w:rPr>
          <w:rFonts w:ascii="Calibri" w:hAnsi="Calibri" w:cs="Calibri"/>
          <w:color w:val="1F2937"/>
          <w:sz w:val="21"/>
          <w:szCs w:val="21"/>
        </w:rPr>
        <w:t xml:space="preserve"> oranye, Transportasi biru, Pendidikan ungu, Tagihan </w:t>
      </w:r>
      <w:proofErr w:type="spellStart"/>
      <w:r>
        <w:rPr>
          <w:rFonts w:ascii="Calibri" w:hAnsi="Calibri" w:cs="Calibri"/>
          <w:color w:val="1F2937"/>
          <w:sz w:val="21"/>
          <w:szCs w:val="21"/>
        </w:rPr>
        <w:t>pink</w:t>
      </w:r>
      <w:proofErr w:type="spellEnd"/>
      <w:r>
        <w:rPr>
          <w:rFonts w:ascii="Calibri" w:hAnsi="Calibri" w:cs="Calibri"/>
          <w:color w:val="1F2937"/>
          <w:sz w:val="21"/>
          <w:szCs w:val="21"/>
        </w:rPr>
        <w:t xml:space="preserve">, Hiburan </w:t>
      </w:r>
      <w:proofErr w:type="spellStart"/>
      <w:r>
        <w:rPr>
          <w:rFonts w:ascii="Calibri" w:hAnsi="Calibri" w:cs="Calibri"/>
          <w:color w:val="1F2937"/>
          <w:sz w:val="21"/>
          <w:szCs w:val="21"/>
        </w:rPr>
        <w:t>teal</w:t>
      </w:r>
      <w:proofErr w:type="spellEnd"/>
      <w:r>
        <w:rPr>
          <w:rFonts w:ascii="Calibri" w:hAnsi="Calibri" w:cs="Calibri"/>
          <w:color w:val="1F2937"/>
          <w:sz w:val="21"/>
          <w:szCs w:val="21"/>
        </w:rPr>
        <w:t>, Belanja kuning).</w:t>
      </w:r>
    </w:p>
    <w:p w14:paraId="3391C3EB"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7826A0EB">
          <v:rect id="_x0000_i1077" style="width:0;height:1.5pt" o:hralign="center" o:hrstd="t" o:hr="t" fillcolor="#a0a0a0" stroked="f"/>
        </w:pict>
      </w:r>
    </w:p>
    <w:p w14:paraId="7A15D7CC" w14:textId="77777777" w:rsidR="00BC46F0" w:rsidRDefault="00BC46F0">
      <w:pPr>
        <w:pStyle w:val="Judul2"/>
        <w:rPr>
          <w:rFonts w:ascii="Calibri" w:eastAsia="Times New Roman" w:hAnsi="Calibri" w:cs="Calibri"/>
        </w:rPr>
      </w:pPr>
      <w:r>
        <w:rPr>
          <w:rFonts w:ascii="Calibri" w:eastAsia="Times New Roman" w:hAnsi="Calibri" w:cs="Calibri"/>
        </w:rPr>
        <w:t xml:space="preserve">2. </w:t>
      </w:r>
      <w:proofErr w:type="spellStart"/>
      <w:r>
        <w:rPr>
          <w:rFonts w:ascii="Calibri" w:eastAsia="Times New Roman" w:hAnsi="Calibri" w:cs="Calibri"/>
        </w:rPr>
        <w:t>Layout</w:t>
      </w:r>
      <w:proofErr w:type="spellEnd"/>
    </w:p>
    <w:p w14:paraId="3304AD9D" w14:textId="77777777" w:rsidR="00BC46F0" w:rsidRDefault="00BC46F0">
      <w:pPr>
        <w:pStyle w:val="Judul3"/>
        <w:rPr>
          <w:rFonts w:ascii="Calibri" w:eastAsia="Times New Roman" w:hAnsi="Calibri" w:cs="Calibri"/>
        </w:rPr>
      </w:pPr>
      <w:r>
        <w:rPr>
          <w:rFonts w:ascii="Calibri" w:eastAsia="Times New Roman" w:hAnsi="Calibri" w:cs="Calibri"/>
        </w:rPr>
        <w:t>2.1 Desktop (≥ md)</w:t>
      </w:r>
    </w:p>
    <w:p w14:paraId="5585274A" w14:textId="77777777" w:rsidR="00BC46F0" w:rsidRDefault="00BC46F0">
      <w:pPr>
        <w:pStyle w:val="HTMLSudahDiformat"/>
        <w:rPr>
          <w:color w:val="1F2937"/>
          <w:shd w:val="clear" w:color="auto" w:fill="F3F4F6"/>
        </w:rPr>
      </w:pPr>
      <w:r>
        <w:rPr>
          <w:color w:val="1F2937"/>
          <w:shd w:val="clear" w:color="auto" w:fill="F3F4F6"/>
        </w:rPr>
        <w:lastRenderedPageBreak/>
        <w:t>┌────────────┬──────────────────────────────────────────────┐</w:t>
      </w:r>
    </w:p>
    <w:p w14:paraId="7041381E" w14:textId="77777777" w:rsidR="00BC46F0" w:rsidRDefault="00BC46F0">
      <w:pPr>
        <w:pStyle w:val="HTMLSudahDiformat"/>
        <w:rPr>
          <w:color w:val="1F2937"/>
          <w:shd w:val="clear" w:color="auto" w:fill="F3F4F6"/>
        </w:rPr>
      </w:pPr>
      <w:r>
        <w:rPr>
          <w:color w:val="1F2937"/>
          <w:shd w:val="clear" w:color="auto" w:fill="F3F4F6"/>
        </w:rPr>
        <w:t xml:space="preserve">│  SIDEBAR   │  </w:t>
      </w:r>
      <w:proofErr w:type="spellStart"/>
      <w:r>
        <w:rPr>
          <w:color w:val="1F2937"/>
          <w:shd w:val="clear" w:color="auto" w:fill="F3F4F6"/>
        </w:rPr>
        <w:t>Topbar</w:t>
      </w:r>
      <w:proofErr w:type="spellEnd"/>
      <w:r>
        <w:rPr>
          <w:color w:val="1F2937"/>
          <w:shd w:val="clear" w:color="auto" w:fill="F3F4F6"/>
        </w:rPr>
        <w:t>: [</w:t>
      </w:r>
      <w:r>
        <w:rPr>
          <w:rFonts w:ascii="Segoe UI Emoji" w:hAnsi="Segoe UI Emoji" w:cs="Segoe UI Emoji"/>
          <w:color w:val="1F2937"/>
          <w:shd w:val="clear" w:color="auto" w:fill="F3F4F6"/>
        </w:rPr>
        <w:t>🔍</w:t>
      </w:r>
      <w:r>
        <w:rPr>
          <w:color w:val="1F2937"/>
          <w:shd w:val="clear" w:color="auto" w:fill="F3F4F6"/>
        </w:rPr>
        <w:t xml:space="preserve"> Cari transaksi/kategori...]  </w:t>
      </w:r>
      <w:r>
        <w:rPr>
          <w:rFonts w:ascii="Segoe UI Emoji" w:hAnsi="Segoe UI Emoji" w:cs="Segoe UI Emoji"/>
          <w:color w:val="1F2937"/>
          <w:shd w:val="clear" w:color="auto" w:fill="F3F4F6"/>
        </w:rPr>
        <w:t>🔔</w:t>
      </w:r>
      <w:r>
        <w:rPr>
          <w:color w:val="1F2937"/>
          <w:shd w:val="clear" w:color="auto" w:fill="F3F4F6"/>
        </w:rPr>
        <w:t xml:space="preserve"> │</w:t>
      </w:r>
    </w:p>
    <w:p w14:paraId="1112C8DE" w14:textId="77777777" w:rsidR="00BC46F0" w:rsidRDefault="00BC46F0">
      <w:pPr>
        <w:pStyle w:val="HTMLSudahDiformat"/>
        <w:rPr>
          <w:color w:val="1F2937"/>
          <w:shd w:val="clear" w:color="auto" w:fill="F3F4F6"/>
        </w:rPr>
      </w:pPr>
      <w:r>
        <w:rPr>
          <w:color w:val="1F2937"/>
          <w:shd w:val="clear" w:color="auto" w:fill="F3F4F6"/>
        </w:rPr>
        <w:t>│  (</w:t>
      </w:r>
      <w:proofErr w:type="spellStart"/>
      <w:r>
        <w:rPr>
          <w:color w:val="1F2937"/>
          <w:shd w:val="clear" w:color="auto" w:fill="F3F4F6"/>
        </w:rPr>
        <w:t>dark</w:t>
      </w:r>
      <w:proofErr w:type="spellEnd"/>
      <w:r>
        <w:rPr>
          <w:color w:val="1F2937"/>
          <w:shd w:val="clear" w:color="auto" w:fill="F3F4F6"/>
        </w:rPr>
        <w:t>)    │──────────────────────────────────────────────│</w:t>
      </w:r>
    </w:p>
    <w:p w14:paraId="18B0AAC4" w14:textId="77777777" w:rsidR="00BC46F0" w:rsidRDefault="00BC46F0">
      <w:pPr>
        <w:pStyle w:val="HTMLSudahDiformat"/>
        <w:rPr>
          <w:color w:val="1F2937"/>
          <w:shd w:val="clear" w:color="auto" w:fill="F3F4F6"/>
        </w:rPr>
      </w:pPr>
      <w:r>
        <w:rPr>
          <w:color w:val="1F2937"/>
          <w:shd w:val="clear" w:color="auto" w:fill="F3F4F6"/>
        </w:rPr>
        <w:t>│  FINTRACK  │  Konten (max-w-7xl)                          │</w:t>
      </w:r>
    </w:p>
    <w:p w14:paraId="4C93EAEF" w14:textId="77777777" w:rsidR="00BC46F0" w:rsidRDefault="00BC46F0">
      <w:pPr>
        <w:pStyle w:val="HTMLSudahDiformat"/>
        <w:rPr>
          <w:color w:val="1F2937"/>
          <w:shd w:val="clear" w:color="auto" w:fill="F3F4F6"/>
        </w:rPr>
      </w:pPr>
      <w:r>
        <w:rPr>
          <w:color w:val="1F2937"/>
          <w:shd w:val="clear" w:color="auto" w:fill="F3F4F6"/>
        </w:rPr>
        <w:t xml:space="preserve">│  ▸ </w:t>
      </w:r>
      <w:proofErr w:type="spellStart"/>
      <w:r>
        <w:rPr>
          <w:color w:val="1F2937"/>
          <w:shd w:val="clear" w:color="auto" w:fill="F3F4F6"/>
        </w:rPr>
        <w:t>Dashboard</w:t>
      </w:r>
      <w:proofErr w:type="spellEnd"/>
      <w:r>
        <w:rPr>
          <w:color w:val="1F2937"/>
          <w:shd w:val="clear" w:color="auto" w:fill="F3F4F6"/>
        </w:rPr>
        <w:t>│  ┌─ Kartu ─┐ ┌─ Kartu ─┐ ┌─ Kartu ─┐       │</w:t>
      </w:r>
    </w:p>
    <w:p w14:paraId="61A8A279" w14:textId="77777777" w:rsidR="00BC46F0" w:rsidRDefault="00BC46F0">
      <w:pPr>
        <w:pStyle w:val="HTMLSudahDiformat"/>
        <w:rPr>
          <w:color w:val="1F2937"/>
          <w:shd w:val="clear" w:color="auto" w:fill="F3F4F6"/>
        </w:rPr>
      </w:pPr>
      <w:r>
        <w:rPr>
          <w:color w:val="1F2937"/>
          <w:shd w:val="clear" w:color="auto" w:fill="F3F4F6"/>
        </w:rPr>
        <w:t>│  ▸ Transaksi│  └─────────┘ └─────────┘ └─────────┘       │</w:t>
      </w:r>
    </w:p>
    <w:p w14:paraId="1D6DD905" w14:textId="77777777" w:rsidR="00BC46F0" w:rsidRDefault="00BC46F0">
      <w:pPr>
        <w:pStyle w:val="HTMLSudahDiformat"/>
        <w:rPr>
          <w:color w:val="1F2937"/>
          <w:shd w:val="clear" w:color="auto" w:fill="F3F4F6"/>
        </w:rPr>
      </w:pPr>
      <w:r>
        <w:rPr>
          <w:color w:val="1F2937"/>
          <w:shd w:val="clear" w:color="auto" w:fill="F3F4F6"/>
        </w:rPr>
        <w:t xml:space="preserve">│  ▸ </w:t>
      </w:r>
      <w:proofErr w:type="spellStart"/>
      <w:r>
        <w:rPr>
          <w:color w:val="1F2937"/>
          <w:shd w:val="clear" w:color="auto" w:fill="F3F4F6"/>
        </w:rPr>
        <w:t>Budget</w:t>
      </w:r>
      <w:proofErr w:type="spellEnd"/>
      <w:r>
        <w:rPr>
          <w:color w:val="1F2937"/>
          <w:shd w:val="clear" w:color="auto" w:fill="F3F4F6"/>
        </w:rPr>
        <w:t xml:space="preserve">   │                                              │</w:t>
      </w:r>
    </w:p>
    <w:p w14:paraId="1A2B5F39" w14:textId="77777777" w:rsidR="00BC46F0" w:rsidRDefault="00BC46F0">
      <w:pPr>
        <w:pStyle w:val="HTMLSudahDiformat"/>
        <w:rPr>
          <w:color w:val="1F2937"/>
          <w:shd w:val="clear" w:color="auto" w:fill="F3F4F6"/>
        </w:rPr>
      </w:pPr>
      <w:r>
        <w:rPr>
          <w:color w:val="1F2937"/>
          <w:shd w:val="clear" w:color="auto" w:fill="F3F4F6"/>
        </w:rPr>
        <w:t>│  ▸ Financial│                                              │</w:t>
      </w:r>
    </w:p>
    <w:p w14:paraId="0CF0CF59" w14:textId="77777777" w:rsidR="00BC46F0" w:rsidRDefault="00BC46F0">
      <w:pPr>
        <w:pStyle w:val="HTMLSudahDiformat"/>
        <w:rPr>
          <w:color w:val="1F2937"/>
          <w:shd w:val="clear" w:color="auto" w:fill="F3F4F6"/>
        </w:rPr>
      </w:pPr>
      <w:r>
        <w:rPr>
          <w:color w:val="1F2937"/>
          <w:shd w:val="clear" w:color="auto" w:fill="F3F4F6"/>
        </w:rPr>
        <w:t>│    To-Do    │                                              │</w:t>
      </w:r>
    </w:p>
    <w:p w14:paraId="0D4F414F" w14:textId="77777777" w:rsidR="00BC46F0" w:rsidRDefault="00BC46F0">
      <w:pPr>
        <w:pStyle w:val="HTMLSudahDiformat"/>
        <w:rPr>
          <w:color w:val="1F2937"/>
          <w:shd w:val="clear" w:color="auto" w:fill="F3F4F6"/>
        </w:rPr>
      </w:pPr>
      <w:r>
        <w:rPr>
          <w:color w:val="1F2937"/>
          <w:shd w:val="clear" w:color="auto" w:fill="F3F4F6"/>
        </w:rPr>
        <w:t>│  ▸ Pengaturan│                                             │</w:t>
      </w:r>
    </w:p>
    <w:p w14:paraId="34891B1D" w14:textId="77777777" w:rsidR="00BC46F0" w:rsidRDefault="00BC46F0">
      <w:pPr>
        <w:pStyle w:val="HTMLSudahDiformat"/>
        <w:rPr>
          <w:color w:val="1F2937"/>
          <w:shd w:val="clear" w:color="auto" w:fill="F3F4F6"/>
        </w:rPr>
      </w:pPr>
      <w:r>
        <w:rPr>
          <w:color w:val="1F2937"/>
          <w:shd w:val="clear" w:color="auto" w:fill="F3F4F6"/>
        </w:rPr>
        <w:t>│  (profil bawah)                                            │</w:t>
      </w:r>
    </w:p>
    <w:p w14:paraId="0AE1EFD8" w14:textId="77777777" w:rsidR="00BC46F0" w:rsidRDefault="00BC46F0">
      <w:pPr>
        <w:pStyle w:val="HTMLSudahDiformat"/>
        <w:rPr>
          <w:color w:val="1F2937"/>
          <w:shd w:val="clear" w:color="auto" w:fill="F3F4F6"/>
        </w:rPr>
      </w:pPr>
      <w:r>
        <w:rPr>
          <w:color w:val="1F2937"/>
          <w:shd w:val="clear" w:color="auto" w:fill="F3F4F6"/>
        </w:rPr>
        <w:t>└────────────┴──────────────────────────────────────────────┘</w:t>
      </w:r>
    </w:p>
    <w:p w14:paraId="18BAEFD0" w14:textId="77777777" w:rsidR="00BC46F0" w:rsidRDefault="00BC46F0">
      <w:pPr>
        <w:numPr>
          <w:ilvl w:val="0"/>
          <w:numId w:val="33"/>
        </w:numPr>
        <w:spacing w:before="40" w:after="40"/>
        <w:ind w:left="10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Sidebar</w:t>
      </w:r>
      <w:proofErr w:type="spellEnd"/>
      <w:r>
        <w:rPr>
          <w:rFonts w:ascii="Calibri" w:eastAsia="Times New Roman" w:hAnsi="Calibri" w:cs="Calibri"/>
          <w:color w:val="1F2937"/>
          <w:sz w:val="21"/>
          <w:szCs w:val="21"/>
        </w:rPr>
        <w:t xml:space="preserve"> tetap (</w:t>
      </w:r>
      <w:proofErr w:type="spellStart"/>
      <w:r>
        <w:rPr>
          <w:rFonts w:ascii="Calibri" w:eastAsia="Times New Roman" w:hAnsi="Calibri" w:cs="Calibri"/>
          <w:color w:val="1F2937"/>
          <w:sz w:val="21"/>
          <w:szCs w:val="21"/>
        </w:rPr>
        <w:t>fixed</w:t>
      </w:r>
      <w:proofErr w:type="spellEnd"/>
      <w:r>
        <w:rPr>
          <w:rFonts w:ascii="Calibri" w:eastAsia="Times New Roman" w:hAnsi="Calibri" w:cs="Calibri"/>
          <w:color w:val="1F2937"/>
          <w:sz w:val="21"/>
          <w:szCs w:val="21"/>
        </w:rPr>
        <w:t xml:space="preserve">) 240–256px, </w:t>
      </w:r>
      <w:proofErr w:type="spellStart"/>
      <w:r>
        <w:rPr>
          <w:rFonts w:ascii="Calibri" w:eastAsia="Times New Roman" w:hAnsi="Calibri" w:cs="Calibri"/>
          <w:color w:val="1F2937"/>
          <w:sz w:val="21"/>
          <w:szCs w:val="21"/>
        </w:rPr>
        <w:t>background</w:t>
      </w:r>
      <w:proofErr w:type="spellEnd"/>
      <w:r>
        <w:rPr>
          <w:rFonts w:ascii="Calibri" w:eastAsia="Times New Roman" w:hAnsi="Calibri" w:cs="Calibri"/>
          <w:color w:val="1F2937"/>
          <w:sz w:val="21"/>
          <w:szCs w:val="21"/>
        </w:rPr>
        <w:t xml:space="preserve"> </w:t>
      </w:r>
      <w:proofErr w:type="spellStart"/>
      <w:r>
        <w:rPr>
          <w:rStyle w:val="KodeHTML"/>
          <w:color w:val="1F2937"/>
        </w:rPr>
        <w:t>sidebar</w:t>
      </w:r>
      <w:proofErr w:type="spellEnd"/>
      <w:r>
        <w:rPr>
          <w:rFonts w:ascii="Calibri" w:eastAsia="Times New Roman" w:hAnsi="Calibri" w:cs="Calibri"/>
          <w:color w:val="1F2937"/>
          <w:sz w:val="21"/>
          <w:szCs w:val="21"/>
        </w:rPr>
        <w:t xml:space="preserve">, teks putih; item aktif = </w:t>
      </w:r>
      <w:proofErr w:type="spellStart"/>
      <w:r>
        <w:rPr>
          <w:rFonts w:ascii="Calibri" w:eastAsia="Times New Roman" w:hAnsi="Calibri" w:cs="Calibri"/>
          <w:color w:val="1F2937"/>
          <w:sz w:val="21"/>
          <w:szCs w:val="21"/>
        </w:rPr>
        <w:t>pill</w:t>
      </w:r>
      <w:proofErr w:type="spellEnd"/>
      <w:r>
        <w:rPr>
          <w:rFonts w:ascii="Calibri" w:eastAsia="Times New Roman" w:hAnsi="Calibri" w:cs="Calibri"/>
          <w:color w:val="1F2937"/>
          <w:sz w:val="21"/>
          <w:szCs w:val="21"/>
        </w:rPr>
        <w:t xml:space="preserve"> </w:t>
      </w:r>
      <w:proofErr w:type="spellStart"/>
      <w:r>
        <w:rPr>
          <w:rStyle w:val="KodeHTML"/>
          <w:color w:val="1F2937"/>
        </w:rPr>
        <w:t>primary</w:t>
      </w:r>
      <w:proofErr w:type="spellEnd"/>
      <w:r>
        <w:rPr>
          <w:rFonts w:ascii="Calibri" w:eastAsia="Times New Roman" w:hAnsi="Calibri" w:cs="Calibri"/>
          <w:color w:val="1F2937"/>
          <w:sz w:val="21"/>
          <w:szCs w:val="21"/>
        </w:rPr>
        <w:t>.</w:t>
      </w:r>
    </w:p>
    <w:p w14:paraId="568EB6D5" w14:textId="77777777" w:rsidR="00BC46F0" w:rsidRDefault="00BC46F0">
      <w:pPr>
        <w:numPr>
          <w:ilvl w:val="0"/>
          <w:numId w:val="33"/>
        </w:numPr>
        <w:spacing w:before="40" w:after="40"/>
        <w:ind w:left="10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Sidebar</w:t>
      </w:r>
      <w:proofErr w:type="spellEnd"/>
      <w:r>
        <w:rPr>
          <w:rFonts w:ascii="Calibri" w:eastAsia="Times New Roman" w:hAnsi="Calibri" w:cs="Calibri"/>
          <w:color w:val="1F2937"/>
          <w:sz w:val="21"/>
          <w:szCs w:val="21"/>
        </w:rPr>
        <w:t xml:space="preserve"> MVP (sesuai </w:t>
      </w:r>
      <w:proofErr w:type="spellStart"/>
      <w:r>
        <w:rPr>
          <w:rFonts w:ascii="Calibri" w:eastAsia="Times New Roman" w:hAnsi="Calibri" w:cs="Calibri"/>
          <w:color w:val="1F2937"/>
          <w:sz w:val="21"/>
          <w:szCs w:val="21"/>
        </w:rPr>
        <w:t>scope</w:t>
      </w:r>
      <w:proofErr w:type="spellEnd"/>
      <w:r>
        <w:rPr>
          <w:rFonts w:ascii="Calibri" w:eastAsia="Times New Roman" w:hAnsi="Calibri" w:cs="Calibri"/>
          <w:color w:val="1F2937"/>
          <w:sz w:val="21"/>
          <w:szCs w:val="21"/>
        </w:rPr>
        <w:t xml:space="preserve"> terkunci): </w:t>
      </w:r>
      <w:proofErr w:type="spellStart"/>
      <w:r>
        <w:rPr>
          <w:rStyle w:val="Kuat"/>
          <w:rFonts w:ascii="Calibri" w:eastAsia="Times New Roman" w:hAnsi="Calibri" w:cs="Calibri"/>
          <w:color w:val="1F2937"/>
          <w:sz w:val="21"/>
          <w:szCs w:val="21"/>
        </w:rPr>
        <w:t>Dashboard</w:t>
      </w:r>
      <w:proofErr w:type="spellEnd"/>
      <w:r>
        <w:rPr>
          <w:rStyle w:val="Kuat"/>
          <w:rFonts w:ascii="Calibri" w:eastAsia="Times New Roman" w:hAnsi="Calibri" w:cs="Calibri"/>
          <w:color w:val="1F2937"/>
          <w:sz w:val="21"/>
          <w:szCs w:val="21"/>
        </w:rPr>
        <w:t xml:space="preserve">, Transaksi, </w:t>
      </w:r>
      <w:proofErr w:type="spellStart"/>
      <w:r>
        <w:rPr>
          <w:rStyle w:val="Kuat"/>
          <w:rFonts w:ascii="Calibri" w:eastAsia="Times New Roman" w:hAnsi="Calibri" w:cs="Calibri"/>
          <w:color w:val="1F2937"/>
          <w:sz w:val="21"/>
          <w:szCs w:val="21"/>
        </w:rPr>
        <w:t>Budget</w:t>
      </w:r>
      <w:proofErr w:type="spellEnd"/>
      <w:r>
        <w:rPr>
          <w:rStyle w:val="Kuat"/>
          <w:rFonts w:ascii="Calibri" w:eastAsia="Times New Roman" w:hAnsi="Calibri" w:cs="Calibri"/>
          <w:color w:val="1F2937"/>
          <w:sz w:val="21"/>
          <w:szCs w:val="21"/>
        </w:rPr>
        <w:t>, Financial To-Do, Pengaturan</w:t>
      </w:r>
      <w:r>
        <w:rPr>
          <w:rFonts w:ascii="Calibri" w:eastAsia="Times New Roman" w:hAnsi="Calibri" w:cs="Calibri"/>
          <w:color w:val="1F2937"/>
          <w:sz w:val="21"/>
          <w:szCs w:val="21"/>
        </w:rPr>
        <w:t xml:space="preserve">. Item </w:t>
      </w:r>
      <w:proofErr w:type="spellStart"/>
      <w:r>
        <w:rPr>
          <w:rStyle w:val="Kuat"/>
          <w:rFonts w:ascii="Calibri" w:eastAsia="Times New Roman" w:hAnsi="Calibri" w:cs="Calibri"/>
          <w:color w:val="1F2937"/>
          <w:sz w:val="21"/>
          <w:szCs w:val="21"/>
        </w:rPr>
        <w:t>Goal</w:t>
      </w:r>
      <w:proofErr w:type="spellEnd"/>
      <w:r>
        <w:rPr>
          <w:rFonts w:ascii="Calibri" w:eastAsia="Times New Roman" w:hAnsi="Calibri" w:cs="Calibri"/>
          <w:color w:val="1F2937"/>
          <w:sz w:val="21"/>
          <w:szCs w:val="21"/>
        </w:rPr>
        <w:t xml:space="preserve"> dan </w:t>
      </w:r>
      <w:r>
        <w:rPr>
          <w:rStyle w:val="Kuat"/>
          <w:rFonts w:ascii="Calibri" w:eastAsia="Times New Roman" w:hAnsi="Calibri" w:cs="Calibri"/>
          <w:color w:val="1F2937"/>
          <w:sz w:val="21"/>
          <w:szCs w:val="21"/>
        </w:rPr>
        <w:t>Laporan</w:t>
      </w:r>
      <w:r>
        <w:rPr>
          <w:rFonts w:ascii="Calibri" w:eastAsia="Times New Roman" w:hAnsi="Calibri" w:cs="Calibri"/>
          <w:color w:val="1F2937"/>
          <w:sz w:val="21"/>
          <w:szCs w:val="21"/>
        </w:rPr>
        <w:t xml:space="preserve"> di </w:t>
      </w:r>
      <w:proofErr w:type="spellStart"/>
      <w:r>
        <w:rPr>
          <w:rFonts w:ascii="Calibri" w:eastAsia="Times New Roman" w:hAnsi="Calibri" w:cs="Calibri"/>
          <w:color w:val="1F2937"/>
          <w:sz w:val="21"/>
          <w:szCs w:val="21"/>
        </w:rPr>
        <w:t>mockup</w:t>
      </w:r>
      <w:proofErr w:type="spellEnd"/>
      <w:r>
        <w:rPr>
          <w:rFonts w:ascii="Calibri" w:eastAsia="Times New Roman" w:hAnsi="Calibri" w:cs="Calibri"/>
          <w:color w:val="1F2937"/>
          <w:sz w:val="21"/>
          <w:szCs w:val="21"/>
        </w:rPr>
        <w:t xml:space="preserve"> = </w:t>
      </w:r>
      <w:proofErr w:type="spellStart"/>
      <w:r>
        <w:rPr>
          <w:rFonts w:ascii="Calibri" w:eastAsia="Times New Roman" w:hAnsi="Calibri" w:cs="Calibri"/>
          <w:color w:val="1F2937"/>
          <w:sz w:val="21"/>
          <w:szCs w:val="21"/>
        </w:rPr>
        <w:t>out-of-scope</w:t>
      </w:r>
      <w:proofErr w:type="spellEnd"/>
      <w:r>
        <w:rPr>
          <w:rFonts w:ascii="Calibri" w:eastAsia="Times New Roman" w:hAnsi="Calibri" w:cs="Calibri"/>
          <w:color w:val="1F2937"/>
          <w:sz w:val="21"/>
          <w:szCs w:val="21"/>
        </w:rPr>
        <w:t xml:space="preserve"> MVP (lihat Bagian 5) — disembunyikan di Tahap 1, muncul di Tahap 2.</w:t>
      </w:r>
    </w:p>
    <w:p w14:paraId="3C08F307" w14:textId="77777777" w:rsidR="00BC46F0" w:rsidRDefault="00BC46F0">
      <w:pPr>
        <w:numPr>
          <w:ilvl w:val="0"/>
          <w:numId w:val="33"/>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Di </w:t>
      </w:r>
      <w:proofErr w:type="spellStart"/>
      <w:r>
        <w:rPr>
          <w:rFonts w:ascii="Calibri" w:eastAsia="Times New Roman" w:hAnsi="Calibri" w:cs="Calibri"/>
          <w:color w:val="1F2937"/>
          <w:sz w:val="21"/>
          <w:szCs w:val="21"/>
        </w:rPr>
        <w:t>sidebar</w:t>
      </w:r>
      <w:proofErr w:type="spellEnd"/>
      <w:r>
        <w:rPr>
          <w:rFonts w:ascii="Calibri" w:eastAsia="Times New Roman" w:hAnsi="Calibri" w:cs="Calibri"/>
          <w:color w:val="1F2937"/>
          <w:sz w:val="21"/>
          <w:szCs w:val="21"/>
        </w:rPr>
        <w:t xml:space="preserve"> juga ada panel motivasi ("Kelola hari ini...") + profil </w:t>
      </w:r>
      <w:proofErr w:type="spellStart"/>
      <w:r>
        <w:rPr>
          <w:rFonts w:ascii="Calibri" w:eastAsia="Times New Roman" w:hAnsi="Calibri" w:cs="Calibri"/>
          <w:color w:val="1F2937"/>
          <w:sz w:val="21"/>
          <w:szCs w:val="21"/>
        </w:rPr>
        <w:t>user</w:t>
      </w:r>
      <w:proofErr w:type="spellEnd"/>
      <w:r>
        <w:rPr>
          <w:rFonts w:ascii="Calibri" w:eastAsia="Times New Roman" w:hAnsi="Calibri" w:cs="Calibri"/>
          <w:color w:val="1F2937"/>
          <w:sz w:val="21"/>
          <w:szCs w:val="21"/>
        </w:rPr>
        <w:t xml:space="preserve"> di bawah — boleh </w:t>
      </w:r>
      <w:proofErr w:type="spellStart"/>
      <w:r>
        <w:rPr>
          <w:rFonts w:ascii="Calibri" w:eastAsia="Times New Roman" w:hAnsi="Calibri" w:cs="Calibri"/>
          <w:color w:val="1F2937"/>
          <w:sz w:val="21"/>
          <w:szCs w:val="21"/>
        </w:rPr>
        <w:t>diimplement</w:t>
      </w:r>
      <w:proofErr w:type="spellEnd"/>
      <w:r>
        <w:rPr>
          <w:rFonts w:ascii="Calibri" w:eastAsia="Times New Roman" w:hAnsi="Calibri" w:cs="Calibri"/>
          <w:color w:val="1F2937"/>
          <w:sz w:val="21"/>
          <w:szCs w:val="21"/>
        </w:rPr>
        <w:t xml:space="preserve"> sebagai elemen statis.</w:t>
      </w:r>
    </w:p>
    <w:p w14:paraId="3E6031BA" w14:textId="77777777" w:rsidR="00BC46F0" w:rsidRDefault="00BC46F0">
      <w:pPr>
        <w:pStyle w:val="Judul3"/>
        <w:rPr>
          <w:rFonts w:ascii="Calibri" w:eastAsia="Times New Roman" w:hAnsi="Calibri" w:cs="Calibri"/>
        </w:rPr>
      </w:pPr>
      <w:r>
        <w:rPr>
          <w:rFonts w:ascii="Calibri" w:eastAsia="Times New Roman" w:hAnsi="Calibri" w:cs="Calibri"/>
        </w:rPr>
        <w:t>2.2 Mobile (&lt; md)</w:t>
      </w:r>
    </w:p>
    <w:p w14:paraId="0B6092C7" w14:textId="77777777" w:rsidR="00BC46F0" w:rsidRDefault="00BC46F0">
      <w:pPr>
        <w:numPr>
          <w:ilvl w:val="0"/>
          <w:numId w:val="34"/>
        </w:numPr>
        <w:spacing w:before="40" w:after="40"/>
        <w:ind w:left="1040"/>
        <w:rPr>
          <w:rFonts w:ascii="Calibri" w:eastAsia="Times New Roman" w:hAnsi="Calibri" w:cs="Calibri"/>
          <w:color w:val="1F2937"/>
          <w:sz w:val="21"/>
          <w:szCs w:val="21"/>
        </w:rPr>
      </w:pPr>
      <w:proofErr w:type="spellStart"/>
      <w:r>
        <w:rPr>
          <w:rFonts w:ascii="Calibri" w:eastAsia="Times New Roman" w:hAnsi="Calibri" w:cs="Calibri"/>
          <w:color w:val="1F2937"/>
          <w:sz w:val="21"/>
          <w:szCs w:val="21"/>
        </w:rPr>
        <w:t>Sidebar</w:t>
      </w:r>
      <w:proofErr w:type="spellEnd"/>
      <w:r>
        <w:rPr>
          <w:rFonts w:ascii="Calibri" w:eastAsia="Times New Roman" w:hAnsi="Calibri" w:cs="Calibri"/>
          <w:color w:val="1F2937"/>
          <w:sz w:val="21"/>
          <w:szCs w:val="21"/>
        </w:rPr>
        <w:t xml:space="preserve"> diganti </w:t>
      </w:r>
      <w:proofErr w:type="spellStart"/>
      <w:r>
        <w:rPr>
          <w:rStyle w:val="Kuat"/>
          <w:rFonts w:ascii="Calibri" w:eastAsia="Times New Roman" w:hAnsi="Calibri" w:cs="Calibri"/>
          <w:color w:val="1F2937"/>
          <w:sz w:val="21"/>
          <w:szCs w:val="21"/>
        </w:rPr>
        <w:t>bottom</w:t>
      </w:r>
      <w:proofErr w:type="spellEnd"/>
      <w:r>
        <w:rPr>
          <w:rStyle w:val="Kuat"/>
          <w:rFonts w:ascii="Calibri" w:eastAsia="Times New Roman" w:hAnsi="Calibri" w:cs="Calibri"/>
          <w:color w:val="1F2937"/>
          <w:sz w:val="21"/>
          <w:szCs w:val="21"/>
        </w:rPr>
        <w:t xml:space="preserve"> </w:t>
      </w:r>
      <w:proofErr w:type="spellStart"/>
      <w:r>
        <w:rPr>
          <w:rStyle w:val="Kuat"/>
          <w:rFonts w:ascii="Calibri" w:eastAsia="Times New Roman" w:hAnsi="Calibri" w:cs="Calibri"/>
          <w:color w:val="1F2937"/>
          <w:sz w:val="21"/>
          <w:szCs w:val="21"/>
        </w:rPr>
        <w:t>navigation</w:t>
      </w:r>
      <w:proofErr w:type="spellEnd"/>
      <w:r>
        <w:rPr>
          <w:rStyle w:val="Kuat"/>
          <w:rFonts w:ascii="Calibri" w:eastAsia="Times New Roman" w:hAnsi="Calibri" w:cs="Calibri"/>
          <w:color w:val="1F2937"/>
          <w:sz w:val="21"/>
          <w:szCs w:val="21"/>
        </w:rPr>
        <w:t xml:space="preserve"> 5 item</w:t>
      </w:r>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Dashboard</w:t>
      </w:r>
      <w:proofErr w:type="spellEnd"/>
      <w:r>
        <w:rPr>
          <w:rFonts w:ascii="Calibri" w:eastAsia="Times New Roman" w:hAnsi="Calibri" w:cs="Calibri"/>
          <w:color w:val="1F2937"/>
          <w:sz w:val="21"/>
          <w:szCs w:val="21"/>
        </w:rPr>
        <w:t xml:space="preserve">, Transaksi, </w:t>
      </w:r>
      <w:proofErr w:type="spellStart"/>
      <w:r>
        <w:rPr>
          <w:rFonts w:ascii="Calibri" w:eastAsia="Times New Roman" w:hAnsi="Calibri" w:cs="Calibri"/>
          <w:color w:val="1F2937"/>
          <w:sz w:val="21"/>
          <w:szCs w:val="21"/>
        </w:rPr>
        <w:t>Budget</w:t>
      </w:r>
      <w:proofErr w:type="spellEnd"/>
      <w:r>
        <w:rPr>
          <w:rFonts w:ascii="Calibri" w:eastAsia="Times New Roman" w:hAnsi="Calibri" w:cs="Calibri"/>
          <w:color w:val="1F2937"/>
          <w:sz w:val="21"/>
          <w:szCs w:val="21"/>
        </w:rPr>
        <w:t xml:space="preserve">, To-Do, Lainnya (sesuai </w:t>
      </w:r>
      <w:proofErr w:type="spellStart"/>
      <w:r>
        <w:rPr>
          <w:rFonts w:ascii="Calibri" w:eastAsia="Times New Roman" w:hAnsi="Calibri" w:cs="Calibri"/>
          <w:color w:val="1F2937"/>
          <w:sz w:val="21"/>
          <w:szCs w:val="21"/>
        </w:rPr>
        <w:t>mockup</w:t>
      </w:r>
      <w:proofErr w:type="spellEnd"/>
      <w:r>
        <w:rPr>
          <w:rFonts w:ascii="Calibri" w:eastAsia="Times New Roman" w:hAnsi="Calibri" w:cs="Calibri"/>
          <w:color w:val="1F2937"/>
          <w:sz w:val="21"/>
          <w:szCs w:val="21"/>
        </w:rPr>
        <w:t xml:space="preserve">; "Lainnya" membuka </w:t>
      </w:r>
      <w:proofErr w:type="spellStart"/>
      <w:r>
        <w:rPr>
          <w:rFonts w:ascii="Calibri" w:eastAsia="Times New Roman" w:hAnsi="Calibri" w:cs="Calibri"/>
          <w:color w:val="1F2937"/>
          <w:sz w:val="21"/>
          <w:szCs w:val="21"/>
        </w:rPr>
        <w:t>sheet</w:t>
      </w:r>
      <w:proofErr w:type="spellEnd"/>
      <w:r>
        <w:rPr>
          <w:rFonts w:ascii="Calibri" w:eastAsia="Times New Roman" w:hAnsi="Calibri" w:cs="Calibri"/>
          <w:color w:val="1F2937"/>
          <w:sz w:val="21"/>
          <w:szCs w:val="21"/>
        </w:rPr>
        <w:t xml:space="preserve"> berisi Pengaturan/</w:t>
      </w:r>
      <w:proofErr w:type="spellStart"/>
      <w:r>
        <w:rPr>
          <w:rFonts w:ascii="Calibri" w:eastAsia="Times New Roman" w:hAnsi="Calibri" w:cs="Calibri"/>
          <w:color w:val="1F2937"/>
          <w:sz w:val="21"/>
          <w:szCs w:val="21"/>
        </w:rPr>
        <w:t>Logout</w:t>
      </w:r>
      <w:proofErr w:type="spellEnd"/>
      <w:r>
        <w:rPr>
          <w:rFonts w:ascii="Calibri" w:eastAsia="Times New Roman" w:hAnsi="Calibri" w:cs="Calibri"/>
          <w:color w:val="1F2937"/>
          <w:sz w:val="21"/>
          <w:szCs w:val="21"/>
        </w:rPr>
        <w:t>).</w:t>
      </w:r>
    </w:p>
    <w:p w14:paraId="12EB867B" w14:textId="77777777" w:rsidR="00BC46F0" w:rsidRDefault="00BC46F0">
      <w:pPr>
        <w:numPr>
          <w:ilvl w:val="0"/>
          <w:numId w:val="34"/>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 xml:space="preserve">Kartu statistik jadi </w:t>
      </w:r>
      <w:proofErr w:type="spellStart"/>
      <w:r>
        <w:rPr>
          <w:rFonts w:ascii="Calibri" w:eastAsia="Times New Roman" w:hAnsi="Calibri" w:cs="Calibri"/>
          <w:color w:val="1F2937"/>
          <w:sz w:val="21"/>
          <w:szCs w:val="21"/>
        </w:rPr>
        <w:t>carousel</w:t>
      </w:r>
      <w:proofErr w:type="spellEnd"/>
      <w:r>
        <w:rPr>
          <w:rFonts w:ascii="Calibri" w:eastAsia="Times New Roman" w:hAnsi="Calibri" w:cs="Calibri"/>
          <w:color w:val="1F2937"/>
          <w:sz w:val="21"/>
          <w:szCs w:val="21"/>
        </w:rPr>
        <w:t>/</w:t>
      </w:r>
      <w:proofErr w:type="spellStart"/>
      <w:r>
        <w:rPr>
          <w:rFonts w:ascii="Calibri" w:eastAsia="Times New Roman" w:hAnsi="Calibri" w:cs="Calibri"/>
          <w:color w:val="1F2937"/>
          <w:sz w:val="21"/>
          <w:szCs w:val="21"/>
        </w:rPr>
        <w:t>stack</w:t>
      </w:r>
      <w:proofErr w:type="spellEnd"/>
      <w:r>
        <w:rPr>
          <w:rFonts w:ascii="Calibri" w:eastAsia="Times New Roman" w:hAnsi="Calibri" w:cs="Calibri"/>
          <w:color w:val="1F2937"/>
          <w:sz w:val="21"/>
          <w:szCs w:val="21"/>
        </w:rPr>
        <w:t xml:space="preserve"> vertikal; </w:t>
      </w:r>
      <w:proofErr w:type="spellStart"/>
      <w:r>
        <w:rPr>
          <w:rFonts w:ascii="Calibri" w:eastAsia="Times New Roman" w:hAnsi="Calibri" w:cs="Calibri"/>
          <w:color w:val="1F2937"/>
          <w:sz w:val="21"/>
          <w:szCs w:val="21"/>
        </w:rPr>
        <w:t>chart</w:t>
      </w:r>
      <w:proofErr w:type="spellEnd"/>
      <w:r>
        <w:rPr>
          <w:rFonts w:ascii="Calibri" w:eastAsia="Times New Roman" w:hAnsi="Calibri" w:cs="Calibri"/>
          <w:color w:val="1F2937"/>
          <w:sz w:val="21"/>
          <w:szCs w:val="21"/>
        </w:rPr>
        <w:t xml:space="preserve"> </w:t>
      </w:r>
      <w:proofErr w:type="spellStart"/>
      <w:r>
        <w:rPr>
          <w:rFonts w:ascii="Calibri" w:eastAsia="Times New Roman" w:hAnsi="Calibri" w:cs="Calibri"/>
          <w:color w:val="1F2937"/>
          <w:sz w:val="21"/>
          <w:szCs w:val="21"/>
        </w:rPr>
        <w:t>donut</w:t>
      </w:r>
      <w:proofErr w:type="spellEnd"/>
      <w:r>
        <w:rPr>
          <w:rFonts w:ascii="Calibri" w:eastAsia="Times New Roman" w:hAnsi="Calibri" w:cs="Calibri"/>
          <w:color w:val="1F2937"/>
          <w:sz w:val="21"/>
          <w:szCs w:val="21"/>
        </w:rPr>
        <w:t xml:space="preserve"> &amp; </w:t>
      </w:r>
      <w:proofErr w:type="spellStart"/>
      <w:r>
        <w:rPr>
          <w:rFonts w:ascii="Calibri" w:eastAsia="Times New Roman" w:hAnsi="Calibri" w:cs="Calibri"/>
          <w:color w:val="1F2937"/>
          <w:sz w:val="21"/>
          <w:szCs w:val="21"/>
        </w:rPr>
        <w:t>line</w:t>
      </w:r>
      <w:proofErr w:type="spellEnd"/>
      <w:r>
        <w:rPr>
          <w:rFonts w:ascii="Calibri" w:eastAsia="Times New Roman" w:hAnsi="Calibri" w:cs="Calibri"/>
          <w:color w:val="1F2937"/>
          <w:sz w:val="21"/>
          <w:szCs w:val="21"/>
        </w:rPr>
        <w:t xml:space="preserve"> tetap, ukuran menyusut.</w:t>
      </w:r>
    </w:p>
    <w:p w14:paraId="7092DA46" w14:textId="77777777" w:rsidR="00BC46F0" w:rsidRDefault="00BC46F0">
      <w:pPr>
        <w:numPr>
          <w:ilvl w:val="0"/>
          <w:numId w:val="34"/>
        </w:numPr>
        <w:spacing w:before="40" w:after="40"/>
        <w:ind w:left="1040"/>
        <w:rPr>
          <w:rFonts w:ascii="Calibri" w:eastAsia="Times New Roman" w:hAnsi="Calibri" w:cs="Calibri"/>
          <w:color w:val="1F2937"/>
          <w:sz w:val="21"/>
          <w:szCs w:val="21"/>
        </w:rPr>
      </w:pPr>
      <w:r>
        <w:rPr>
          <w:rFonts w:ascii="Calibri" w:eastAsia="Times New Roman" w:hAnsi="Calibri" w:cs="Calibri"/>
          <w:color w:val="1F2937"/>
          <w:sz w:val="21"/>
          <w:szCs w:val="21"/>
        </w:rPr>
        <w:t>FAB "+" untuk Tambah Transaksi cepat (</w:t>
      </w:r>
      <w:proofErr w:type="spellStart"/>
      <w:r>
        <w:rPr>
          <w:rFonts w:ascii="Calibri" w:eastAsia="Times New Roman" w:hAnsi="Calibri" w:cs="Calibri"/>
          <w:color w:val="1F2937"/>
          <w:sz w:val="21"/>
          <w:szCs w:val="21"/>
        </w:rPr>
        <w:t>mockup</w:t>
      </w:r>
      <w:proofErr w:type="spellEnd"/>
      <w:r>
        <w:rPr>
          <w:rFonts w:ascii="Calibri" w:eastAsia="Times New Roman" w:hAnsi="Calibri" w:cs="Calibri"/>
          <w:color w:val="1F2937"/>
          <w:sz w:val="21"/>
          <w:szCs w:val="21"/>
        </w:rPr>
        <w:t>: tombol hijau bulat).</w:t>
      </w:r>
    </w:p>
    <w:p w14:paraId="4CCC951B"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7CF84B6E">
          <v:rect id="_x0000_i1078" style="width:0;height:1.5pt" o:hralign="center" o:hrstd="t" o:hr="t" fillcolor="#a0a0a0" stroked="f"/>
        </w:pict>
      </w:r>
    </w:p>
    <w:p w14:paraId="5F811961" w14:textId="77777777" w:rsidR="00BC46F0" w:rsidRDefault="00BC46F0">
      <w:pPr>
        <w:pStyle w:val="Judul2"/>
        <w:rPr>
          <w:rFonts w:ascii="Calibri" w:eastAsia="Times New Roman" w:hAnsi="Calibri" w:cs="Calibri"/>
        </w:rPr>
      </w:pPr>
      <w:r>
        <w:rPr>
          <w:rFonts w:ascii="Calibri" w:eastAsia="Times New Roman" w:hAnsi="Calibri" w:cs="Calibri"/>
        </w:rPr>
        <w:t xml:space="preserve">3. </w:t>
      </w:r>
      <w:proofErr w:type="spellStart"/>
      <w:r>
        <w:rPr>
          <w:rFonts w:ascii="Calibri" w:eastAsia="Times New Roman" w:hAnsi="Calibri" w:cs="Calibri"/>
        </w:rPr>
        <w:t>Inventory</w:t>
      </w:r>
      <w:proofErr w:type="spellEnd"/>
      <w:r>
        <w:rPr>
          <w:rFonts w:ascii="Calibri" w:eastAsia="Times New Roman" w:hAnsi="Calibri" w:cs="Calibri"/>
        </w:rPr>
        <w:t xml:space="preserve"> Layar → Modul PRD</w:t>
      </w:r>
    </w:p>
    <w:tbl>
      <w:tblPr>
        <w:tblW w:w="5000" w:type="pct"/>
        <w:tblCellMar>
          <w:top w:w="15" w:type="dxa"/>
          <w:left w:w="15" w:type="dxa"/>
          <w:bottom w:w="15" w:type="dxa"/>
          <w:right w:w="15" w:type="dxa"/>
        </w:tblCellMar>
        <w:tblLook w:val="04A0" w:firstRow="1" w:lastRow="0" w:firstColumn="1" w:lastColumn="0" w:noHBand="0" w:noVBand="1"/>
      </w:tblPr>
      <w:tblGrid>
        <w:gridCol w:w="2881"/>
        <w:gridCol w:w="2105"/>
        <w:gridCol w:w="2934"/>
        <w:gridCol w:w="1090"/>
      </w:tblGrid>
      <w:tr w:rsidR="00A2085B" w14:paraId="55ABA521"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76B77FA4"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 xml:space="preserve">Layar di </w:t>
            </w:r>
            <w:proofErr w:type="spellStart"/>
            <w:r>
              <w:rPr>
                <w:rFonts w:ascii="Calibri" w:eastAsia="Times New Roman" w:hAnsi="Calibri" w:cs="Calibri"/>
                <w:b/>
                <w:bCs/>
                <w:color w:val="0F3D2E"/>
                <w:sz w:val="18"/>
                <w:szCs w:val="18"/>
              </w:rPr>
              <w:t>mockup</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78A8BBDF"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Route</w:t>
            </w:r>
            <w:proofErr w:type="spellEnd"/>
            <w:r>
              <w:rPr>
                <w:rFonts w:ascii="Calibri" w:eastAsia="Times New Roman" w:hAnsi="Calibri" w:cs="Calibri"/>
                <w:b/>
                <w:bCs/>
                <w:color w:val="0F3D2E"/>
                <w:sz w:val="18"/>
                <w:szCs w:val="18"/>
              </w:rPr>
              <w:t xml:space="preserve"> (</w:t>
            </w:r>
            <w:proofErr w:type="spellStart"/>
            <w:r>
              <w:rPr>
                <w:rFonts w:ascii="Calibri" w:eastAsia="Times New Roman" w:hAnsi="Calibri" w:cs="Calibri"/>
                <w:b/>
                <w:bCs/>
                <w:color w:val="0F3D2E"/>
                <w:sz w:val="18"/>
                <w:szCs w:val="18"/>
              </w:rPr>
              <w:t>sitemap</w:t>
            </w:r>
            <w:proofErr w:type="spellEnd"/>
            <w:r>
              <w:rPr>
                <w:rFonts w:ascii="Calibri" w:eastAsia="Times New Roman" w:hAnsi="Calibri" w:cs="Calibri"/>
                <w:b/>
                <w:bCs/>
                <w:color w:val="0F3D2E"/>
                <w:sz w:val="18"/>
                <w:szCs w:val="18"/>
              </w:rPr>
              <w:t xml:space="preserve"> </w:t>
            </w:r>
            <w:proofErr w:type="spellStart"/>
            <w:r>
              <w:rPr>
                <w:rFonts w:ascii="Calibri" w:eastAsia="Times New Roman" w:hAnsi="Calibri" w:cs="Calibri"/>
                <w:b/>
                <w:bCs/>
                <w:color w:val="0F3D2E"/>
                <w:sz w:val="18"/>
                <w:szCs w:val="18"/>
              </w:rPr>
              <w:t>Bag</w:t>
            </w:r>
            <w:proofErr w:type="spellEnd"/>
            <w:r>
              <w:rPr>
                <w:rFonts w:ascii="Calibri" w:eastAsia="Times New Roman" w:hAnsi="Calibri" w:cs="Calibri"/>
                <w:b/>
                <w:bCs/>
                <w:color w:val="0F3D2E"/>
                <w:sz w:val="18"/>
                <w:szCs w:val="18"/>
              </w:rPr>
              <w:t>. 6 PRD)</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7C3C5F9B"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Modul / API</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332CB86B"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Status</w:t>
            </w:r>
          </w:p>
        </w:tc>
      </w:tr>
      <w:tr w:rsidR="00A2085B" w14:paraId="751E3270"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4EACF0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Landing ("Kelola Keuanganmu, Raih Masa Depanmu")</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F156343" w14:textId="77777777" w:rsidR="00BC46F0" w:rsidRDefault="00BC46F0">
            <w:pPr>
              <w:spacing w:before="120" w:after="120"/>
              <w:rPr>
                <w:rFonts w:ascii="Calibri" w:eastAsia="Times New Roman" w:hAnsi="Calibri" w:cs="Calibri"/>
                <w:color w:val="1F2937"/>
                <w:sz w:val="18"/>
                <w:szCs w:val="18"/>
              </w:rPr>
            </w:pPr>
            <w:r>
              <w:rPr>
                <w:rStyle w:val="KodeHTML"/>
                <w:color w:val="1F2937"/>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28DD6C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publik</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674AD0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MVP</w:t>
            </w:r>
          </w:p>
        </w:tc>
      </w:tr>
      <w:tr w:rsidR="00A2085B" w14:paraId="6F2D3E65"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281F7B0"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Login</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email+password</w:t>
            </w:r>
            <w:proofErr w:type="spellEnd"/>
            <w:r>
              <w:rPr>
                <w:rFonts w:ascii="Calibri" w:eastAsia="Times New Roman" w:hAnsi="Calibri" w:cs="Calibri"/>
                <w:color w:val="1F2937"/>
                <w:sz w:val="18"/>
                <w:szCs w:val="18"/>
              </w:rPr>
              <w:t>, ingat saya)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F07DE4C" w14:textId="77777777" w:rsidR="00BC46F0" w:rsidRDefault="00BC46F0">
            <w:pPr>
              <w:spacing w:before="120" w:after="120"/>
              <w:rPr>
                <w:rFonts w:ascii="Calibri" w:eastAsia="Times New Roman" w:hAnsi="Calibri" w:cs="Calibri"/>
                <w:color w:val="1F2937"/>
                <w:sz w:val="18"/>
                <w:szCs w:val="18"/>
              </w:rPr>
            </w:pPr>
            <w:r>
              <w:rPr>
                <w:rStyle w:val="KodeHTML"/>
                <w:color w:val="1F2937"/>
              </w:rPr>
              <w:t>/</w:t>
            </w:r>
            <w:proofErr w:type="spellStart"/>
            <w:r>
              <w:rPr>
                <w:rStyle w:val="KodeHTML"/>
                <w:color w:val="1F2937"/>
              </w:rPr>
              <w:t>auth</w:t>
            </w:r>
            <w:proofErr w:type="spellEnd"/>
            <w:r>
              <w:rPr>
                <w:rStyle w:val="KodeHTML"/>
                <w:color w:val="1F2937"/>
              </w:rPr>
              <w:t>/</w:t>
            </w:r>
            <w:proofErr w:type="spellStart"/>
            <w:r>
              <w:rPr>
                <w:rStyle w:val="KodeHTML"/>
                <w:color w:val="1F2937"/>
              </w:rPr>
              <w:t>login</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BE7EEC4" w14:textId="77777777" w:rsidR="00BC46F0" w:rsidRDefault="00BC46F0">
            <w:pPr>
              <w:spacing w:before="120" w:after="120"/>
              <w:rPr>
                <w:rFonts w:ascii="Calibri" w:eastAsia="Times New Roman" w:hAnsi="Calibri" w:cs="Calibri"/>
                <w:color w:val="1F2937"/>
                <w:sz w:val="18"/>
                <w:szCs w:val="18"/>
              </w:rPr>
            </w:pPr>
            <w:r>
              <w:rPr>
                <w:rStyle w:val="KodeHTML"/>
                <w:color w:val="1F2937"/>
              </w:rPr>
              <w:t>POST /api/v1/</w:t>
            </w:r>
            <w:proofErr w:type="spellStart"/>
            <w:r>
              <w:rPr>
                <w:rStyle w:val="KodeHTML"/>
                <w:color w:val="1F2937"/>
              </w:rPr>
              <w:t>auth</w:t>
            </w:r>
            <w:proofErr w:type="spellEnd"/>
            <w:r>
              <w:rPr>
                <w:rStyle w:val="KodeHTML"/>
                <w:color w:val="1F2937"/>
              </w:rPr>
              <w:t>/</w:t>
            </w:r>
            <w:proofErr w:type="spellStart"/>
            <w:r>
              <w:rPr>
                <w:rStyle w:val="KodeHTML"/>
                <w:color w:val="1F2937"/>
              </w:rPr>
              <w:t>login</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BBF911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MVP</w:t>
            </w:r>
          </w:p>
        </w:tc>
      </w:tr>
      <w:tr w:rsidR="00A2085B" w14:paraId="175B22BE"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5BFA73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Register (tab "Daftar")</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47FEDC9" w14:textId="77777777" w:rsidR="00BC46F0" w:rsidRDefault="00BC46F0">
            <w:pPr>
              <w:spacing w:before="120" w:after="120"/>
              <w:rPr>
                <w:rFonts w:ascii="Calibri" w:eastAsia="Times New Roman" w:hAnsi="Calibri" w:cs="Calibri"/>
                <w:color w:val="1F2937"/>
                <w:sz w:val="18"/>
                <w:szCs w:val="18"/>
              </w:rPr>
            </w:pPr>
            <w:r>
              <w:rPr>
                <w:rStyle w:val="KodeHTML"/>
                <w:color w:val="1F2937"/>
              </w:rPr>
              <w:t>/</w:t>
            </w:r>
            <w:proofErr w:type="spellStart"/>
            <w:r>
              <w:rPr>
                <w:rStyle w:val="KodeHTML"/>
                <w:color w:val="1F2937"/>
              </w:rPr>
              <w:t>auth</w:t>
            </w:r>
            <w:proofErr w:type="spellEnd"/>
            <w:r>
              <w:rPr>
                <w:rStyle w:val="KodeHTML"/>
                <w:color w:val="1F2937"/>
              </w:rPr>
              <w:t>/register</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AD1FFF4" w14:textId="77777777" w:rsidR="00BC46F0" w:rsidRDefault="00BC46F0">
            <w:pPr>
              <w:spacing w:before="120" w:after="120"/>
              <w:rPr>
                <w:rFonts w:ascii="Calibri" w:eastAsia="Times New Roman" w:hAnsi="Calibri" w:cs="Calibri"/>
                <w:color w:val="1F2937"/>
                <w:sz w:val="18"/>
                <w:szCs w:val="18"/>
              </w:rPr>
            </w:pPr>
            <w:r>
              <w:rPr>
                <w:rStyle w:val="KodeHTML"/>
                <w:color w:val="1F2937"/>
              </w:rPr>
              <w:t>POST /api/v1/</w:t>
            </w:r>
            <w:proofErr w:type="spellStart"/>
            <w:r>
              <w:rPr>
                <w:rStyle w:val="KodeHTML"/>
                <w:color w:val="1F2937"/>
              </w:rPr>
              <w:t>auth</w:t>
            </w:r>
            <w:proofErr w:type="spellEnd"/>
            <w:r>
              <w:rPr>
                <w:rStyle w:val="KodeHTML"/>
                <w:color w:val="1F2937"/>
              </w:rPr>
              <w:t>/register</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554F58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MVP (tanpa Google)</w:t>
            </w:r>
          </w:p>
        </w:tc>
      </w:tr>
      <w:tr w:rsidR="00A2085B" w14:paraId="270C17D5"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E509470"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Dashboard</w:t>
            </w:r>
            <w:proofErr w:type="spellEnd"/>
            <w:r>
              <w:rPr>
                <w:rFonts w:ascii="Calibri" w:eastAsia="Times New Roman" w:hAnsi="Calibri" w:cs="Calibri"/>
                <w:color w:val="1F2937"/>
                <w:sz w:val="18"/>
                <w:szCs w:val="18"/>
              </w:rPr>
              <w:t xml:space="preserve"> (4 </w:t>
            </w:r>
            <w:proofErr w:type="spellStart"/>
            <w:r>
              <w:rPr>
                <w:rFonts w:ascii="Calibri" w:eastAsia="Times New Roman" w:hAnsi="Calibri" w:cs="Calibri"/>
                <w:color w:val="1F2937"/>
                <w:sz w:val="18"/>
                <w:szCs w:val="18"/>
              </w:rPr>
              <w:t>stat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card</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chart</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to-do</w:t>
            </w:r>
            <w:proofErr w:type="spellEnd"/>
            <w:r>
              <w:rPr>
                <w:rFonts w:ascii="Calibri" w:eastAsia="Times New Roman" w:hAnsi="Calibri" w:cs="Calibri"/>
                <w:color w:val="1F2937"/>
                <w:sz w:val="18"/>
                <w:szCs w:val="18"/>
              </w:rPr>
              <w:t xml:space="preserve"> + transaksi terbaru)</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45B561F" w14:textId="77777777" w:rsidR="00BC46F0" w:rsidRDefault="00BC46F0">
            <w:pPr>
              <w:spacing w:before="120" w:after="120"/>
              <w:rPr>
                <w:rFonts w:ascii="Calibri" w:eastAsia="Times New Roman" w:hAnsi="Calibri" w:cs="Calibri"/>
                <w:color w:val="1F2937"/>
                <w:sz w:val="18"/>
                <w:szCs w:val="18"/>
              </w:rPr>
            </w:pPr>
            <w:r>
              <w:rPr>
                <w:rStyle w:val="KodeHTML"/>
                <w:color w:val="1F2937"/>
              </w:rPr>
              <w:t>/</w:t>
            </w:r>
            <w:proofErr w:type="spellStart"/>
            <w:r>
              <w:rPr>
                <w:rStyle w:val="KodeHTML"/>
                <w:color w:val="1F2937"/>
              </w:rPr>
              <w:t>app</w:t>
            </w:r>
            <w:proofErr w:type="spellEnd"/>
            <w:r>
              <w:rPr>
                <w:rStyle w:val="KodeHTML"/>
                <w:color w:val="1F2937"/>
              </w:rPr>
              <w:t>/</w:t>
            </w:r>
            <w:proofErr w:type="spellStart"/>
            <w:r>
              <w:rPr>
                <w:rStyle w:val="KodeHTML"/>
                <w:color w:val="1F2937"/>
              </w:rPr>
              <w:t>dashboard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F03970A" w14:textId="77777777" w:rsidR="00BC46F0" w:rsidRDefault="00BC46F0">
            <w:pPr>
              <w:spacing w:before="120" w:after="120"/>
              <w:rPr>
                <w:rFonts w:ascii="Calibri" w:eastAsia="Times New Roman" w:hAnsi="Calibri" w:cs="Calibri"/>
                <w:color w:val="1F2937"/>
                <w:sz w:val="18"/>
                <w:szCs w:val="18"/>
              </w:rPr>
            </w:pPr>
            <w:r>
              <w:rPr>
                <w:rStyle w:val="KodeHTML"/>
                <w:color w:val="1F2937"/>
              </w:rPr>
              <w:t>GET /api/v1/</w:t>
            </w:r>
            <w:proofErr w:type="spellStart"/>
            <w:r>
              <w:rPr>
                <w:rStyle w:val="KodeHTML"/>
                <w:color w:val="1F2937"/>
              </w:rPr>
              <w:t>dashboard</w:t>
            </w:r>
            <w:proofErr w:type="spellEnd"/>
            <w:r>
              <w:rPr>
                <w:rStyle w:val="KodeHTML"/>
                <w:color w:val="1F2937"/>
              </w:rPr>
              <w:t>/</w:t>
            </w:r>
            <w:proofErr w:type="spellStart"/>
            <w:r>
              <w:rPr>
                <w:rStyle w:val="KodeHTML"/>
                <w:color w:val="1F2937"/>
              </w:rPr>
              <w:t>summary</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7C621D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MVP</w:t>
            </w:r>
          </w:p>
        </w:tc>
      </w:tr>
      <w:tr w:rsidR="00A2085B" w14:paraId="007E91AE"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5FB161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Transaksi (tabel, filter bulan/tipe/kategori, tambah)</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C8BC779" w14:textId="77777777" w:rsidR="00BC46F0" w:rsidRDefault="00BC46F0">
            <w:pPr>
              <w:spacing w:before="120" w:after="120"/>
              <w:rPr>
                <w:rFonts w:ascii="Calibri" w:eastAsia="Times New Roman" w:hAnsi="Calibri" w:cs="Calibri"/>
                <w:color w:val="1F2937"/>
                <w:sz w:val="18"/>
                <w:szCs w:val="18"/>
              </w:rPr>
            </w:pPr>
            <w:r>
              <w:rPr>
                <w:rStyle w:val="KodeHTML"/>
                <w:color w:val="1F2937"/>
              </w:rPr>
              <w:t>/</w:t>
            </w:r>
            <w:proofErr w:type="spellStart"/>
            <w:r>
              <w:rPr>
                <w:rStyle w:val="KodeHTML"/>
                <w:color w:val="1F2937"/>
              </w:rPr>
              <w:t>app</w:t>
            </w:r>
            <w:proofErr w:type="spellEnd"/>
            <w:r>
              <w:rPr>
                <w:rStyle w:val="KodeHTML"/>
                <w:color w:val="1F2937"/>
              </w:rPr>
              <w:t>/</w:t>
            </w:r>
            <w:proofErr w:type="spellStart"/>
            <w:r>
              <w:rPr>
                <w:rStyle w:val="KodeHTML"/>
                <w:color w:val="1F2937"/>
              </w:rPr>
              <w:t>transactions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970599A" w14:textId="77777777" w:rsidR="00BC46F0" w:rsidRDefault="00BC46F0">
            <w:pPr>
              <w:spacing w:before="120" w:after="120"/>
              <w:rPr>
                <w:rFonts w:ascii="Calibri" w:eastAsia="Times New Roman" w:hAnsi="Calibri" w:cs="Calibri"/>
                <w:color w:val="1F2937"/>
                <w:sz w:val="18"/>
                <w:szCs w:val="18"/>
              </w:rPr>
            </w:pPr>
            <w:r>
              <w:rPr>
                <w:rStyle w:val="KodeHTML"/>
                <w:color w:val="1F2937"/>
              </w:rPr>
              <w:t>GET/POST/PUT/DELETE /api/v1/</w:t>
            </w:r>
            <w:proofErr w:type="spellStart"/>
            <w:r>
              <w:rPr>
                <w:rStyle w:val="KodeHTML"/>
                <w:color w:val="1F2937"/>
              </w:rPr>
              <w:t>transactions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62A515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MVP</w:t>
            </w:r>
          </w:p>
        </w:tc>
      </w:tr>
      <w:tr w:rsidR="00A2085B" w14:paraId="07FACD08"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2A7805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Tambah Transaksi (</w:t>
            </w:r>
            <w:proofErr w:type="spellStart"/>
            <w:r>
              <w:rPr>
                <w:rFonts w:ascii="Calibri" w:eastAsia="Times New Roman" w:hAnsi="Calibri" w:cs="Calibri"/>
                <w:color w:val="1F2937"/>
                <w:sz w:val="18"/>
                <w:szCs w:val="18"/>
              </w:rPr>
              <w:t>toggle</w:t>
            </w:r>
            <w:proofErr w:type="spellEnd"/>
            <w:r>
              <w:rPr>
                <w:rFonts w:ascii="Calibri" w:eastAsia="Times New Roman" w:hAnsi="Calibri" w:cs="Calibri"/>
                <w:color w:val="1F2937"/>
                <w:sz w:val="18"/>
                <w:szCs w:val="18"/>
              </w:rPr>
              <w:t xml:space="preserve"> Pemasukan/Pengeluaran, Nominal, Kategori, Tanggal, Catatan)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EF3C2C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modal/</w:t>
            </w:r>
            <w:proofErr w:type="spellStart"/>
            <w:r>
              <w:rPr>
                <w:rFonts w:ascii="Calibri" w:eastAsia="Times New Roman" w:hAnsi="Calibri" w:cs="Calibri"/>
                <w:color w:val="1F2937"/>
                <w:sz w:val="18"/>
                <w:szCs w:val="18"/>
              </w:rPr>
              <w:t>drawer</w:t>
            </w:r>
            <w:proofErr w:type="spellEnd"/>
            <w:r>
              <w:rPr>
                <w:rFonts w:ascii="Calibri" w:eastAsia="Times New Roman" w:hAnsi="Calibri" w:cs="Calibri"/>
                <w:color w:val="1F2937"/>
                <w:sz w:val="18"/>
                <w:szCs w:val="18"/>
              </w:rPr>
              <w:t xml:space="preserve"> di </w:t>
            </w:r>
            <w:r>
              <w:rPr>
                <w:rStyle w:val="KodeHTML"/>
                <w:color w:val="1F2937"/>
              </w:rPr>
              <w:t>/</w:t>
            </w:r>
            <w:proofErr w:type="spellStart"/>
            <w:r>
              <w:rPr>
                <w:rStyle w:val="KodeHTML"/>
                <w:color w:val="1F2937"/>
              </w:rPr>
              <w:t>app</w:t>
            </w:r>
            <w:proofErr w:type="spellEnd"/>
            <w:r>
              <w:rPr>
                <w:rStyle w:val="KodeHTML"/>
                <w:color w:val="1F2937"/>
              </w:rPr>
              <w:t>/</w:t>
            </w:r>
            <w:proofErr w:type="spellStart"/>
            <w:r>
              <w:rPr>
                <w:rStyle w:val="KodeHTML"/>
                <w:color w:val="1F2937"/>
              </w:rPr>
              <w:t>transactions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8834516" w14:textId="77777777" w:rsidR="00BC46F0" w:rsidRDefault="00BC46F0">
            <w:pPr>
              <w:spacing w:before="120" w:after="120"/>
              <w:rPr>
                <w:rFonts w:ascii="Calibri" w:eastAsia="Times New Roman" w:hAnsi="Calibri" w:cs="Calibri"/>
                <w:color w:val="1F2937"/>
                <w:sz w:val="18"/>
                <w:szCs w:val="18"/>
              </w:rPr>
            </w:pPr>
            <w:r>
              <w:rPr>
                <w:rStyle w:val="KodeHTML"/>
                <w:color w:val="1F2937"/>
              </w:rPr>
              <w:t>POST /api/v1/</w:t>
            </w:r>
            <w:proofErr w:type="spellStart"/>
            <w:r>
              <w:rPr>
                <w:rStyle w:val="KodeHTML"/>
                <w:color w:val="1F2937"/>
              </w:rPr>
              <w:t>transactions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EFE2C6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MVP</w:t>
            </w:r>
          </w:p>
        </w:tc>
      </w:tr>
      <w:tr w:rsidR="00A2085B" w14:paraId="53981D93"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B985C4F"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Bulanan (Total/Terpakai/Sisa + </w:t>
            </w:r>
            <w:proofErr w:type="spellStart"/>
            <w:r>
              <w:rPr>
                <w:rFonts w:ascii="Calibri" w:eastAsia="Times New Roman" w:hAnsi="Calibri" w:cs="Calibri"/>
                <w:color w:val="1F2937"/>
                <w:sz w:val="18"/>
                <w:szCs w:val="18"/>
              </w:rPr>
              <w:t>progress</w:t>
            </w:r>
            <w:proofErr w:type="spellEnd"/>
            <w:r>
              <w:rPr>
                <w:rFonts w:ascii="Calibri" w:eastAsia="Times New Roman" w:hAnsi="Calibri" w:cs="Calibri"/>
                <w:color w:val="1F2937"/>
                <w:sz w:val="18"/>
                <w:szCs w:val="18"/>
              </w:rPr>
              <w:t xml:space="preserve"> per kategori)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F1A2993" w14:textId="77777777" w:rsidR="00BC46F0" w:rsidRDefault="00BC46F0">
            <w:pPr>
              <w:spacing w:before="120" w:after="120"/>
              <w:rPr>
                <w:rFonts w:ascii="Calibri" w:eastAsia="Times New Roman" w:hAnsi="Calibri" w:cs="Calibri"/>
                <w:color w:val="1F2937"/>
                <w:sz w:val="18"/>
                <w:szCs w:val="18"/>
              </w:rPr>
            </w:pPr>
            <w:r>
              <w:rPr>
                <w:rStyle w:val="KodeHTML"/>
                <w:color w:val="1F2937"/>
              </w:rPr>
              <w:t>/</w:t>
            </w:r>
            <w:proofErr w:type="spellStart"/>
            <w:r>
              <w:rPr>
                <w:rStyle w:val="KodeHTML"/>
                <w:color w:val="1F2937"/>
              </w:rPr>
              <w:t>app</w:t>
            </w:r>
            <w:proofErr w:type="spellEnd"/>
            <w:r>
              <w:rPr>
                <w:rStyle w:val="KodeHTML"/>
                <w:color w:val="1F2937"/>
              </w:rPr>
              <w:t>/</w:t>
            </w:r>
            <w:proofErr w:type="spellStart"/>
            <w:r>
              <w:rPr>
                <w:rStyle w:val="KodeHTML"/>
                <w:color w:val="1F2937"/>
              </w:rPr>
              <w:t>budgets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9B9D54E" w14:textId="77777777" w:rsidR="00BC46F0" w:rsidRDefault="00BC46F0">
            <w:pPr>
              <w:spacing w:before="120" w:after="120"/>
              <w:rPr>
                <w:rFonts w:ascii="Calibri" w:eastAsia="Times New Roman" w:hAnsi="Calibri" w:cs="Calibri"/>
                <w:color w:val="1F2937"/>
                <w:sz w:val="18"/>
                <w:szCs w:val="18"/>
              </w:rPr>
            </w:pPr>
            <w:r>
              <w:rPr>
                <w:rStyle w:val="KodeHTML"/>
                <w:color w:val="1F2937"/>
              </w:rPr>
              <w:t>GET/POST/PUT/DELETE /api/v1/</w:t>
            </w:r>
            <w:proofErr w:type="spellStart"/>
            <w:r>
              <w:rPr>
                <w:rStyle w:val="KodeHTML"/>
                <w:color w:val="1F2937"/>
              </w:rPr>
              <w:t>budgets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938D034"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MVP</w:t>
            </w:r>
          </w:p>
        </w:tc>
      </w:tr>
      <w:tr w:rsidR="00A2085B" w14:paraId="76A95808"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DB3839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lastRenderedPageBreak/>
              <w:t>Financial To-Do (</w:t>
            </w:r>
            <w:proofErr w:type="spellStart"/>
            <w:r>
              <w:rPr>
                <w:rFonts w:ascii="Calibri" w:eastAsia="Times New Roman" w:hAnsi="Calibri" w:cs="Calibri"/>
                <w:color w:val="1F2937"/>
                <w:sz w:val="18"/>
                <w:szCs w:val="18"/>
              </w:rPr>
              <w:t>tabs</w:t>
            </w:r>
            <w:proofErr w:type="spellEnd"/>
            <w:r>
              <w:rPr>
                <w:rFonts w:ascii="Calibri" w:eastAsia="Times New Roman" w:hAnsi="Calibri" w:cs="Calibri"/>
                <w:color w:val="1F2937"/>
                <w:sz w:val="18"/>
                <w:szCs w:val="18"/>
              </w:rPr>
              <w:t xml:space="preserve"> Aktif/Selesai/Tertunda, </w:t>
            </w:r>
            <w:proofErr w:type="spellStart"/>
            <w:r>
              <w:rPr>
                <w:rFonts w:ascii="Calibri" w:eastAsia="Times New Roman" w:hAnsi="Calibri" w:cs="Calibri"/>
                <w:color w:val="1F2937"/>
                <w:sz w:val="18"/>
                <w:szCs w:val="18"/>
              </w:rPr>
              <w:t>checkbox</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ACB327C" w14:textId="77777777" w:rsidR="00BC46F0" w:rsidRDefault="00BC46F0">
            <w:pPr>
              <w:spacing w:before="120" w:after="120"/>
              <w:rPr>
                <w:rFonts w:ascii="Calibri" w:eastAsia="Times New Roman" w:hAnsi="Calibri" w:cs="Calibri"/>
                <w:color w:val="1F2937"/>
                <w:sz w:val="18"/>
                <w:szCs w:val="18"/>
              </w:rPr>
            </w:pPr>
            <w:r>
              <w:rPr>
                <w:rStyle w:val="KodeHTML"/>
                <w:color w:val="1F2937"/>
              </w:rPr>
              <w:t>/</w:t>
            </w:r>
            <w:proofErr w:type="spellStart"/>
            <w:r>
              <w:rPr>
                <w:rStyle w:val="KodeHTML"/>
                <w:color w:val="1F2937"/>
              </w:rPr>
              <w:t>app</w:t>
            </w:r>
            <w:proofErr w:type="spellEnd"/>
            <w:r>
              <w:rPr>
                <w:rStyle w:val="KodeHTML"/>
                <w:color w:val="1F2937"/>
              </w:rPr>
              <w:t>/</w:t>
            </w:r>
            <w:proofErr w:type="spellStart"/>
            <w:r>
              <w:rPr>
                <w:rStyle w:val="KodeHTML"/>
                <w:color w:val="1F2937"/>
              </w:rPr>
              <w:t>todos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05C8C9A" w14:textId="77777777" w:rsidR="00BC46F0" w:rsidRDefault="00BC46F0">
            <w:pPr>
              <w:spacing w:before="120" w:after="120"/>
              <w:rPr>
                <w:rFonts w:ascii="Calibri" w:eastAsia="Times New Roman" w:hAnsi="Calibri" w:cs="Calibri"/>
                <w:color w:val="1F2937"/>
                <w:sz w:val="18"/>
                <w:szCs w:val="18"/>
              </w:rPr>
            </w:pPr>
            <w:r>
              <w:rPr>
                <w:rStyle w:val="KodeHTML"/>
                <w:color w:val="1F2937"/>
              </w:rPr>
              <w:t>GET/POST/PATCH/DELETE /api/v1/</w:t>
            </w:r>
            <w:proofErr w:type="spellStart"/>
            <w:r>
              <w:rPr>
                <w:rStyle w:val="KodeHTML"/>
                <w:color w:val="1F2937"/>
              </w:rPr>
              <w:t>todos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98AA35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MVP</w:t>
            </w:r>
          </w:p>
        </w:tc>
      </w:tr>
      <w:tr w:rsidR="00A2085B" w14:paraId="4B2BFDB6"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9A32EC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Pengaturan (profil, kategori manajemen)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4467C81" w14:textId="77777777" w:rsidR="00BC46F0" w:rsidRDefault="00BC46F0">
            <w:pPr>
              <w:spacing w:before="120" w:after="120"/>
              <w:rPr>
                <w:rFonts w:ascii="Calibri" w:eastAsia="Times New Roman" w:hAnsi="Calibri" w:cs="Calibri"/>
                <w:color w:val="1F2937"/>
                <w:sz w:val="18"/>
                <w:szCs w:val="18"/>
              </w:rPr>
            </w:pPr>
            <w:r>
              <w:rPr>
                <w:rStyle w:val="KodeHTML"/>
                <w:color w:val="1F2937"/>
              </w:rPr>
              <w:t>/</w:t>
            </w:r>
            <w:proofErr w:type="spellStart"/>
            <w:r>
              <w:rPr>
                <w:rStyle w:val="KodeHTML"/>
                <w:color w:val="1F2937"/>
              </w:rPr>
              <w:t>app</w:t>
            </w:r>
            <w:proofErr w:type="spellEnd"/>
            <w:r>
              <w:rPr>
                <w:rStyle w:val="KodeHTML"/>
                <w:color w:val="1F2937"/>
              </w:rPr>
              <w:t>/</w:t>
            </w:r>
            <w:proofErr w:type="spellStart"/>
            <w:r>
              <w:rPr>
                <w:rStyle w:val="KodeHTML"/>
                <w:color w:val="1F2937"/>
              </w:rPr>
              <w:t>settings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F23567F" w14:textId="77777777" w:rsidR="00BC46F0" w:rsidRDefault="00BC46F0">
            <w:pPr>
              <w:spacing w:before="120" w:after="120"/>
              <w:rPr>
                <w:rFonts w:ascii="Calibri" w:eastAsia="Times New Roman" w:hAnsi="Calibri" w:cs="Calibri"/>
                <w:color w:val="1F2937"/>
                <w:sz w:val="18"/>
                <w:szCs w:val="18"/>
              </w:rPr>
            </w:pPr>
            <w:r>
              <w:rPr>
                <w:rStyle w:val="KodeHTML"/>
                <w:color w:val="1F2937"/>
              </w:rPr>
              <w:t>GET/PUT /api/v1/</w:t>
            </w:r>
            <w:proofErr w:type="spellStart"/>
            <w:r>
              <w:rPr>
                <w:rStyle w:val="KodeHTML"/>
                <w:color w:val="1F2937"/>
              </w:rPr>
              <w:t>categories</w:t>
            </w:r>
            <w:proofErr w:type="spellEnd"/>
            <w:r>
              <w:rPr>
                <w:rFonts w:ascii="Calibri" w:eastAsia="Times New Roman" w:hAnsi="Calibri" w:cs="Calibri"/>
                <w:color w:val="1F2937"/>
                <w:sz w:val="18"/>
                <w:szCs w:val="18"/>
              </w:rPr>
              <w:t>, profil</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9BA4D1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MVP</w:t>
            </w:r>
          </w:p>
        </w:tc>
      </w:tr>
      <w:tr w:rsidR="00A2085B" w14:paraId="5355D19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1B11C36"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 xml:space="preserve">Financial </w:t>
            </w:r>
            <w:proofErr w:type="spellStart"/>
            <w:r>
              <w:rPr>
                <w:rStyle w:val="Kuat"/>
                <w:rFonts w:ascii="Calibri" w:eastAsia="Times New Roman" w:hAnsi="Calibri" w:cs="Calibri"/>
                <w:color w:val="1F2937"/>
                <w:sz w:val="18"/>
                <w:szCs w:val="18"/>
              </w:rPr>
              <w:t>Goal</w:t>
            </w:r>
            <w:proofErr w:type="spellEnd"/>
            <w:r>
              <w:rPr>
                <w:rFonts w:ascii="Calibri" w:eastAsia="Times New Roman" w:hAnsi="Calibri" w:cs="Calibri"/>
                <w:color w:val="1F2937"/>
                <w:sz w:val="18"/>
                <w:szCs w:val="18"/>
              </w:rPr>
              <w:t xml:space="preserve"> (Beli Laptop, Dana Darurat...)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2942F71" w14:textId="77777777" w:rsidR="00BC46F0" w:rsidRDefault="00BC46F0">
            <w:pPr>
              <w:spacing w:before="120" w:after="120"/>
              <w:rPr>
                <w:rFonts w:ascii="Calibri" w:eastAsia="Times New Roman" w:hAnsi="Calibri" w:cs="Calibri"/>
                <w:color w:val="1F2937"/>
                <w:sz w:val="18"/>
                <w:szCs w:val="18"/>
              </w:rPr>
            </w:pPr>
            <w:r>
              <w:rPr>
                <w:rStyle w:val="KodeHTML"/>
                <w:color w:val="1F2937"/>
              </w:rPr>
              <w:t>/</w:t>
            </w:r>
            <w:proofErr w:type="spellStart"/>
            <w:r>
              <w:rPr>
                <w:rStyle w:val="KodeHTML"/>
                <w:color w:val="1F2937"/>
              </w:rPr>
              <w:t>app</w:t>
            </w:r>
            <w:proofErr w:type="spellEnd"/>
            <w:r>
              <w:rPr>
                <w:rStyle w:val="KodeHTML"/>
                <w:color w:val="1F2937"/>
              </w:rPr>
              <w:t>/</w:t>
            </w:r>
            <w:proofErr w:type="spellStart"/>
            <w:r>
              <w:rPr>
                <w:rStyle w:val="KodeHTML"/>
                <w:color w:val="1F2937"/>
              </w:rPr>
              <w:t>goals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9ECC43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 tidak ada </w:t>
            </w:r>
            <w:proofErr w:type="spellStart"/>
            <w:r>
              <w:rPr>
                <w:rFonts w:ascii="Calibri" w:eastAsia="Times New Roman" w:hAnsi="Calibri" w:cs="Calibri"/>
                <w:color w:val="1F2937"/>
                <w:sz w:val="18"/>
                <w:szCs w:val="18"/>
              </w:rPr>
              <w:t>endpoint</w:t>
            </w:r>
            <w:proofErr w:type="spellEnd"/>
            <w:r>
              <w:rPr>
                <w:rFonts w:ascii="Calibri" w:eastAsia="Times New Roman" w:hAnsi="Calibri" w:cs="Calibri"/>
                <w:color w:val="1F2937"/>
                <w:sz w:val="18"/>
                <w:szCs w:val="18"/>
              </w:rPr>
              <w:t>/tabel</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B30345F" w14:textId="77777777" w:rsidR="00BC46F0" w:rsidRDefault="00BC46F0">
            <w:pPr>
              <w:spacing w:before="120" w:after="120"/>
              <w:rPr>
                <w:rFonts w:ascii="Calibri" w:eastAsia="Times New Roman" w:hAnsi="Calibri" w:cs="Calibri"/>
                <w:color w:val="1F2937"/>
                <w:sz w:val="18"/>
                <w:szCs w:val="18"/>
              </w:rPr>
            </w:pPr>
            <w:r>
              <w:rPr>
                <w:rFonts w:ascii="Segoe UI Emoji" w:eastAsia="Times New Roman" w:hAnsi="Segoe UI Emoji" w:cs="Segoe UI Emoji"/>
                <w:color w:val="1F2937"/>
                <w:sz w:val="18"/>
                <w:szCs w:val="18"/>
              </w:rPr>
              <w:t>⚠️</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Out-of-scope</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Bag</w:t>
            </w:r>
            <w:proofErr w:type="spellEnd"/>
            <w:r>
              <w:rPr>
                <w:rFonts w:ascii="Calibri" w:eastAsia="Times New Roman" w:hAnsi="Calibri" w:cs="Calibri"/>
                <w:color w:val="1F2937"/>
                <w:sz w:val="18"/>
                <w:szCs w:val="18"/>
              </w:rPr>
              <w:t>. 5)</w:t>
            </w:r>
          </w:p>
        </w:tc>
      </w:tr>
      <w:tr w:rsidR="00A2085B" w14:paraId="51ACA538"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E5666B9"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Laporan &amp; Analisis</w:t>
            </w:r>
            <w:r>
              <w:rPr>
                <w:rFonts w:ascii="Calibri" w:eastAsia="Times New Roman" w:hAnsi="Calibri" w:cs="Calibri"/>
                <w:color w:val="1F2937"/>
                <w:sz w:val="18"/>
                <w:szCs w:val="18"/>
              </w:rPr>
              <w:t xml:space="preserve"> (grafik bar, </w:t>
            </w:r>
            <w:proofErr w:type="spellStart"/>
            <w:r>
              <w:rPr>
                <w:rFonts w:ascii="Calibri" w:eastAsia="Times New Roman" w:hAnsi="Calibri" w:cs="Calibri"/>
                <w:color w:val="1F2937"/>
                <w:sz w:val="18"/>
                <w:szCs w:val="18"/>
              </w:rPr>
              <w:t>insight</w:t>
            </w:r>
            <w:proofErr w:type="spellEnd"/>
            <w:r>
              <w:rPr>
                <w:rFonts w:ascii="Calibri" w:eastAsia="Times New Roman" w:hAnsi="Calibri" w:cs="Calibri"/>
                <w:color w:val="1F2937"/>
                <w:sz w:val="18"/>
                <w:szCs w:val="18"/>
              </w:rPr>
              <w:t xml:space="preserve"> bulanan)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3AF8B04" w14:textId="77777777" w:rsidR="00BC46F0" w:rsidRDefault="00BC46F0">
            <w:pPr>
              <w:spacing w:before="120" w:after="120"/>
              <w:rPr>
                <w:rFonts w:ascii="Calibri" w:eastAsia="Times New Roman" w:hAnsi="Calibri" w:cs="Calibri"/>
                <w:color w:val="1F2937"/>
                <w:sz w:val="18"/>
                <w:szCs w:val="18"/>
              </w:rPr>
            </w:pPr>
            <w:r>
              <w:rPr>
                <w:rStyle w:val="KodeHTML"/>
                <w:color w:val="1F2937"/>
              </w:rPr>
              <w:t>/</w:t>
            </w:r>
            <w:proofErr w:type="spellStart"/>
            <w:r>
              <w:rPr>
                <w:rStyle w:val="KodeHTML"/>
                <w:color w:val="1F2937"/>
              </w:rPr>
              <w:t>app</w:t>
            </w:r>
            <w:proofErr w:type="spellEnd"/>
            <w:r>
              <w:rPr>
                <w:rStyle w:val="KodeHTML"/>
                <w:color w:val="1F2937"/>
              </w:rPr>
              <w:t>/</w:t>
            </w:r>
            <w:proofErr w:type="spellStart"/>
            <w:r>
              <w:rPr>
                <w:rStyle w:val="KodeHTML"/>
                <w:color w:val="1F2937"/>
              </w:rPr>
              <w:t>reports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075010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3B63F7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Tahap 2 (Minggu 7)</w:t>
            </w:r>
          </w:p>
        </w:tc>
      </w:tr>
      <w:tr w:rsidR="00A2085B" w14:paraId="55DD4469"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74B4702"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Onboarding</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carousel</w:t>
            </w:r>
            <w:proofErr w:type="spellEnd"/>
            <w:r>
              <w:rPr>
                <w:rFonts w:ascii="Calibri" w:eastAsia="Times New Roman" w:hAnsi="Calibri" w:cs="Calibri"/>
                <w:color w:val="1F2937"/>
                <w:sz w:val="18"/>
                <w:szCs w:val="18"/>
              </w:rPr>
              <w:t xml:space="preserve"> (3 </w:t>
            </w:r>
            <w:proofErr w:type="spellStart"/>
            <w:r>
              <w:rPr>
                <w:rFonts w:ascii="Calibri" w:eastAsia="Times New Roman" w:hAnsi="Calibri" w:cs="Calibri"/>
                <w:color w:val="1F2937"/>
                <w:sz w:val="18"/>
                <w:szCs w:val="18"/>
              </w:rPr>
              <w:t>slide</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DF0069F" w14:textId="77777777" w:rsidR="00BC46F0" w:rsidRDefault="00BC46F0">
            <w:pPr>
              <w:spacing w:before="120" w:after="120"/>
              <w:rPr>
                <w:rFonts w:ascii="Calibri" w:eastAsia="Times New Roman" w:hAnsi="Calibri" w:cs="Calibri"/>
                <w:color w:val="1F2937"/>
                <w:sz w:val="18"/>
                <w:szCs w:val="18"/>
              </w:rPr>
            </w:pPr>
            <w:r>
              <w:rPr>
                <w:rStyle w:val="KodeHTML"/>
                <w:color w:val="1F2937"/>
              </w:rPr>
              <w:t>/</w:t>
            </w:r>
            <w:r>
              <w:rPr>
                <w:rFonts w:ascii="Calibri" w:eastAsia="Times New Roman" w:hAnsi="Calibri" w:cs="Calibri"/>
                <w:color w:val="1F2937"/>
                <w:sz w:val="18"/>
                <w:szCs w:val="18"/>
              </w:rPr>
              <w:t xml:space="preserve"> (publik)</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C3AD50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80A7FF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Opsional, </w:t>
            </w:r>
            <w:proofErr w:type="spellStart"/>
            <w:r>
              <w:rPr>
                <w:rFonts w:ascii="Calibri" w:eastAsia="Times New Roman" w:hAnsi="Calibri" w:cs="Calibri"/>
                <w:color w:val="1F2937"/>
                <w:sz w:val="18"/>
                <w:szCs w:val="18"/>
              </w:rPr>
              <w:t>polish</w:t>
            </w:r>
            <w:proofErr w:type="spellEnd"/>
          </w:p>
        </w:tc>
      </w:tr>
    </w:tbl>
    <w:p w14:paraId="249643C4"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 xml:space="preserve">Pemetaan komponen </w:t>
      </w:r>
      <w:proofErr w:type="spellStart"/>
      <w:r>
        <w:rPr>
          <w:rStyle w:val="Kuat"/>
          <w:rFonts w:ascii="Calibri" w:hAnsi="Calibri" w:cs="Calibri"/>
          <w:color w:val="1F2937"/>
          <w:sz w:val="21"/>
          <w:szCs w:val="21"/>
        </w:rPr>
        <w:t>dashboard</w:t>
      </w:r>
      <w:proofErr w:type="spellEnd"/>
      <w:r>
        <w:rPr>
          <w:rStyle w:val="Kuat"/>
          <w:rFonts w:ascii="Calibri" w:hAnsi="Calibri" w:cs="Calibri"/>
          <w:color w:val="1F2937"/>
          <w:sz w:val="21"/>
          <w:szCs w:val="21"/>
        </w:rPr>
        <w:t xml:space="preserve"> ↔ data:</w:t>
      </w:r>
    </w:p>
    <w:tbl>
      <w:tblPr>
        <w:tblW w:w="5000" w:type="pct"/>
        <w:tblCellMar>
          <w:top w:w="15" w:type="dxa"/>
          <w:left w:w="15" w:type="dxa"/>
          <w:bottom w:w="15" w:type="dxa"/>
          <w:right w:w="15" w:type="dxa"/>
        </w:tblCellMar>
        <w:tblLook w:val="04A0" w:firstRow="1" w:lastRow="0" w:firstColumn="1" w:lastColumn="0" w:noHBand="0" w:noVBand="1"/>
      </w:tblPr>
      <w:tblGrid>
        <w:gridCol w:w="2845"/>
        <w:gridCol w:w="6165"/>
      </w:tblGrid>
      <w:tr w:rsidR="00A2085B" w14:paraId="2FDF8CB2"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33B284F4"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 xml:space="preserve">Elemen </w:t>
            </w:r>
            <w:proofErr w:type="spellStart"/>
            <w:r>
              <w:rPr>
                <w:rFonts w:ascii="Calibri" w:eastAsia="Times New Roman" w:hAnsi="Calibri" w:cs="Calibri"/>
                <w:b/>
                <w:bCs/>
                <w:color w:val="0F3D2E"/>
                <w:sz w:val="18"/>
                <w:szCs w:val="18"/>
              </w:rPr>
              <w:t>mockup</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62A35ACE"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Sumber data</w:t>
            </w:r>
          </w:p>
        </w:tc>
      </w:tr>
      <w:tr w:rsidR="00A2085B" w14:paraId="32CEB509"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E2545C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Kartu "Saldo Total"</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6F3D211"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balance</w:t>
            </w:r>
            <w:proofErr w:type="spellEnd"/>
            <w:r>
              <w:rPr>
                <w:rFonts w:ascii="Calibri" w:eastAsia="Times New Roman" w:hAnsi="Calibri" w:cs="Calibri"/>
                <w:color w:val="1F2937"/>
                <w:sz w:val="18"/>
                <w:szCs w:val="18"/>
              </w:rPr>
              <w:t xml:space="preserve"> (BR-TRX-05)</w:t>
            </w:r>
          </w:p>
        </w:tc>
      </w:tr>
      <w:tr w:rsidR="00A2085B" w14:paraId="6DFEC943"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F03F27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Kartu "Pemasukan" / "Pengeluaran"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5796AB1"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total_income</w:t>
            </w:r>
            <w:proofErr w:type="spellEnd"/>
            <w:r>
              <w:rPr>
                <w:rFonts w:ascii="Calibri" w:eastAsia="Times New Roman" w:hAnsi="Calibri" w:cs="Calibri"/>
                <w:color w:val="1F2937"/>
                <w:sz w:val="18"/>
                <w:szCs w:val="18"/>
              </w:rPr>
              <w:t xml:space="preserve"> / </w:t>
            </w:r>
            <w:proofErr w:type="spellStart"/>
            <w:r>
              <w:rPr>
                <w:rStyle w:val="KodeHTML"/>
                <w:color w:val="1F2937"/>
              </w:rPr>
              <w:t>total_expense</w:t>
            </w:r>
            <w:proofErr w:type="spellEnd"/>
            <w:r>
              <w:rPr>
                <w:rFonts w:ascii="Calibri" w:eastAsia="Times New Roman" w:hAnsi="Calibri" w:cs="Calibri"/>
                <w:color w:val="1F2937"/>
                <w:sz w:val="18"/>
                <w:szCs w:val="18"/>
              </w:rPr>
              <w:t xml:space="preserve"> bulan berjalan</w:t>
            </w:r>
          </w:p>
        </w:tc>
      </w:tr>
      <w:tr w:rsidR="00A2085B" w14:paraId="698D82B9"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27BFBA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Kartu "Sisa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9735B97" w14:textId="77777777" w:rsidR="00BC46F0" w:rsidRDefault="00BC46F0">
            <w:pPr>
              <w:spacing w:before="120" w:after="120"/>
              <w:rPr>
                <w:rFonts w:ascii="Calibri" w:eastAsia="Times New Roman" w:hAnsi="Calibri" w:cs="Calibri"/>
                <w:color w:val="1F2937"/>
                <w:sz w:val="18"/>
                <w:szCs w:val="18"/>
              </w:rPr>
            </w:pPr>
            <w:r>
              <w:rPr>
                <w:rStyle w:val="KodeHTML"/>
                <w:color w:val="1F2937"/>
              </w:rPr>
              <w:t>SUM(</w:t>
            </w:r>
            <w:proofErr w:type="spellStart"/>
            <w:r>
              <w:rPr>
                <w:rStyle w:val="KodeHTML"/>
                <w:color w:val="1F2937"/>
              </w:rPr>
              <w:t>amount_limit</w:t>
            </w:r>
            <w:proofErr w:type="spellEnd"/>
            <w:r>
              <w:rPr>
                <w:rStyle w:val="KodeHTML"/>
                <w:color w:val="1F2937"/>
              </w:rPr>
              <w:t>) − SUM(terpakai)</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bulan berjalan; label "62% terpakai"</w:t>
            </w:r>
          </w:p>
        </w:tc>
      </w:tr>
      <w:tr w:rsidR="00A2085B" w14:paraId="1C80D939"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4DCEF5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Line </w:t>
            </w:r>
            <w:proofErr w:type="spellStart"/>
            <w:r>
              <w:rPr>
                <w:rFonts w:ascii="Calibri" w:eastAsia="Times New Roman" w:hAnsi="Calibri" w:cs="Calibri"/>
                <w:color w:val="1F2937"/>
                <w:sz w:val="18"/>
                <w:szCs w:val="18"/>
              </w:rPr>
              <w:t>chart</w:t>
            </w:r>
            <w:proofErr w:type="spellEnd"/>
            <w:r>
              <w:rPr>
                <w:rFonts w:ascii="Calibri" w:eastAsia="Times New Roman" w:hAnsi="Calibri" w:cs="Calibri"/>
                <w:color w:val="1F2937"/>
                <w:sz w:val="18"/>
                <w:szCs w:val="18"/>
              </w:rPr>
              <w:t xml:space="preserve"> "Ringkasan Keuangan"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AD79BC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agregat pemasukan vs pengeluaran per hari/bulan (6 bulan terakhir)</w:t>
            </w:r>
          </w:p>
        </w:tc>
      </w:tr>
      <w:tr w:rsidR="00A2085B" w14:paraId="25764C4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61A19B4"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Donut</w:t>
            </w:r>
            <w:proofErr w:type="spellEnd"/>
            <w:r>
              <w:rPr>
                <w:rFonts w:ascii="Calibri" w:eastAsia="Times New Roman" w:hAnsi="Calibri" w:cs="Calibri"/>
                <w:color w:val="1F2937"/>
                <w:sz w:val="18"/>
                <w:szCs w:val="18"/>
              </w:rPr>
              <w:t xml:space="preserve"> "Pengeluaran per Kategori"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258D880" w14:textId="77777777" w:rsidR="00BC46F0" w:rsidRDefault="00BC46F0">
            <w:pPr>
              <w:spacing w:before="120" w:after="120"/>
              <w:rPr>
                <w:rFonts w:ascii="Calibri" w:eastAsia="Times New Roman" w:hAnsi="Calibri" w:cs="Calibri"/>
                <w:color w:val="1F2937"/>
                <w:sz w:val="18"/>
                <w:szCs w:val="18"/>
              </w:rPr>
            </w:pPr>
            <w:r>
              <w:rPr>
                <w:rStyle w:val="KodeHTML"/>
                <w:color w:val="1F2937"/>
              </w:rPr>
              <w:t>SUM(</w:t>
            </w:r>
            <w:proofErr w:type="spellStart"/>
            <w:r>
              <w:rPr>
                <w:rStyle w:val="KodeHTML"/>
                <w:color w:val="1F2937"/>
              </w:rPr>
              <w:t>amount</w:t>
            </w:r>
            <w:proofErr w:type="spellEnd"/>
            <w:r>
              <w:rPr>
                <w:rStyle w:val="KodeHTML"/>
                <w:color w:val="1F2937"/>
              </w:rPr>
              <w:t xml:space="preserve">) GROUP BY </w:t>
            </w:r>
            <w:proofErr w:type="spellStart"/>
            <w:r>
              <w:rPr>
                <w:rStyle w:val="KodeHTML"/>
                <w:color w:val="1F2937"/>
              </w:rPr>
              <w:t>category</w:t>
            </w:r>
            <w:proofErr w:type="spellEnd"/>
            <w:r>
              <w:rPr>
                <w:rFonts w:ascii="Calibri" w:eastAsia="Times New Roman" w:hAnsi="Calibri" w:cs="Calibri"/>
                <w:color w:val="1F2937"/>
                <w:sz w:val="18"/>
                <w:szCs w:val="18"/>
              </w:rPr>
              <w:t xml:space="preserve"> bulan berjalan (</w:t>
            </w:r>
            <w:proofErr w:type="spellStart"/>
            <w:r>
              <w:rPr>
                <w:rStyle w:val="KodeHTML"/>
                <w:color w:val="1F2937"/>
              </w:rPr>
              <w:t>type</w:t>
            </w:r>
            <w:proofErr w:type="spellEnd"/>
            <w:r>
              <w:rPr>
                <w:rStyle w:val="KodeHTML"/>
                <w:color w:val="1F2937"/>
              </w:rPr>
              <w:t>=EXPENSE</w:t>
            </w:r>
            <w:r>
              <w:rPr>
                <w:rFonts w:ascii="Calibri" w:eastAsia="Times New Roman" w:hAnsi="Calibri" w:cs="Calibri"/>
                <w:color w:val="1F2937"/>
                <w:sz w:val="18"/>
                <w:szCs w:val="18"/>
              </w:rPr>
              <w:t>)</w:t>
            </w:r>
          </w:p>
        </w:tc>
      </w:tr>
      <w:tr w:rsidR="00A2085B" w14:paraId="10BB70A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6589529"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Widget</w:t>
            </w:r>
            <w:proofErr w:type="spellEnd"/>
            <w:r>
              <w:rPr>
                <w:rFonts w:ascii="Calibri" w:eastAsia="Times New Roman" w:hAnsi="Calibri" w:cs="Calibri"/>
                <w:color w:val="1F2937"/>
                <w:sz w:val="18"/>
                <w:szCs w:val="18"/>
              </w:rPr>
              <w:t xml:space="preserve"> "Financial To-Do"</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F5F292D" w14:textId="77777777" w:rsidR="00BC46F0" w:rsidRDefault="00BC46F0">
            <w:pPr>
              <w:spacing w:before="120" w:after="120"/>
              <w:rPr>
                <w:rFonts w:ascii="Calibri" w:eastAsia="Times New Roman" w:hAnsi="Calibri" w:cs="Calibri"/>
                <w:color w:val="1F2937"/>
                <w:sz w:val="18"/>
                <w:szCs w:val="18"/>
              </w:rPr>
            </w:pPr>
            <w:r>
              <w:rPr>
                <w:rStyle w:val="KodeHTML"/>
                <w:color w:val="1F2937"/>
              </w:rPr>
              <w:t>GET /api/v1/</w:t>
            </w:r>
            <w:proofErr w:type="spellStart"/>
            <w:r>
              <w:rPr>
                <w:rStyle w:val="KodeHTML"/>
                <w:color w:val="1F2937"/>
              </w:rPr>
              <w:t>todos?status</w:t>
            </w:r>
            <w:proofErr w:type="spellEnd"/>
            <w:r>
              <w:rPr>
                <w:rStyle w:val="KodeHTML"/>
                <w:color w:val="1F2937"/>
              </w:rPr>
              <w:t>=</w:t>
            </w:r>
            <w:proofErr w:type="spellStart"/>
            <w:r>
              <w:rPr>
                <w:rStyle w:val="KodeHTML"/>
                <w:color w:val="1F2937"/>
              </w:rPr>
              <w:t>active</w:t>
            </w:r>
            <w:proofErr w:type="spellEnd"/>
            <w:r>
              <w:rPr>
                <w:rFonts w:ascii="Calibri" w:eastAsia="Times New Roman" w:hAnsi="Calibri" w:cs="Calibri"/>
                <w:color w:val="1F2937"/>
                <w:sz w:val="18"/>
                <w:szCs w:val="18"/>
              </w:rPr>
              <w:t xml:space="preserve"> (3 item terdekat)</w:t>
            </w:r>
          </w:p>
        </w:tc>
      </w:tr>
      <w:tr w:rsidR="00A2085B" w14:paraId="6B6BDBAD"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1DE61B6"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Widget</w:t>
            </w:r>
            <w:proofErr w:type="spellEnd"/>
            <w:r>
              <w:rPr>
                <w:rFonts w:ascii="Calibri" w:eastAsia="Times New Roman" w:hAnsi="Calibri" w:cs="Calibri"/>
                <w:color w:val="1F2937"/>
                <w:sz w:val="18"/>
                <w:szCs w:val="18"/>
              </w:rPr>
              <w:t xml:space="preserve"> "Transaksi Terbaru"</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B5733D2" w14:textId="77777777" w:rsidR="00BC46F0" w:rsidRDefault="00BC46F0">
            <w:pPr>
              <w:spacing w:before="120" w:after="120"/>
              <w:rPr>
                <w:rFonts w:ascii="Calibri" w:eastAsia="Times New Roman" w:hAnsi="Calibri" w:cs="Calibri"/>
                <w:color w:val="1F2937"/>
                <w:sz w:val="18"/>
                <w:szCs w:val="18"/>
              </w:rPr>
            </w:pPr>
            <w:r>
              <w:rPr>
                <w:rStyle w:val="KodeHTML"/>
                <w:color w:val="1F2937"/>
              </w:rPr>
              <w:t>GET /api/v1/</w:t>
            </w:r>
            <w:proofErr w:type="spellStart"/>
            <w:r>
              <w:rPr>
                <w:rStyle w:val="KodeHTML"/>
                <w:color w:val="1F2937"/>
              </w:rPr>
              <w:t>transactions?limit</w:t>
            </w:r>
            <w:proofErr w:type="spellEnd"/>
            <w:r>
              <w:rPr>
                <w:rStyle w:val="KodeHTML"/>
                <w:color w:val="1F2937"/>
              </w:rPr>
              <w:t>=5</w:t>
            </w:r>
          </w:p>
        </w:tc>
      </w:tr>
      <w:tr w:rsidR="00A2085B" w14:paraId="61B3C471"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3D76B45"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Progress</w:t>
            </w:r>
            <w:proofErr w:type="spellEnd"/>
            <w:r>
              <w:rPr>
                <w:rFonts w:ascii="Calibri" w:eastAsia="Times New Roman" w:hAnsi="Calibri" w:cs="Calibri"/>
                <w:color w:val="1F2937"/>
                <w:sz w:val="18"/>
                <w:szCs w:val="18"/>
              </w:rPr>
              <w:t xml:space="preserve"> bar </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 xml:space="preserve"> (warna oranye/merah)</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A3AED71"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usage_percentage</w:t>
            </w:r>
            <w:proofErr w:type="spellEnd"/>
            <w:r>
              <w:rPr>
                <w:rFonts w:ascii="Calibri" w:eastAsia="Times New Roman" w:hAnsi="Calibri" w:cs="Calibri"/>
                <w:color w:val="1F2937"/>
                <w:sz w:val="18"/>
                <w:szCs w:val="18"/>
              </w:rPr>
              <w:t xml:space="preserve"> + BR-BUD-06/07: </w:t>
            </w:r>
            <w:r>
              <w:rPr>
                <w:rStyle w:val="KodeHTML"/>
                <w:color w:val="1F2937"/>
              </w:rPr>
              <w:t>&lt;80%</w:t>
            </w:r>
            <w:r>
              <w:rPr>
                <w:rFonts w:ascii="Calibri" w:eastAsia="Times New Roman" w:hAnsi="Calibri" w:cs="Calibri"/>
                <w:color w:val="1F2937"/>
                <w:sz w:val="18"/>
                <w:szCs w:val="18"/>
              </w:rPr>
              <w:t xml:space="preserve"> warna kategori, </w:t>
            </w:r>
            <w:r>
              <w:rPr>
                <w:rStyle w:val="KodeHTML"/>
                <w:color w:val="1F2937"/>
              </w:rPr>
              <w:t>80–99%</w:t>
            </w:r>
            <w:r>
              <w:rPr>
                <w:rFonts w:ascii="Calibri" w:eastAsia="Times New Roman" w:hAnsi="Calibri" w:cs="Calibri"/>
                <w:color w:val="1F2937"/>
                <w:sz w:val="18"/>
                <w:szCs w:val="18"/>
              </w:rPr>
              <w:t xml:space="preserve"> </w:t>
            </w:r>
            <w:proofErr w:type="spellStart"/>
            <w:r>
              <w:rPr>
                <w:rStyle w:val="KodeHTML"/>
                <w:color w:val="1F2937"/>
              </w:rPr>
              <w:t>warning</w:t>
            </w:r>
            <w:proofErr w:type="spellEnd"/>
            <w:r>
              <w:rPr>
                <w:rFonts w:ascii="Calibri" w:eastAsia="Times New Roman" w:hAnsi="Calibri" w:cs="Calibri"/>
                <w:color w:val="1F2937"/>
                <w:sz w:val="18"/>
                <w:szCs w:val="18"/>
              </w:rPr>
              <w:t xml:space="preserve">, </w:t>
            </w:r>
            <w:r>
              <w:rPr>
                <w:rStyle w:val="KodeHTML"/>
                <w:color w:val="1F2937"/>
              </w:rPr>
              <w:t>≥100%</w:t>
            </w:r>
            <w:r>
              <w:rPr>
                <w:rFonts w:ascii="Calibri" w:eastAsia="Times New Roman" w:hAnsi="Calibri" w:cs="Calibri"/>
                <w:color w:val="1F2937"/>
                <w:sz w:val="18"/>
                <w:szCs w:val="18"/>
              </w:rPr>
              <w:t xml:space="preserve"> </w:t>
            </w:r>
            <w:proofErr w:type="spellStart"/>
            <w:r>
              <w:rPr>
                <w:rStyle w:val="KodeHTML"/>
                <w:color w:val="1F2937"/>
              </w:rPr>
              <w:t>danger</w:t>
            </w:r>
            <w:proofErr w:type="spellEnd"/>
          </w:p>
        </w:tc>
      </w:tr>
    </w:tbl>
    <w:p w14:paraId="48840C53"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5C72C919">
          <v:rect id="_x0000_i1079" style="width:0;height:1.5pt" o:hralign="center" o:hrstd="t" o:hr="t" fillcolor="#a0a0a0" stroked="f"/>
        </w:pict>
      </w:r>
    </w:p>
    <w:p w14:paraId="0CD9ADDD" w14:textId="77777777" w:rsidR="00BC46F0" w:rsidRDefault="00BC46F0">
      <w:pPr>
        <w:pStyle w:val="Judul2"/>
        <w:rPr>
          <w:rFonts w:ascii="Calibri" w:eastAsia="Times New Roman" w:hAnsi="Calibri" w:cs="Calibri"/>
        </w:rPr>
      </w:pPr>
      <w:r>
        <w:rPr>
          <w:rFonts w:ascii="Calibri" w:eastAsia="Times New Roman" w:hAnsi="Calibri" w:cs="Calibri"/>
        </w:rPr>
        <w:t>4. Komponen Inti (</w:t>
      </w:r>
      <w:proofErr w:type="spellStart"/>
      <w:r>
        <w:rPr>
          <w:rFonts w:ascii="Calibri" w:eastAsia="Times New Roman" w:hAnsi="Calibri" w:cs="Calibri"/>
        </w:rPr>
        <w:t>React</w:t>
      </w:r>
      <w:proofErr w:type="spellEnd"/>
      <w:r>
        <w:rPr>
          <w:rFonts w:ascii="Calibri" w:eastAsia="Times New Roman" w:hAnsi="Calibri" w:cs="Calibri"/>
        </w:rPr>
        <w:t>)</w:t>
      </w:r>
    </w:p>
    <w:tbl>
      <w:tblPr>
        <w:tblW w:w="5000" w:type="pct"/>
        <w:tblCellMar>
          <w:top w:w="15" w:type="dxa"/>
          <w:left w:w="15" w:type="dxa"/>
          <w:bottom w:w="15" w:type="dxa"/>
          <w:right w:w="15" w:type="dxa"/>
        </w:tblCellMar>
        <w:tblLook w:val="04A0" w:firstRow="1" w:lastRow="0" w:firstColumn="1" w:lastColumn="0" w:noHBand="0" w:noVBand="1"/>
      </w:tblPr>
      <w:tblGrid>
        <w:gridCol w:w="1883"/>
        <w:gridCol w:w="3031"/>
        <w:gridCol w:w="4096"/>
      </w:tblGrid>
      <w:tr w:rsidR="00A2085B" w14:paraId="76865ACE"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15EFA55E"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lastRenderedPageBreak/>
              <w:t>Komponen</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5A7D5D3" w14:textId="77777777" w:rsidR="00BC46F0" w:rsidRDefault="00BC46F0">
            <w:pPr>
              <w:spacing w:before="120" w:after="120"/>
              <w:rPr>
                <w:rFonts w:ascii="Calibri" w:eastAsia="Times New Roman" w:hAnsi="Calibri" w:cs="Calibri"/>
                <w:b/>
                <w:bCs/>
                <w:color w:val="0F3D2E"/>
                <w:sz w:val="18"/>
                <w:szCs w:val="18"/>
              </w:rPr>
            </w:pPr>
            <w:proofErr w:type="spellStart"/>
            <w:r>
              <w:rPr>
                <w:rFonts w:ascii="Calibri" w:eastAsia="Times New Roman" w:hAnsi="Calibri" w:cs="Calibri"/>
                <w:b/>
                <w:bCs/>
                <w:color w:val="0F3D2E"/>
                <w:sz w:val="18"/>
                <w:szCs w:val="18"/>
              </w:rPr>
              <w:t>Variants</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32C2CEDA"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Catatan implementasi</w:t>
            </w:r>
          </w:p>
        </w:tc>
      </w:tr>
      <w:tr w:rsidR="00A2085B" w14:paraId="0AA923D5"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B569A55"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StatCard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46B6E57"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income</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expense</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balance</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budget-left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874FA0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Ikon bulat berwarna + label + nominal besar + delta kecil (</w:t>
            </w:r>
            <w:r>
              <w:rPr>
                <w:rFonts w:ascii="Arial" w:eastAsia="Times New Roman" w:hAnsi="Arial" w:cs="Arial"/>
                <w:color w:val="1F2937"/>
                <w:sz w:val="18"/>
                <w:szCs w:val="18"/>
              </w:rPr>
              <w:t>▲</w:t>
            </w:r>
            <w:r>
              <w:rPr>
                <w:rFonts w:ascii="Calibri" w:eastAsia="Times New Roman" w:hAnsi="Calibri" w:cs="Calibri"/>
                <w:color w:val="1F2937"/>
                <w:sz w:val="18"/>
                <w:szCs w:val="18"/>
              </w:rPr>
              <w:t xml:space="preserve"> hijau / </w:t>
            </w:r>
            <w:r>
              <w:rPr>
                <w:rFonts w:ascii="Arial" w:eastAsia="Times New Roman" w:hAnsi="Arial" w:cs="Arial"/>
                <w:color w:val="1F2937"/>
                <w:sz w:val="18"/>
                <w:szCs w:val="18"/>
              </w:rPr>
              <w:t>▼</w:t>
            </w:r>
            <w:r>
              <w:rPr>
                <w:rFonts w:ascii="Calibri" w:eastAsia="Times New Roman" w:hAnsi="Calibri" w:cs="Calibri"/>
                <w:color w:val="1F2937"/>
                <w:sz w:val="18"/>
                <w:szCs w:val="18"/>
              </w:rPr>
              <w:t xml:space="preserve"> merah)</w:t>
            </w:r>
          </w:p>
        </w:tc>
      </w:tr>
      <w:tr w:rsidR="00A2085B" w14:paraId="4478ABFF"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5D05FD3"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ChartCard</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5F8D307"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line</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donut</w:t>
            </w:r>
            <w:proofErr w:type="spellEnd"/>
            <w:r>
              <w:rPr>
                <w:rFonts w:ascii="Calibri" w:eastAsia="Times New Roman" w:hAnsi="Calibri" w:cs="Calibri"/>
                <w:color w:val="1F2937"/>
                <w:sz w:val="18"/>
                <w:szCs w:val="18"/>
              </w:rPr>
              <w:t xml:space="preserve"> / bar</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5C4A847"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Wrapper</w:t>
            </w:r>
            <w:proofErr w:type="spellEnd"/>
            <w:r>
              <w:rPr>
                <w:rFonts w:ascii="Calibri" w:eastAsia="Times New Roman" w:hAnsi="Calibri" w:cs="Calibri"/>
                <w:color w:val="1F2937"/>
                <w:sz w:val="18"/>
                <w:szCs w:val="18"/>
              </w:rPr>
              <w:t xml:space="preserve"> Chart.js; </w:t>
            </w:r>
            <w:proofErr w:type="spellStart"/>
            <w:r>
              <w:rPr>
                <w:rFonts w:ascii="Calibri" w:eastAsia="Times New Roman" w:hAnsi="Calibri" w:cs="Calibri"/>
                <w:color w:val="1F2937"/>
                <w:sz w:val="18"/>
                <w:szCs w:val="18"/>
              </w:rPr>
              <w:t>line</w:t>
            </w:r>
            <w:proofErr w:type="spellEnd"/>
            <w:r>
              <w:rPr>
                <w:rFonts w:ascii="Calibri" w:eastAsia="Times New Roman" w:hAnsi="Calibri" w:cs="Calibri"/>
                <w:color w:val="1F2937"/>
                <w:sz w:val="18"/>
                <w:szCs w:val="18"/>
              </w:rPr>
              <w:t xml:space="preserve"> = 2 seri (Pemasukan </w:t>
            </w:r>
            <w:proofErr w:type="spellStart"/>
            <w:r>
              <w:rPr>
                <w:rStyle w:val="KodeHTML"/>
                <w:color w:val="1F2937"/>
              </w:rPr>
              <w:t>primary</w:t>
            </w:r>
            <w:proofErr w:type="spellEnd"/>
            <w:r>
              <w:rPr>
                <w:rFonts w:ascii="Calibri" w:eastAsia="Times New Roman" w:hAnsi="Calibri" w:cs="Calibri"/>
                <w:color w:val="1F2937"/>
                <w:sz w:val="18"/>
                <w:szCs w:val="18"/>
              </w:rPr>
              <w:t xml:space="preserve">, Pengeluaran </w:t>
            </w:r>
            <w:proofErr w:type="spellStart"/>
            <w:r>
              <w:rPr>
                <w:rStyle w:val="KodeHTML"/>
                <w:color w:val="1F2937"/>
              </w:rPr>
              <w:t>danger</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donut</w:t>
            </w:r>
            <w:proofErr w:type="spellEnd"/>
            <w:r>
              <w:rPr>
                <w:rFonts w:ascii="Calibri" w:eastAsia="Times New Roman" w:hAnsi="Calibri" w:cs="Calibri"/>
                <w:color w:val="1F2937"/>
                <w:sz w:val="18"/>
                <w:szCs w:val="18"/>
              </w:rPr>
              <w:t xml:space="preserve"> = palet kategori + label total di tengah</w:t>
            </w:r>
          </w:p>
        </w:tc>
      </w:tr>
      <w:tr w:rsidR="00A2085B" w14:paraId="7B6C52E1"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46B274F"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TransactionRow</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DCFDB16"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list</w:t>
            </w:r>
            <w:proofErr w:type="spellEnd"/>
            <w:r>
              <w:rPr>
                <w:rFonts w:ascii="Calibri" w:eastAsia="Times New Roman" w:hAnsi="Calibri" w:cs="Calibri"/>
                <w:color w:val="1F2937"/>
                <w:sz w:val="18"/>
                <w:szCs w:val="18"/>
              </w:rPr>
              <w:t xml:space="preserve"> &amp; </w:t>
            </w:r>
            <w:proofErr w:type="spellStart"/>
            <w:r>
              <w:rPr>
                <w:rFonts w:ascii="Calibri" w:eastAsia="Times New Roman" w:hAnsi="Calibri" w:cs="Calibri"/>
                <w:color w:val="1F2937"/>
                <w:sz w:val="18"/>
                <w:szCs w:val="18"/>
              </w:rPr>
              <w:t>table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A14CF9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Ikon kategori, </w:t>
            </w:r>
            <w:proofErr w:type="spellStart"/>
            <w:r>
              <w:rPr>
                <w:rFonts w:ascii="Calibri" w:eastAsia="Times New Roman" w:hAnsi="Calibri" w:cs="Calibri"/>
                <w:color w:val="1F2937"/>
                <w:sz w:val="18"/>
                <w:szCs w:val="18"/>
              </w:rPr>
              <w:t>kategori+deskripsi</w:t>
            </w:r>
            <w:proofErr w:type="spellEnd"/>
            <w:r>
              <w:rPr>
                <w:rFonts w:ascii="Calibri" w:eastAsia="Times New Roman" w:hAnsi="Calibri" w:cs="Calibri"/>
                <w:color w:val="1F2937"/>
                <w:sz w:val="18"/>
                <w:szCs w:val="18"/>
              </w:rPr>
              <w:t xml:space="preserve">, tanggal, nominal </w:t>
            </w:r>
            <w:r>
              <w:rPr>
                <w:rStyle w:val="KodeHTML"/>
                <w:color w:val="1F2937"/>
              </w:rPr>
              <w:t>+Rp</w:t>
            </w:r>
            <w:r>
              <w:rPr>
                <w:rFonts w:ascii="Calibri" w:eastAsia="Times New Roman" w:hAnsi="Calibri" w:cs="Calibri"/>
                <w:color w:val="1F2937"/>
                <w:sz w:val="18"/>
                <w:szCs w:val="18"/>
              </w:rPr>
              <w:t xml:space="preserve"> (hijau) / </w:t>
            </w:r>
            <w:r>
              <w:rPr>
                <w:rStyle w:val="KodeHTML"/>
                <w:color w:val="1F2937"/>
              </w:rPr>
              <w:t>−Rp</w:t>
            </w:r>
            <w:r>
              <w:rPr>
                <w:rFonts w:ascii="Calibri" w:eastAsia="Times New Roman" w:hAnsi="Calibri" w:cs="Calibri"/>
                <w:color w:val="1F2937"/>
                <w:sz w:val="18"/>
                <w:szCs w:val="18"/>
              </w:rPr>
              <w:t xml:space="preserve"> (merah), </w:t>
            </w:r>
            <w:proofErr w:type="spellStart"/>
            <w:r>
              <w:rPr>
                <w:rFonts w:ascii="Calibri" w:eastAsia="Times New Roman" w:hAnsi="Calibri" w:cs="Calibri"/>
                <w:color w:val="1F2937"/>
                <w:sz w:val="18"/>
                <w:szCs w:val="18"/>
              </w:rPr>
              <w:t>badge</w:t>
            </w:r>
            <w:proofErr w:type="spellEnd"/>
            <w:r>
              <w:rPr>
                <w:rFonts w:ascii="Calibri" w:eastAsia="Times New Roman" w:hAnsi="Calibri" w:cs="Calibri"/>
                <w:color w:val="1F2937"/>
                <w:sz w:val="18"/>
                <w:szCs w:val="18"/>
              </w:rPr>
              <w:t xml:space="preserve"> tipe</w:t>
            </w:r>
          </w:p>
        </w:tc>
      </w:tr>
      <w:tr w:rsidR="00A2085B" w14:paraId="5841EBBA"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5B47415"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BudgetProgressRow</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6D6044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B6FBA1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Ikon + nama kategori, "terpakai / limit", </w:t>
            </w:r>
            <w:proofErr w:type="spellStart"/>
            <w:r>
              <w:rPr>
                <w:rFonts w:ascii="Calibri" w:eastAsia="Times New Roman" w:hAnsi="Calibri" w:cs="Calibri"/>
                <w:color w:val="1F2937"/>
                <w:sz w:val="18"/>
                <w:szCs w:val="18"/>
              </w:rPr>
              <w:t>progress</w:t>
            </w:r>
            <w:proofErr w:type="spellEnd"/>
            <w:r>
              <w:rPr>
                <w:rFonts w:ascii="Calibri" w:eastAsia="Times New Roman" w:hAnsi="Calibri" w:cs="Calibri"/>
                <w:color w:val="1F2937"/>
                <w:sz w:val="18"/>
                <w:szCs w:val="18"/>
              </w:rPr>
              <w:t xml:space="preserve"> bar berwarna, %</w:t>
            </w:r>
          </w:p>
        </w:tc>
      </w:tr>
      <w:tr w:rsidR="00A2085B" w14:paraId="5C724D51"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3FD1855"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TodoItem</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F9B65F2"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7A2D281"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Checkbox</w:t>
            </w:r>
            <w:proofErr w:type="spellEnd"/>
            <w:r>
              <w:rPr>
                <w:rFonts w:ascii="Calibri" w:eastAsia="Times New Roman" w:hAnsi="Calibri" w:cs="Calibri"/>
                <w:color w:val="1F2937"/>
                <w:sz w:val="18"/>
                <w:szCs w:val="18"/>
              </w:rPr>
              <w:t xml:space="preserve">, ikon kategori, judul, </w:t>
            </w:r>
            <w:r>
              <w:rPr>
                <w:rStyle w:val="KodeHTML"/>
                <w:color w:val="1F2937"/>
              </w:rPr>
              <w:t xml:space="preserve">Rp </w:t>
            </w:r>
            <w:proofErr w:type="spellStart"/>
            <w:r>
              <w:rPr>
                <w:rStyle w:val="KodeHTML"/>
                <w:color w:val="1F2937"/>
              </w:rPr>
              <w:t>amount</w:t>
            </w:r>
            <w:proofErr w:type="spellEnd"/>
            <w:r>
              <w:rPr>
                <w:rStyle w:val="KodeHTML"/>
                <w:color w:val="1F2937"/>
              </w:rPr>
              <w:t xml:space="preserve"> · Jatuh tempo </w:t>
            </w:r>
            <w:proofErr w:type="spellStart"/>
            <w:r>
              <w:rPr>
                <w:rStyle w:val="KodeHTML"/>
                <w:color w:val="1F2937"/>
              </w:rPr>
              <w:t>tgl</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badge</w:t>
            </w:r>
            <w:proofErr w:type="spellEnd"/>
            <w:r>
              <w:rPr>
                <w:rFonts w:ascii="Calibri" w:eastAsia="Times New Roman" w:hAnsi="Calibri" w:cs="Calibri"/>
                <w:color w:val="1F2937"/>
                <w:sz w:val="18"/>
                <w:szCs w:val="18"/>
              </w:rPr>
              <w:t xml:space="preserve"> sisa hari; </w:t>
            </w:r>
            <w:proofErr w:type="spellStart"/>
            <w:r>
              <w:rPr>
                <w:rFonts w:ascii="Calibri" w:eastAsia="Times New Roman" w:hAnsi="Calibri" w:cs="Calibri"/>
                <w:color w:val="1F2937"/>
                <w:sz w:val="18"/>
                <w:szCs w:val="18"/>
              </w:rPr>
              <w:t>checked</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strikethrough</w:t>
            </w:r>
            <w:proofErr w:type="spellEnd"/>
            <w:r>
              <w:rPr>
                <w:rFonts w:ascii="Calibri" w:eastAsia="Times New Roman" w:hAnsi="Calibri" w:cs="Calibri"/>
                <w:color w:val="1F2937"/>
                <w:sz w:val="18"/>
                <w:szCs w:val="18"/>
              </w:rPr>
              <w:t xml:space="preserve"> + </w:t>
            </w:r>
            <w:proofErr w:type="spellStart"/>
            <w:r>
              <w:rPr>
                <w:rFonts w:ascii="Calibri" w:eastAsia="Times New Roman" w:hAnsi="Calibri" w:cs="Calibri"/>
                <w:color w:val="1F2937"/>
                <w:sz w:val="18"/>
                <w:szCs w:val="18"/>
              </w:rPr>
              <w:t>badge</w:t>
            </w:r>
            <w:proofErr w:type="spellEnd"/>
            <w:r>
              <w:rPr>
                <w:rFonts w:ascii="Calibri" w:eastAsia="Times New Roman" w:hAnsi="Calibri" w:cs="Calibri"/>
                <w:color w:val="1F2937"/>
                <w:sz w:val="18"/>
                <w:szCs w:val="18"/>
              </w:rPr>
              <w:t xml:space="preserve"> "Selesai"</w:t>
            </w:r>
          </w:p>
        </w:tc>
      </w:tr>
      <w:tr w:rsidR="00A2085B" w14:paraId="7B122B00"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80D0DF2"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FilterTabs</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7DCB783"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Semua/Pemasukan/Pengeluaran · Aktif/Selesai/Tertunda</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978D1B8"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Pill</w:t>
            </w:r>
            <w:proofErr w:type="spellEnd"/>
            <w:r>
              <w:rPr>
                <w:rFonts w:ascii="Calibri" w:eastAsia="Times New Roman" w:hAnsi="Calibri" w:cs="Calibri"/>
                <w:color w:val="1F2937"/>
                <w:sz w:val="18"/>
                <w:szCs w:val="18"/>
              </w:rPr>
              <w:t xml:space="preserve"> aktif </w:t>
            </w:r>
            <w:proofErr w:type="spellStart"/>
            <w:r>
              <w:rPr>
                <w:rStyle w:val="KodeHTML"/>
                <w:color w:val="1F2937"/>
              </w:rPr>
              <w:t>primary</w:t>
            </w:r>
            <w:proofErr w:type="spellEnd"/>
          </w:p>
        </w:tc>
      </w:tr>
      <w:tr w:rsidR="00A2085B" w14:paraId="3E9F51A7"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30890D2"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Badge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AA87877"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Aktif (hijau), Selesai (abu), Tertunda (amber), "X hari lagi"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C226592"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rounded-full</w:t>
            </w:r>
            <w:proofErr w:type="spellEnd"/>
            <w:r>
              <w:rPr>
                <w:rFonts w:ascii="Calibri" w:eastAsia="Times New Roman" w:hAnsi="Calibri" w:cs="Calibri"/>
                <w:color w:val="1F2937"/>
                <w:sz w:val="18"/>
                <w:szCs w:val="18"/>
              </w:rPr>
              <w:t xml:space="preserve">, </w:t>
            </w:r>
            <w:proofErr w:type="spellStart"/>
            <w:r>
              <w:rPr>
                <w:rStyle w:val="KodeHTML"/>
                <w:color w:val="1F2937"/>
              </w:rPr>
              <w:t>text-xs</w:t>
            </w:r>
            <w:proofErr w:type="spellEnd"/>
          </w:p>
        </w:tc>
      </w:tr>
      <w:tr w:rsidR="00A2085B" w14:paraId="599C80B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10C55AE"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TypeToggle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13F97C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Pemasukan/Pengeluaran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FAF7808"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Segmented</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control</w:t>
            </w:r>
            <w:proofErr w:type="spellEnd"/>
            <w:r>
              <w:rPr>
                <w:rFonts w:ascii="Calibri" w:eastAsia="Times New Roman" w:hAnsi="Calibri" w:cs="Calibri"/>
                <w:color w:val="1F2937"/>
                <w:sz w:val="18"/>
                <w:szCs w:val="18"/>
              </w:rPr>
              <w:t xml:space="preserve"> (lihat </w:t>
            </w:r>
            <w:proofErr w:type="spellStart"/>
            <w:r>
              <w:rPr>
                <w:rFonts w:ascii="Calibri" w:eastAsia="Times New Roman" w:hAnsi="Calibri" w:cs="Calibri"/>
                <w:color w:val="1F2937"/>
                <w:sz w:val="18"/>
                <w:szCs w:val="18"/>
              </w:rPr>
              <w:t>mockup</w:t>
            </w:r>
            <w:proofErr w:type="spellEnd"/>
            <w:r>
              <w:rPr>
                <w:rFonts w:ascii="Calibri" w:eastAsia="Times New Roman" w:hAnsi="Calibri" w:cs="Calibri"/>
                <w:color w:val="1F2937"/>
                <w:sz w:val="18"/>
                <w:szCs w:val="18"/>
              </w:rPr>
              <w:t xml:space="preserve"> Tambah Transaksi)</w:t>
            </w:r>
          </w:p>
        </w:tc>
      </w:tr>
      <w:tr w:rsidR="00A2085B" w14:paraId="3AAAFF25"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4026343"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MonthPicker</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AA6F46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"September 2025 </w:t>
            </w:r>
            <w:r>
              <w:rPr>
                <w:rFonts w:ascii="Cambria Math" w:eastAsia="Times New Roman" w:hAnsi="Cambria Math" w:cs="Cambria Math"/>
                <w:color w:val="1F2937"/>
                <w:sz w:val="18"/>
                <w:szCs w:val="18"/>
              </w:rPr>
              <w:t>▾</w:t>
            </w:r>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1FBF9CE" w14:textId="77777777" w:rsidR="00BC46F0" w:rsidRDefault="00BC46F0">
            <w:pPr>
              <w:spacing w:before="120" w:after="120"/>
              <w:rPr>
                <w:rFonts w:ascii="Calibri" w:eastAsia="Times New Roman" w:hAnsi="Calibri" w:cs="Calibri"/>
                <w:color w:val="1F2937"/>
                <w:sz w:val="18"/>
                <w:szCs w:val="18"/>
              </w:rPr>
            </w:pPr>
            <w:proofErr w:type="spellStart"/>
            <w:r>
              <w:rPr>
                <w:rFonts w:ascii="Calibri" w:eastAsia="Times New Roman" w:hAnsi="Calibri" w:cs="Calibri"/>
                <w:color w:val="1F2937"/>
                <w:sz w:val="18"/>
                <w:szCs w:val="18"/>
              </w:rPr>
              <w:t>Dropdown</w:t>
            </w:r>
            <w:proofErr w:type="spellEnd"/>
            <w:r>
              <w:rPr>
                <w:rFonts w:ascii="Calibri" w:eastAsia="Times New Roman" w:hAnsi="Calibri" w:cs="Calibri"/>
                <w:color w:val="1F2937"/>
                <w:sz w:val="18"/>
                <w:szCs w:val="18"/>
              </w:rPr>
              <w:t xml:space="preserve"> bulan untuk Transaksi/</w:t>
            </w:r>
            <w:proofErr w:type="spellStart"/>
            <w:r>
              <w:rPr>
                <w:rFonts w:ascii="Calibri" w:eastAsia="Times New Roman" w:hAnsi="Calibri" w:cs="Calibri"/>
                <w:color w:val="1F2937"/>
                <w:sz w:val="18"/>
                <w:szCs w:val="18"/>
              </w:rPr>
              <w:t>Budget</w:t>
            </w:r>
            <w:proofErr w:type="spellEnd"/>
            <w:r>
              <w:rPr>
                <w:rFonts w:ascii="Calibri" w:eastAsia="Times New Roman" w:hAnsi="Calibri" w:cs="Calibri"/>
                <w:color w:val="1F2937"/>
                <w:sz w:val="18"/>
                <w:szCs w:val="18"/>
              </w:rPr>
              <w:t>/</w:t>
            </w:r>
            <w:proofErr w:type="spellStart"/>
            <w:r>
              <w:rPr>
                <w:rFonts w:ascii="Calibri" w:eastAsia="Times New Roman" w:hAnsi="Calibri" w:cs="Calibri"/>
                <w:color w:val="1F2937"/>
                <w:sz w:val="18"/>
                <w:szCs w:val="18"/>
              </w:rPr>
              <w:t>Dashboard</w:t>
            </w:r>
            <w:proofErr w:type="spellEnd"/>
          </w:p>
        </w:tc>
      </w:tr>
      <w:tr w:rsidR="00A2085B" w14:paraId="53DBC039"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D0B07D5"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EmptyState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B385B9C"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C1F325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Ilustrasi </w:t>
            </w:r>
            <w:proofErr w:type="spellStart"/>
            <w:r>
              <w:rPr>
                <w:rFonts w:ascii="Calibri" w:eastAsia="Times New Roman" w:hAnsi="Calibri" w:cs="Calibri"/>
                <w:color w:val="1F2937"/>
                <w:sz w:val="18"/>
                <w:szCs w:val="18"/>
              </w:rPr>
              <w:t>mint</w:t>
            </w:r>
            <w:proofErr w:type="spellEnd"/>
            <w:r>
              <w:rPr>
                <w:rFonts w:ascii="Calibri" w:eastAsia="Times New Roman" w:hAnsi="Calibri" w:cs="Calibri"/>
                <w:color w:val="1F2937"/>
                <w:sz w:val="18"/>
                <w:szCs w:val="18"/>
              </w:rPr>
              <w:t xml:space="preserve"> + CTA</w:t>
            </w:r>
          </w:p>
        </w:tc>
      </w:tr>
      <w:tr w:rsidR="00A2085B" w14:paraId="1A36C579"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06A2B97" w14:textId="77777777" w:rsidR="00BC46F0" w:rsidRDefault="00BC46F0">
            <w:pPr>
              <w:spacing w:before="120" w:after="120"/>
              <w:rPr>
                <w:rFonts w:ascii="Calibri" w:eastAsia="Times New Roman" w:hAnsi="Calibri" w:cs="Calibri"/>
                <w:color w:val="1F2937"/>
                <w:sz w:val="18"/>
                <w:szCs w:val="18"/>
              </w:rPr>
            </w:pPr>
            <w:proofErr w:type="spellStart"/>
            <w:r>
              <w:rPr>
                <w:rStyle w:val="KodeHTML"/>
                <w:color w:val="1F2937"/>
              </w:rPr>
              <w:t>ConfirmDialog</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417145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hapus transaksi/kategori/</w:t>
            </w:r>
            <w:proofErr w:type="spellStart"/>
            <w:r>
              <w:rPr>
                <w:rFonts w:ascii="Calibri" w:eastAsia="Times New Roman" w:hAnsi="Calibri" w:cs="Calibri"/>
                <w:color w:val="1F2937"/>
                <w:sz w:val="18"/>
                <w:szCs w:val="18"/>
              </w:rPr>
              <w:t>budget</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4757C85"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Untuk BR-DATA-03: hapus kategori terpakai → tampil pesan ditolak</w:t>
            </w:r>
          </w:p>
        </w:tc>
      </w:tr>
    </w:tbl>
    <w:p w14:paraId="42426D8D" w14:textId="77777777" w:rsidR="00BC46F0" w:rsidRDefault="00BC46F0">
      <w:pPr>
        <w:pStyle w:val="NormalWeb"/>
        <w:rPr>
          <w:rFonts w:ascii="Calibri" w:hAnsi="Calibri" w:cs="Calibri"/>
          <w:color w:val="1F2937"/>
          <w:sz w:val="21"/>
          <w:szCs w:val="21"/>
        </w:rPr>
      </w:pPr>
      <w:r>
        <w:rPr>
          <w:rStyle w:val="Kuat"/>
          <w:rFonts w:ascii="Calibri" w:hAnsi="Calibri" w:cs="Calibri"/>
          <w:color w:val="1F2937"/>
          <w:sz w:val="21"/>
          <w:szCs w:val="21"/>
        </w:rPr>
        <w:t>Logika warna status To-Do (turunan, tanpa kolom baru):</w:t>
      </w:r>
      <w:r>
        <w:rPr>
          <w:rFonts w:ascii="Calibri" w:hAnsi="Calibri" w:cs="Calibri"/>
          <w:color w:val="1F2937"/>
          <w:sz w:val="21"/>
          <w:szCs w:val="21"/>
        </w:rPr>
        <w:t xml:space="preserve"> </w:t>
      </w:r>
      <w:r>
        <w:rPr>
          <w:rStyle w:val="KodeHTML"/>
          <w:color w:val="1F2937"/>
        </w:rPr>
        <w:t>Aktif</w:t>
      </w:r>
      <w:r>
        <w:rPr>
          <w:rFonts w:ascii="Calibri" w:hAnsi="Calibri" w:cs="Calibri"/>
          <w:color w:val="1F2937"/>
          <w:sz w:val="21"/>
          <w:szCs w:val="21"/>
        </w:rPr>
        <w:t xml:space="preserve"> = belum selesai; </w:t>
      </w:r>
      <w:r>
        <w:rPr>
          <w:rStyle w:val="KodeHTML"/>
          <w:color w:val="1F2937"/>
        </w:rPr>
        <w:t>Selesai</w:t>
      </w:r>
      <w:r>
        <w:rPr>
          <w:rFonts w:ascii="Calibri" w:hAnsi="Calibri" w:cs="Calibri"/>
          <w:color w:val="1F2937"/>
          <w:sz w:val="21"/>
          <w:szCs w:val="21"/>
        </w:rPr>
        <w:t xml:space="preserve"> = </w:t>
      </w:r>
      <w:proofErr w:type="spellStart"/>
      <w:r>
        <w:rPr>
          <w:rStyle w:val="KodeHTML"/>
          <w:color w:val="1F2937"/>
        </w:rPr>
        <w:t>is_completed</w:t>
      </w:r>
      <w:proofErr w:type="spellEnd"/>
      <w:r>
        <w:rPr>
          <w:rStyle w:val="KodeHTML"/>
          <w:color w:val="1F2937"/>
        </w:rPr>
        <w:t>=</w:t>
      </w:r>
      <w:proofErr w:type="spellStart"/>
      <w:r>
        <w:rPr>
          <w:rStyle w:val="KodeHTML"/>
          <w:color w:val="1F2937"/>
        </w:rPr>
        <w:t>true</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badge</w:t>
      </w:r>
      <w:proofErr w:type="spellEnd"/>
      <w:r>
        <w:rPr>
          <w:rFonts w:ascii="Calibri" w:hAnsi="Calibri" w:cs="Calibri"/>
          <w:color w:val="1F2937"/>
          <w:sz w:val="21"/>
          <w:szCs w:val="21"/>
        </w:rPr>
        <w:t xml:space="preserve"> </w:t>
      </w:r>
      <w:r>
        <w:rPr>
          <w:rStyle w:val="KodeHTML"/>
          <w:color w:val="1F2937"/>
        </w:rPr>
        <w:t>Tertunda/terlambat</w:t>
      </w:r>
      <w:r>
        <w:rPr>
          <w:rFonts w:ascii="Calibri" w:hAnsi="Calibri" w:cs="Calibri"/>
          <w:color w:val="1F2937"/>
          <w:sz w:val="21"/>
          <w:szCs w:val="21"/>
        </w:rPr>
        <w:t xml:space="preserve"> = </w:t>
      </w:r>
      <w:proofErr w:type="spellStart"/>
      <w:r>
        <w:rPr>
          <w:rStyle w:val="KodeHTML"/>
          <w:color w:val="1F2937"/>
        </w:rPr>
        <w:t>due_date</w:t>
      </w:r>
      <w:proofErr w:type="spellEnd"/>
      <w:r>
        <w:rPr>
          <w:rStyle w:val="KodeHTML"/>
          <w:color w:val="1F2937"/>
        </w:rPr>
        <w:t xml:space="preserve"> &lt; </w:t>
      </w:r>
      <w:proofErr w:type="spellStart"/>
      <w:r>
        <w:rPr>
          <w:rStyle w:val="KodeHTML"/>
          <w:color w:val="1F2937"/>
        </w:rPr>
        <w:t>today</w:t>
      </w:r>
      <w:proofErr w:type="spellEnd"/>
      <w:r>
        <w:rPr>
          <w:rFonts w:ascii="Calibri" w:hAnsi="Calibri" w:cs="Calibri"/>
          <w:color w:val="1F2937"/>
          <w:sz w:val="21"/>
          <w:szCs w:val="21"/>
        </w:rPr>
        <w:t xml:space="preserve"> dan belum selesai (dihitung di </w:t>
      </w:r>
      <w:proofErr w:type="spellStart"/>
      <w:r>
        <w:rPr>
          <w:rFonts w:ascii="Calibri" w:hAnsi="Calibri" w:cs="Calibri"/>
          <w:color w:val="1F2937"/>
          <w:sz w:val="21"/>
          <w:szCs w:val="21"/>
        </w:rPr>
        <w:t>frontend</w:t>
      </w:r>
      <w:proofErr w:type="spellEnd"/>
      <w:r>
        <w:rPr>
          <w:rFonts w:ascii="Calibri" w:hAnsi="Calibri" w:cs="Calibri"/>
          <w:color w:val="1F2937"/>
          <w:sz w:val="21"/>
          <w:szCs w:val="21"/>
        </w:rPr>
        <w:t>).</w:t>
      </w:r>
    </w:p>
    <w:p w14:paraId="097195B7" w14:textId="77777777" w:rsidR="00BC46F0" w:rsidRDefault="00000000">
      <w:pPr>
        <w:rPr>
          <w:rFonts w:ascii="Calibri" w:eastAsia="Times New Roman" w:hAnsi="Calibri" w:cs="Calibri"/>
          <w:color w:val="1F2937"/>
          <w:sz w:val="21"/>
          <w:szCs w:val="21"/>
        </w:rPr>
      </w:pPr>
      <w:r>
        <w:rPr>
          <w:rFonts w:ascii="Calibri" w:eastAsia="Times New Roman" w:hAnsi="Calibri" w:cs="Calibri"/>
          <w:color w:val="1F2937"/>
          <w:sz w:val="21"/>
          <w:szCs w:val="21"/>
        </w:rPr>
        <w:pict w14:anchorId="3A99B3F3">
          <v:rect id="_x0000_i1080" style="width:0;height:1.5pt" o:hralign="center" o:hrstd="t" o:hr="t" fillcolor="#a0a0a0" stroked="f"/>
        </w:pict>
      </w:r>
    </w:p>
    <w:p w14:paraId="658938A3" w14:textId="77777777" w:rsidR="00BC46F0" w:rsidRDefault="00BC46F0">
      <w:pPr>
        <w:pStyle w:val="Judul2"/>
        <w:rPr>
          <w:rFonts w:ascii="Calibri" w:eastAsia="Times New Roman" w:hAnsi="Calibri" w:cs="Calibri"/>
        </w:rPr>
      </w:pPr>
      <w:r>
        <w:rPr>
          <w:rFonts w:ascii="Calibri" w:eastAsia="Times New Roman" w:hAnsi="Calibri" w:cs="Calibri"/>
        </w:rPr>
        <w:t xml:space="preserve">5. Elemen </w:t>
      </w:r>
      <w:proofErr w:type="spellStart"/>
      <w:r>
        <w:rPr>
          <w:rFonts w:ascii="Calibri" w:eastAsia="Times New Roman" w:hAnsi="Calibri" w:cs="Calibri"/>
        </w:rPr>
        <w:t>Mockup</w:t>
      </w:r>
      <w:proofErr w:type="spellEnd"/>
      <w:r>
        <w:rPr>
          <w:rFonts w:ascii="Calibri" w:eastAsia="Times New Roman" w:hAnsi="Calibri" w:cs="Calibri"/>
        </w:rPr>
        <w:t xml:space="preserve"> di Luar </w:t>
      </w:r>
      <w:proofErr w:type="spellStart"/>
      <w:r>
        <w:rPr>
          <w:rFonts w:ascii="Calibri" w:eastAsia="Times New Roman" w:hAnsi="Calibri" w:cs="Calibri"/>
        </w:rPr>
        <w:t>Scope</w:t>
      </w:r>
      <w:proofErr w:type="spellEnd"/>
      <w:r>
        <w:rPr>
          <w:rFonts w:ascii="Calibri" w:eastAsia="Times New Roman" w:hAnsi="Calibri" w:cs="Calibri"/>
        </w:rPr>
        <w:t xml:space="preserve"> Terkunci (Perlu Keputusan)</w:t>
      </w:r>
    </w:p>
    <w:p w14:paraId="5C4EB708"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Item berikut </w:t>
      </w:r>
      <w:r>
        <w:rPr>
          <w:rStyle w:val="Kuat"/>
          <w:rFonts w:ascii="Calibri" w:hAnsi="Calibri" w:cs="Calibri"/>
          <w:color w:val="1F2937"/>
          <w:sz w:val="21"/>
          <w:szCs w:val="21"/>
        </w:rPr>
        <w:t xml:space="preserve">ada di </w:t>
      </w:r>
      <w:proofErr w:type="spellStart"/>
      <w:r>
        <w:rPr>
          <w:rStyle w:val="Kuat"/>
          <w:rFonts w:ascii="Calibri" w:hAnsi="Calibri" w:cs="Calibri"/>
          <w:color w:val="1F2937"/>
          <w:sz w:val="21"/>
          <w:szCs w:val="21"/>
        </w:rPr>
        <w:t>mockup</w:t>
      </w:r>
      <w:proofErr w:type="spellEnd"/>
      <w:r>
        <w:rPr>
          <w:rStyle w:val="Kuat"/>
          <w:rFonts w:ascii="Calibri" w:hAnsi="Calibri" w:cs="Calibri"/>
          <w:color w:val="1F2937"/>
          <w:sz w:val="21"/>
          <w:szCs w:val="21"/>
        </w:rPr>
        <w:t xml:space="preserve"> tetapi tidak ada</w:t>
      </w:r>
      <w:r>
        <w:rPr>
          <w:rFonts w:ascii="Calibri" w:hAnsi="Calibri" w:cs="Calibri"/>
          <w:color w:val="1F2937"/>
          <w:sz w:val="21"/>
          <w:szCs w:val="21"/>
        </w:rPr>
        <w:t xml:space="preserve"> di </w:t>
      </w:r>
      <w:proofErr w:type="spellStart"/>
      <w:r>
        <w:rPr>
          <w:rFonts w:ascii="Calibri" w:hAnsi="Calibri" w:cs="Calibri"/>
          <w:color w:val="1F2937"/>
          <w:sz w:val="21"/>
          <w:szCs w:val="21"/>
        </w:rPr>
        <w:t>baseline</w:t>
      </w:r>
      <w:proofErr w:type="spellEnd"/>
      <w:r>
        <w:rPr>
          <w:rFonts w:ascii="Calibri" w:hAnsi="Calibri" w:cs="Calibri"/>
          <w:color w:val="1F2937"/>
          <w:sz w:val="21"/>
          <w:szCs w:val="21"/>
        </w:rPr>
        <w:t xml:space="preserve"> final (</w:t>
      </w:r>
      <w:r>
        <w:rPr>
          <w:rStyle w:val="KodeHTML"/>
          <w:color w:val="1F2937"/>
        </w:rPr>
        <w:t>fintrack.md</w:t>
      </w:r>
      <w:r>
        <w:rPr>
          <w:rFonts w:ascii="Calibri" w:hAnsi="Calibri" w:cs="Calibri"/>
          <w:color w:val="1F2937"/>
          <w:sz w:val="21"/>
          <w:szCs w:val="21"/>
        </w:rPr>
        <w:t xml:space="preserve"> — 5 tabel, 6 modul):</w:t>
      </w:r>
    </w:p>
    <w:tbl>
      <w:tblPr>
        <w:tblW w:w="5000" w:type="pct"/>
        <w:tblCellMar>
          <w:top w:w="15" w:type="dxa"/>
          <w:left w:w="15" w:type="dxa"/>
          <w:bottom w:w="15" w:type="dxa"/>
          <w:right w:w="15" w:type="dxa"/>
        </w:tblCellMar>
        <w:tblLook w:val="04A0" w:firstRow="1" w:lastRow="0" w:firstColumn="1" w:lastColumn="0" w:noHBand="0" w:noVBand="1"/>
      </w:tblPr>
      <w:tblGrid>
        <w:gridCol w:w="292"/>
        <w:gridCol w:w="2347"/>
        <w:gridCol w:w="1983"/>
        <w:gridCol w:w="4388"/>
      </w:tblGrid>
      <w:tr w:rsidR="00A2085B" w14:paraId="384B1F1A" w14:textId="77777777">
        <w:trPr>
          <w:tblHeader/>
        </w:trPr>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52D0845F"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47321E1"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 xml:space="preserve">Elemen </w:t>
            </w:r>
            <w:proofErr w:type="spellStart"/>
            <w:r>
              <w:rPr>
                <w:rFonts w:ascii="Calibri" w:eastAsia="Times New Roman" w:hAnsi="Calibri" w:cs="Calibri"/>
                <w:b/>
                <w:bCs/>
                <w:color w:val="0F3D2E"/>
                <w:sz w:val="18"/>
                <w:szCs w:val="18"/>
              </w:rPr>
              <w:t>mockup</w:t>
            </w:r>
            <w:proofErr w:type="spellEnd"/>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6FE787C2"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Status di PRD</w:t>
            </w:r>
          </w:p>
        </w:tc>
        <w:tc>
          <w:tcPr>
            <w:tcW w:w="0" w:type="auto"/>
            <w:tcBorders>
              <w:top w:val="single" w:sz="6" w:space="0" w:color="9CA3AF"/>
              <w:left w:val="single" w:sz="6" w:space="0" w:color="9CA3AF"/>
              <w:bottom w:val="single" w:sz="6" w:space="0" w:color="9CA3AF"/>
              <w:right w:val="single" w:sz="6" w:space="0" w:color="9CA3AF"/>
            </w:tcBorders>
            <w:shd w:val="clear" w:color="auto" w:fill="E7F4EC"/>
            <w:tcMar>
              <w:top w:w="60" w:type="dxa"/>
              <w:left w:w="100" w:type="dxa"/>
              <w:bottom w:w="60" w:type="dxa"/>
              <w:right w:w="100" w:type="dxa"/>
            </w:tcMar>
            <w:hideMark/>
          </w:tcPr>
          <w:p w14:paraId="20500135" w14:textId="77777777" w:rsidR="00BC46F0" w:rsidRDefault="00BC46F0">
            <w:pPr>
              <w:spacing w:before="120" w:after="120"/>
              <w:rPr>
                <w:rFonts w:ascii="Calibri" w:eastAsia="Times New Roman" w:hAnsi="Calibri" w:cs="Calibri"/>
                <w:b/>
                <w:bCs/>
                <w:color w:val="0F3D2E"/>
                <w:sz w:val="18"/>
                <w:szCs w:val="18"/>
              </w:rPr>
            </w:pPr>
            <w:r>
              <w:rPr>
                <w:rFonts w:ascii="Calibri" w:eastAsia="Times New Roman" w:hAnsi="Calibri" w:cs="Calibri"/>
                <w:b/>
                <w:bCs/>
                <w:color w:val="0F3D2E"/>
                <w:sz w:val="18"/>
                <w:szCs w:val="18"/>
              </w:rPr>
              <w:t>Rekomendasi</w:t>
            </w:r>
          </w:p>
        </w:tc>
      </w:tr>
      <w:tr w:rsidR="00A2085B" w14:paraId="14C25674"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4F501E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1</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6571CD7"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 xml:space="preserve">Financial </w:t>
            </w:r>
            <w:proofErr w:type="spellStart"/>
            <w:r>
              <w:rPr>
                <w:rStyle w:val="Kuat"/>
                <w:rFonts w:ascii="Calibri" w:eastAsia="Times New Roman" w:hAnsi="Calibri" w:cs="Calibri"/>
                <w:color w:val="1F2937"/>
                <w:sz w:val="18"/>
                <w:szCs w:val="18"/>
              </w:rPr>
              <w:t>Goal</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sidebar</w:t>
            </w:r>
            <w:proofErr w:type="spellEnd"/>
            <w:r>
              <w:rPr>
                <w:rFonts w:ascii="Calibri" w:eastAsia="Times New Roman" w:hAnsi="Calibri" w:cs="Calibri"/>
                <w:color w:val="1F2937"/>
                <w:sz w:val="18"/>
                <w:szCs w:val="18"/>
              </w:rPr>
              <w:t xml:space="preserve">, halaman, </w:t>
            </w:r>
            <w:proofErr w:type="spellStart"/>
            <w:r>
              <w:rPr>
                <w:rFonts w:ascii="Calibri" w:eastAsia="Times New Roman" w:hAnsi="Calibri" w:cs="Calibri"/>
                <w:color w:val="1F2937"/>
                <w:sz w:val="18"/>
                <w:szCs w:val="18"/>
              </w:rPr>
              <w:t>widget</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dashboard</w:t>
            </w:r>
            <w:proofErr w:type="spellEnd"/>
            <w:r>
              <w:rPr>
                <w:rFonts w:ascii="Calibri" w:eastAsia="Times New Roman" w:hAnsi="Calibri" w:cs="Calibri"/>
                <w:color w:val="1F2937"/>
                <w:sz w:val="18"/>
                <w:szCs w:val="18"/>
              </w:rPr>
              <w:t>, "Target Keuangan")</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6FA2BB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Tidak ada — bukan bagian dari 5 tabel/modul terkunci</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66CBE04"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Jangan dibangun di MVP.</w:t>
            </w:r>
            <w:r>
              <w:rPr>
                <w:rFonts w:ascii="Calibri" w:eastAsia="Times New Roman" w:hAnsi="Calibri" w:cs="Calibri"/>
                <w:color w:val="1F2937"/>
                <w:sz w:val="18"/>
                <w:szCs w:val="18"/>
              </w:rPr>
              <w:t xml:space="preserve"> Sembunyikan item menu &amp; </w:t>
            </w:r>
            <w:proofErr w:type="spellStart"/>
            <w:r>
              <w:rPr>
                <w:rFonts w:ascii="Calibri" w:eastAsia="Times New Roman" w:hAnsi="Calibri" w:cs="Calibri"/>
                <w:color w:val="1F2937"/>
                <w:sz w:val="18"/>
                <w:szCs w:val="18"/>
              </w:rPr>
              <w:t>widget-nya</w:t>
            </w:r>
            <w:proofErr w:type="spellEnd"/>
            <w:r>
              <w:rPr>
                <w:rFonts w:ascii="Calibri" w:eastAsia="Times New Roman" w:hAnsi="Calibri" w:cs="Calibri"/>
                <w:color w:val="1F2937"/>
                <w:sz w:val="18"/>
                <w:szCs w:val="18"/>
              </w:rPr>
              <w:t xml:space="preserve"> di Tahap 1. Jika tim ingin </w:t>
            </w:r>
            <w:proofErr w:type="spellStart"/>
            <w:r>
              <w:rPr>
                <w:rFonts w:ascii="Calibri" w:eastAsia="Times New Roman" w:hAnsi="Calibri" w:cs="Calibri"/>
                <w:color w:val="1F2937"/>
                <w:sz w:val="18"/>
                <w:szCs w:val="18"/>
              </w:rPr>
              <w:t>Goal</w:t>
            </w:r>
            <w:proofErr w:type="spellEnd"/>
            <w:r>
              <w:rPr>
                <w:rFonts w:ascii="Calibri" w:eastAsia="Times New Roman" w:hAnsi="Calibri" w:cs="Calibri"/>
                <w:color w:val="1F2937"/>
                <w:sz w:val="18"/>
                <w:szCs w:val="18"/>
              </w:rPr>
              <w:t xml:space="preserve">, itu perubahan </w:t>
            </w:r>
            <w:proofErr w:type="spellStart"/>
            <w:r>
              <w:rPr>
                <w:rFonts w:ascii="Calibri" w:eastAsia="Times New Roman" w:hAnsi="Calibri" w:cs="Calibri"/>
                <w:color w:val="1F2937"/>
                <w:sz w:val="18"/>
                <w:szCs w:val="18"/>
              </w:rPr>
              <w:t>scope</w:t>
            </w:r>
            <w:proofErr w:type="spellEnd"/>
            <w:r>
              <w:rPr>
                <w:rFonts w:ascii="Calibri" w:eastAsia="Times New Roman" w:hAnsi="Calibri" w:cs="Calibri"/>
                <w:color w:val="1F2937"/>
                <w:sz w:val="18"/>
                <w:szCs w:val="18"/>
              </w:rPr>
              <w:t xml:space="preserve"> (tabel + API + BR baru) → butuh keputusan PM sebelum Minggu 1.</w:t>
            </w:r>
          </w:p>
        </w:tc>
      </w:tr>
      <w:tr w:rsidR="00A2085B" w14:paraId="60B3CBF1"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7E7B600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lastRenderedPageBreak/>
              <w:t>2</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E20D09A"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Laporan &amp; Analisis</w:t>
            </w:r>
            <w:r>
              <w:rPr>
                <w:rFonts w:ascii="Calibri" w:eastAsia="Times New Roman" w:hAnsi="Calibri" w:cs="Calibri"/>
                <w:color w:val="1F2937"/>
                <w:sz w:val="18"/>
                <w:szCs w:val="18"/>
              </w:rPr>
              <w:t xml:space="preserve"> (grafik bar per kategori, </w:t>
            </w:r>
            <w:proofErr w:type="spellStart"/>
            <w:r>
              <w:rPr>
                <w:rFonts w:ascii="Calibri" w:eastAsia="Times New Roman" w:hAnsi="Calibri" w:cs="Calibri"/>
                <w:color w:val="1F2937"/>
                <w:sz w:val="18"/>
                <w:szCs w:val="18"/>
              </w:rPr>
              <w:t>insight</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2BEF83C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Tahap 2 — </w:t>
            </w:r>
            <w:proofErr w:type="spellStart"/>
            <w:r>
              <w:rPr>
                <w:rFonts w:ascii="Calibri" w:eastAsia="Times New Roman" w:hAnsi="Calibri" w:cs="Calibri"/>
                <w:color w:val="1F2937"/>
                <w:sz w:val="18"/>
                <w:szCs w:val="18"/>
              </w:rPr>
              <w:t>Advanced</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Analytics</w:t>
            </w:r>
            <w:proofErr w:type="spellEnd"/>
            <w:r>
              <w:rPr>
                <w:rFonts w:ascii="Calibri" w:eastAsia="Times New Roman" w:hAnsi="Calibri" w:cs="Calibri"/>
                <w:color w:val="1F2937"/>
                <w:sz w:val="18"/>
                <w:szCs w:val="18"/>
              </w:rPr>
              <w:t xml:space="preserve"> (Minggu 7)</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E9F4F59"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Ikuti desain </w:t>
            </w:r>
            <w:proofErr w:type="spellStart"/>
            <w:r>
              <w:rPr>
                <w:rFonts w:ascii="Calibri" w:eastAsia="Times New Roman" w:hAnsi="Calibri" w:cs="Calibri"/>
                <w:color w:val="1F2937"/>
                <w:sz w:val="18"/>
                <w:szCs w:val="18"/>
              </w:rPr>
              <w:t>mockup</w:t>
            </w:r>
            <w:proofErr w:type="spellEnd"/>
            <w:r>
              <w:rPr>
                <w:rFonts w:ascii="Calibri" w:eastAsia="Times New Roman" w:hAnsi="Calibri" w:cs="Calibri"/>
                <w:color w:val="1F2937"/>
                <w:sz w:val="18"/>
                <w:szCs w:val="18"/>
              </w:rPr>
              <w:t xml:space="preserve"> saat implementasi Tahap 2.</w:t>
            </w:r>
          </w:p>
        </w:tc>
      </w:tr>
      <w:tr w:rsidR="00A2085B" w14:paraId="5512F9A2"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CA3C8BF"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3</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62592C50" w14:textId="77777777" w:rsidR="00BC46F0" w:rsidRDefault="00BC46F0">
            <w:pPr>
              <w:spacing w:before="120" w:after="120"/>
              <w:rPr>
                <w:rFonts w:ascii="Calibri" w:eastAsia="Times New Roman" w:hAnsi="Calibri" w:cs="Calibri"/>
                <w:color w:val="1F2937"/>
                <w:sz w:val="18"/>
                <w:szCs w:val="18"/>
              </w:rPr>
            </w:pPr>
            <w:r>
              <w:rPr>
                <w:rStyle w:val="Kuat"/>
                <w:rFonts w:ascii="Calibri" w:eastAsia="Times New Roman" w:hAnsi="Calibri" w:cs="Calibri"/>
                <w:color w:val="1F2937"/>
                <w:sz w:val="18"/>
                <w:szCs w:val="18"/>
              </w:rPr>
              <w:t>"</w:t>
            </w:r>
            <w:proofErr w:type="spellStart"/>
            <w:r>
              <w:rPr>
                <w:rStyle w:val="Kuat"/>
                <w:rFonts w:ascii="Calibri" w:eastAsia="Times New Roman" w:hAnsi="Calibri" w:cs="Calibri"/>
                <w:color w:val="1F2937"/>
                <w:sz w:val="18"/>
                <w:szCs w:val="18"/>
              </w:rPr>
              <w:t>Login</w:t>
            </w:r>
            <w:proofErr w:type="spellEnd"/>
            <w:r>
              <w:rPr>
                <w:rStyle w:val="Kuat"/>
                <w:rFonts w:ascii="Calibri" w:eastAsia="Times New Roman" w:hAnsi="Calibri" w:cs="Calibri"/>
                <w:color w:val="1F2937"/>
                <w:sz w:val="18"/>
                <w:szCs w:val="18"/>
              </w:rPr>
              <w:t xml:space="preserve"> dengan Google"</w:t>
            </w:r>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OAuth</w:t>
            </w:r>
            <w:proofErr w:type="spellEnd"/>
            <w:r>
              <w:rPr>
                <w:rFonts w:ascii="Calibri" w:eastAsia="Times New Roman" w:hAnsi="Calibri" w:cs="Calibri"/>
                <w:color w:val="1F2937"/>
                <w:sz w:val="18"/>
                <w:szCs w:val="18"/>
              </w:rPr>
              <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205ECA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Tidak ada — </w:t>
            </w:r>
            <w:proofErr w:type="spellStart"/>
            <w:r>
              <w:rPr>
                <w:rFonts w:ascii="Calibri" w:eastAsia="Times New Roman" w:hAnsi="Calibri" w:cs="Calibri"/>
                <w:color w:val="1F2937"/>
                <w:sz w:val="18"/>
                <w:szCs w:val="18"/>
              </w:rPr>
              <w:t>auth</w:t>
            </w:r>
            <w:proofErr w:type="spellEnd"/>
            <w:r>
              <w:rPr>
                <w:rFonts w:ascii="Calibri" w:eastAsia="Times New Roman" w:hAnsi="Calibri" w:cs="Calibri"/>
                <w:color w:val="1F2937"/>
                <w:sz w:val="18"/>
                <w:szCs w:val="18"/>
              </w:rPr>
              <w:t xml:space="preserve"> = email/</w:t>
            </w:r>
            <w:proofErr w:type="spellStart"/>
            <w:r>
              <w:rPr>
                <w:rFonts w:ascii="Calibri" w:eastAsia="Times New Roman" w:hAnsi="Calibri" w:cs="Calibri"/>
                <w:color w:val="1F2937"/>
                <w:sz w:val="18"/>
                <w:szCs w:val="18"/>
              </w:rPr>
              <w:t>password</w:t>
            </w:r>
            <w:proofErr w:type="spellEnd"/>
            <w:r>
              <w:rPr>
                <w:rFonts w:ascii="Calibri" w:eastAsia="Times New Roman" w:hAnsi="Calibri" w:cs="Calibri"/>
                <w:color w:val="1F2937"/>
                <w:sz w:val="18"/>
                <w:szCs w:val="18"/>
              </w:rPr>
              <w:t xml:space="preserve"> + JWT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8558D1B"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Skip di MVP; tambahkan di </w:t>
            </w:r>
            <w:proofErr w:type="spellStart"/>
            <w:r>
              <w:rPr>
                <w:rFonts w:ascii="Calibri" w:eastAsia="Times New Roman" w:hAnsi="Calibri" w:cs="Calibri"/>
                <w:color w:val="1F2937"/>
                <w:sz w:val="18"/>
                <w:szCs w:val="18"/>
              </w:rPr>
              <w:t>backlog</w:t>
            </w:r>
            <w:proofErr w:type="spellEnd"/>
            <w:r>
              <w:rPr>
                <w:rFonts w:ascii="Calibri" w:eastAsia="Times New Roman" w:hAnsi="Calibri" w:cs="Calibri"/>
                <w:color w:val="1F2937"/>
                <w:sz w:val="18"/>
                <w:szCs w:val="18"/>
              </w:rPr>
              <w:t>.</w:t>
            </w:r>
          </w:p>
        </w:tc>
      </w:tr>
      <w:tr w:rsidR="00A2085B" w14:paraId="701020E6"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53FF97DD"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4</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0F71D53A"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Kategori </w:t>
            </w:r>
            <w:r>
              <w:rPr>
                <w:rStyle w:val="Kuat"/>
                <w:rFonts w:ascii="Calibri" w:eastAsia="Times New Roman" w:hAnsi="Calibri" w:cs="Calibri"/>
                <w:color w:val="1F2937"/>
                <w:sz w:val="18"/>
                <w:szCs w:val="18"/>
              </w:rPr>
              <w:t xml:space="preserve">"Top </w:t>
            </w:r>
            <w:proofErr w:type="spellStart"/>
            <w:r>
              <w:rPr>
                <w:rStyle w:val="Kuat"/>
                <w:rFonts w:ascii="Calibri" w:eastAsia="Times New Roman" w:hAnsi="Calibri" w:cs="Calibri"/>
                <w:color w:val="1F2937"/>
                <w:sz w:val="18"/>
                <w:szCs w:val="18"/>
              </w:rPr>
              <w:t>Up</w:t>
            </w:r>
            <w:proofErr w:type="spellEnd"/>
            <w:r>
              <w:rPr>
                <w:rStyle w:val="Kuat"/>
                <w:rFonts w:ascii="Calibri" w:eastAsia="Times New Roman" w:hAnsi="Calibri" w:cs="Calibri"/>
                <w:color w:val="1F2937"/>
                <w:sz w:val="18"/>
                <w:szCs w:val="18"/>
              </w:rPr>
              <w:t xml:space="preserve"> E-</w:t>
            </w:r>
            <w:proofErr w:type="spellStart"/>
            <w:r>
              <w:rPr>
                <w:rStyle w:val="Kuat"/>
                <w:rFonts w:ascii="Calibri" w:eastAsia="Times New Roman" w:hAnsi="Calibri" w:cs="Calibri"/>
                <w:color w:val="1F2937"/>
                <w:sz w:val="18"/>
                <w:szCs w:val="18"/>
              </w:rPr>
              <w:t>Wallet</w:t>
            </w:r>
            <w:proofErr w:type="spellEnd"/>
            <w:r>
              <w:rPr>
                <w:rStyle w:val="Kuat"/>
                <w:rFonts w:ascii="Calibri" w:eastAsia="Times New Roman" w:hAnsi="Calibri" w:cs="Calibri"/>
                <w:color w:val="1F2937"/>
                <w:sz w:val="18"/>
                <w:szCs w:val="18"/>
              </w:rPr>
              <w:t>"</w:t>
            </w:r>
            <w:r>
              <w:rPr>
                <w:rFonts w:ascii="Calibri" w:eastAsia="Times New Roman" w:hAnsi="Calibri" w:cs="Calibri"/>
                <w:color w:val="1F2937"/>
                <w:sz w:val="18"/>
                <w:szCs w:val="18"/>
              </w:rPr>
              <w:t xml:space="preserve"> &amp; transaksi Gojek/Indomaret</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D0DC0AE"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E-</w:t>
            </w:r>
            <w:proofErr w:type="spellStart"/>
            <w:r>
              <w:rPr>
                <w:rFonts w:ascii="Calibri" w:eastAsia="Times New Roman" w:hAnsi="Calibri" w:cs="Calibri"/>
                <w:color w:val="1F2937"/>
                <w:sz w:val="18"/>
                <w:szCs w:val="18"/>
              </w:rPr>
              <w:t>wallet</w:t>
            </w:r>
            <w:proofErr w:type="spellEnd"/>
            <w:r>
              <w:rPr>
                <w:rFonts w:ascii="Calibri" w:eastAsia="Times New Roman" w:hAnsi="Calibri" w:cs="Calibri"/>
                <w:color w:val="1F2937"/>
                <w:sz w:val="18"/>
                <w:szCs w:val="18"/>
              </w:rPr>
              <w:t xml:space="preserve">/bank </w:t>
            </w:r>
            <w:proofErr w:type="spellStart"/>
            <w:r>
              <w:rPr>
                <w:rFonts w:ascii="Calibri" w:eastAsia="Times New Roman" w:hAnsi="Calibri" w:cs="Calibri"/>
                <w:color w:val="1F2937"/>
                <w:sz w:val="18"/>
                <w:szCs w:val="18"/>
              </w:rPr>
              <w:t>out-of-scope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3A585F0"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Gunakan kategori </w:t>
            </w:r>
            <w:proofErr w:type="spellStart"/>
            <w:r>
              <w:rPr>
                <w:rFonts w:ascii="Calibri" w:eastAsia="Times New Roman" w:hAnsi="Calibri" w:cs="Calibri"/>
                <w:color w:val="1F2937"/>
                <w:sz w:val="18"/>
                <w:szCs w:val="18"/>
              </w:rPr>
              <w:t>default</w:t>
            </w:r>
            <w:proofErr w:type="spellEnd"/>
            <w:r>
              <w:rPr>
                <w:rFonts w:ascii="Calibri" w:eastAsia="Times New Roman" w:hAnsi="Calibri" w:cs="Calibri"/>
                <w:color w:val="1F2937"/>
                <w:sz w:val="18"/>
                <w:szCs w:val="18"/>
              </w:rPr>
              <w:t xml:space="preserve"> ("Lainnya"/"Belanja"); hanya contoh isi data.</w:t>
            </w:r>
          </w:p>
        </w:tc>
      </w:tr>
      <w:tr w:rsidR="00A2085B" w14:paraId="2258FE18" w14:textId="77777777">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35CB1A28"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5</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BB73B1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 xml:space="preserve">Kartu </w:t>
            </w:r>
            <w:r>
              <w:rPr>
                <w:rStyle w:val="Kuat"/>
                <w:rFonts w:ascii="Calibri" w:eastAsia="Times New Roman" w:hAnsi="Calibri" w:cs="Calibri"/>
                <w:color w:val="1F2937"/>
                <w:sz w:val="18"/>
                <w:szCs w:val="18"/>
              </w:rPr>
              <w:t>"</w:t>
            </w:r>
            <w:proofErr w:type="spellStart"/>
            <w:r>
              <w:rPr>
                <w:rStyle w:val="Kuat"/>
                <w:rFonts w:ascii="Calibri" w:eastAsia="Times New Roman" w:hAnsi="Calibri" w:cs="Calibri"/>
                <w:color w:val="1F2937"/>
                <w:sz w:val="18"/>
                <w:szCs w:val="18"/>
              </w:rPr>
              <w:t>Goal</w:t>
            </w:r>
            <w:proofErr w:type="spellEnd"/>
            <w:r>
              <w:rPr>
                <w:rStyle w:val="Kuat"/>
                <w:rFonts w:ascii="Calibri" w:eastAsia="Times New Roman" w:hAnsi="Calibri" w:cs="Calibri"/>
                <w:color w:val="1F2937"/>
                <w:sz w:val="18"/>
                <w:szCs w:val="18"/>
              </w:rPr>
              <w:t>"</w:t>
            </w:r>
            <w:r>
              <w:rPr>
                <w:rFonts w:ascii="Calibri" w:eastAsia="Times New Roman" w:hAnsi="Calibri" w:cs="Calibri"/>
                <w:color w:val="1F2937"/>
                <w:sz w:val="18"/>
                <w:szCs w:val="18"/>
              </w:rPr>
              <w:t xml:space="preserve"> di </w:t>
            </w:r>
            <w:proofErr w:type="spellStart"/>
            <w:r>
              <w:rPr>
                <w:rFonts w:ascii="Calibri" w:eastAsia="Times New Roman" w:hAnsi="Calibri" w:cs="Calibri"/>
                <w:color w:val="1F2937"/>
                <w:sz w:val="18"/>
                <w:szCs w:val="18"/>
              </w:rPr>
              <w:t>dashboard</w:t>
            </w:r>
            <w:proofErr w:type="spellEnd"/>
            <w:r>
              <w:rPr>
                <w:rFonts w:ascii="Calibri" w:eastAsia="Times New Roman" w:hAnsi="Calibri" w:cs="Calibri"/>
                <w:color w:val="1F2937"/>
                <w:sz w:val="18"/>
                <w:szCs w:val="18"/>
              </w:rPr>
              <w:t xml:space="preserve"> </w:t>
            </w:r>
            <w:proofErr w:type="spellStart"/>
            <w:r>
              <w:rPr>
                <w:rFonts w:ascii="Calibri" w:eastAsia="Times New Roman" w:hAnsi="Calibri" w:cs="Calibri"/>
                <w:color w:val="1F2937"/>
                <w:sz w:val="18"/>
                <w:szCs w:val="18"/>
              </w:rPr>
              <w:t>mobile</w:t>
            </w:r>
            <w:proofErr w:type="spellEnd"/>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4F628A91"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Sama dengan #1</w:t>
            </w:r>
          </w:p>
        </w:tc>
        <w:tc>
          <w:tcPr>
            <w:tcW w:w="0" w:type="auto"/>
            <w:tcBorders>
              <w:top w:val="single" w:sz="6" w:space="0" w:color="9CA3AF"/>
              <w:left w:val="single" w:sz="6" w:space="0" w:color="9CA3AF"/>
              <w:bottom w:val="single" w:sz="6" w:space="0" w:color="9CA3AF"/>
              <w:right w:val="single" w:sz="6" w:space="0" w:color="9CA3AF"/>
            </w:tcBorders>
            <w:tcMar>
              <w:top w:w="60" w:type="dxa"/>
              <w:left w:w="100" w:type="dxa"/>
              <w:bottom w:w="60" w:type="dxa"/>
              <w:right w:w="100" w:type="dxa"/>
            </w:tcMar>
            <w:hideMark/>
          </w:tcPr>
          <w:p w14:paraId="126AB2C6" w14:textId="77777777" w:rsidR="00BC46F0" w:rsidRDefault="00BC46F0">
            <w:pPr>
              <w:spacing w:before="120" w:after="120"/>
              <w:rPr>
                <w:rFonts w:ascii="Calibri" w:eastAsia="Times New Roman" w:hAnsi="Calibri" w:cs="Calibri"/>
                <w:color w:val="1F2937"/>
                <w:sz w:val="18"/>
                <w:szCs w:val="18"/>
              </w:rPr>
            </w:pPr>
            <w:r>
              <w:rPr>
                <w:rFonts w:ascii="Calibri" w:eastAsia="Times New Roman" w:hAnsi="Calibri" w:cs="Calibri"/>
                <w:color w:val="1F2937"/>
                <w:sz w:val="18"/>
                <w:szCs w:val="18"/>
              </w:rPr>
              <w:t>Sembunyikan di MVP.</w:t>
            </w:r>
          </w:p>
        </w:tc>
      </w:tr>
    </w:tbl>
    <w:p w14:paraId="4B189FFB" w14:textId="77777777" w:rsidR="00BC46F0" w:rsidRDefault="00BC46F0">
      <w:pPr>
        <w:pStyle w:val="NormalWeb"/>
        <w:shd w:val="clear" w:color="auto" w:fill="E7F4EC"/>
        <w:spacing w:before="120" w:after="120"/>
        <w:divId w:val="2021882577"/>
        <w:rPr>
          <w:rFonts w:ascii="Calibri" w:hAnsi="Calibri" w:cs="Calibri"/>
          <w:color w:val="1F2937"/>
          <w:sz w:val="20"/>
          <w:szCs w:val="20"/>
        </w:rPr>
      </w:pPr>
      <w:r>
        <w:rPr>
          <w:rFonts w:ascii="Calibri" w:hAnsi="Calibri" w:cs="Calibri"/>
          <w:color w:val="1F2937"/>
          <w:sz w:val="20"/>
          <w:szCs w:val="20"/>
        </w:rPr>
        <w:t xml:space="preserve">Prinsip: desain visual, warna, dan komponen dari </w:t>
      </w:r>
      <w:proofErr w:type="spellStart"/>
      <w:r>
        <w:rPr>
          <w:rFonts w:ascii="Calibri" w:hAnsi="Calibri" w:cs="Calibri"/>
          <w:color w:val="1F2937"/>
          <w:sz w:val="20"/>
          <w:szCs w:val="20"/>
        </w:rPr>
        <w:t>mockup</w:t>
      </w:r>
      <w:proofErr w:type="spellEnd"/>
      <w:r>
        <w:rPr>
          <w:rFonts w:ascii="Calibri" w:hAnsi="Calibri" w:cs="Calibri"/>
          <w:color w:val="1F2937"/>
          <w:sz w:val="20"/>
          <w:szCs w:val="20"/>
        </w:rPr>
        <w:t xml:space="preserve"> </w:t>
      </w:r>
      <w:r>
        <w:rPr>
          <w:rStyle w:val="Kuat"/>
          <w:rFonts w:ascii="Calibri" w:hAnsi="Calibri" w:cs="Calibri"/>
          <w:color w:val="1F2937"/>
          <w:sz w:val="20"/>
          <w:szCs w:val="20"/>
        </w:rPr>
        <w:t>diikuti penuh</w:t>
      </w:r>
      <w:r>
        <w:rPr>
          <w:rFonts w:ascii="Calibri" w:hAnsi="Calibri" w:cs="Calibri"/>
          <w:color w:val="1F2937"/>
          <w:sz w:val="20"/>
          <w:szCs w:val="20"/>
        </w:rPr>
        <w:t xml:space="preserve">; yang dipangkas hanya fitur/entitas di luar </w:t>
      </w:r>
      <w:proofErr w:type="spellStart"/>
      <w:r>
        <w:rPr>
          <w:rFonts w:ascii="Calibri" w:hAnsi="Calibri" w:cs="Calibri"/>
          <w:color w:val="1F2937"/>
          <w:sz w:val="20"/>
          <w:szCs w:val="20"/>
        </w:rPr>
        <w:t>scope</w:t>
      </w:r>
      <w:proofErr w:type="spellEnd"/>
      <w:r>
        <w:rPr>
          <w:rFonts w:ascii="Calibri" w:hAnsi="Calibri" w:cs="Calibri"/>
          <w:color w:val="1F2937"/>
          <w:sz w:val="20"/>
          <w:szCs w:val="20"/>
        </w:rPr>
        <w:t>. Keputusan #1 (</w:t>
      </w:r>
      <w:proofErr w:type="spellStart"/>
      <w:r>
        <w:rPr>
          <w:rFonts w:ascii="Calibri" w:hAnsi="Calibri" w:cs="Calibri"/>
          <w:color w:val="1F2937"/>
          <w:sz w:val="20"/>
          <w:szCs w:val="20"/>
        </w:rPr>
        <w:t>Goal</w:t>
      </w:r>
      <w:proofErr w:type="spellEnd"/>
      <w:r>
        <w:rPr>
          <w:rFonts w:ascii="Calibri" w:hAnsi="Calibri" w:cs="Calibri"/>
          <w:color w:val="1F2937"/>
          <w:sz w:val="20"/>
          <w:szCs w:val="20"/>
        </w:rPr>
        <w:t xml:space="preserve">: masuk MVP / Tahap 2 / dibuang) harus diputuskan sebelum pengerjaan dimulai (5 </w:t>
      </w:r>
      <w:proofErr w:type="spellStart"/>
      <w:r>
        <w:rPr>
          <w:rFonts w:ascii="Calibri" w:hAnsi="Calibri" w:cs="Calibri"/>
          <w:color w:val="1F2937"/>
          <w:sz w:val="20"/>
          <w:szCs w:val="20"/>
        </w:rPr>
        <w:t>Okt</w:t>
      </w:r>
      <w:proofErr w:type="spellEnd"/>
      <w:r>
        <w:rPr>
          <w:rFonts w:ascii="Calibri" w:hAnsi="Calibri" w:cs="Calibri"/>
          <w:color w:val="1F2937"/>
          <w:sz w:val="20"/>
          <w:szCs w:val="20"/>
        </w:rPr>
        <w:t xml:space="preserve"> 2026) dan dicatat di Bagian 32 </w:t>
      </w:r>
      <w:r>
        <w:rPr>
          <w:rStyle w:val="KodeHTML"/>
          <w:color w:val="1F2937"/>
        </w:rPr>
        <w:t>fintrack.md</w:t>
      </w:r>
      <w:r>
        <w:rPr>
          <w:rFonts w:ascii="Calibri" w:hAnsi="Calibri" w:cs="Calibri"/>
          <w:color w:val="1F2937"/>
          <w:sz w:val="20"/>
          <w:szCs w:val="20"/>
        </w:rPr>
        <w:t xml:space="preserve"> bila diubah.</w:t>
      </w:r>
    </w:p>
    <w:p w14:paraId="0ABE420B" w14:textId="77777777" w:rsidR="00BC46F0" w:rsidRDefault="00BC46F0">
      <w:pPr>
        <w:pageBreakBefore/>
        <w:spacing w:before="800" w:after="80"/>
        <w:jc w:val="center"/>
        <w:divId w:val="1312952183"/>
        <w:rPr>
          <w:rFonts w:ascii="Calibri" w:eastAsia="Times New Roman" w:hAnsi="Calibri" w:cs="Calibri"/>
          <w:b/>
          <w:bCs/>
          <w:color w:val="0F3D2E"/>
          <w:sz w:val="40"/>
          <w:szCs w:val="40"/>
        </w:rPr>
      </w:pPr>
      <w:r>
        <w:rPr>
          <w:rFonts w:ascii="Calibri" w:eastAsia="Times New Roman" w:hAnsi="Calibri" w:cs="Calibri"/>
          <w:b/>
          <w:bCs/>
          <w:color w:val="0F3D2E"/>
          <w:sz w:val="40"/>
          <w:szCs w:val="40"/>
        </w:rPr>
        <w:lastRenderedPageBreak/>
        <w:t>BAGIAN 6 — PROPOSAL TUGAS 1 (BAB I–II &amp; DAFTAR PUSTAKA)</w:t>
      </w:r>
    </w:p>
    <w:p w14:paraId="3FF85C04" w14:textId="77777777" w:rsidR="00BC46F0" w:rsidRDefault="00BC46F0">
      <w:pPr>
        <w:pStyle w:val="NormalWeb"/>
        <w:rPr>
          <w:rFonts w:ascii="Calibri" w:hAnsi="Calibri" w:cs="Calibri"/>
          <w:color w:val="1F2937"/>
          <w:sz w:val="21"/>
          <w:szCs w:val="21"/>
        </w:rPr>
      </w:pPr>
      <w:r>
        <w:rPr>
          <w:rStyle w:val="Penekanan"/>
          <w:rFonts w:ascii="Calibri" w:hAnsi="Calibri" w:cs="Calibri"/>
          <w:color w:val="1F2937"/>
          <w:sz w:val="21"/>
          <w:szCs w:val="21"/>
        </w:rPr>
        <w:t xml:space="preserve">Catatan: bab Metodologi, Hasil, dan Kesimpulan sengaja dikosongkan pada Proposal; lampiran administratif (surat pernyataan, berita acara) tersedia di </w:t>
      </w:r>
      <w:proofErr w:type="spellStart"/>
      <w:r>
        <w:rPr>
          <w:rStyle w:val="Penekanan"/>
          <w:rFonts w:ascii="Calibri" w:hAnsi="Calibri" w:cs="Calibri"/>
          <w:color w:val="1F2937"/>
          <w:sz w:val="21"/>
          <w:szCs w:val="21"/>
        </w:rPr>
        <w:t>file</w:t>
      </w:r>
      <w:proofErr w:type="spellEnd"/>
      <w:r>
        <w:rPr>
          <w:rStyle w:val="Penekanan"/>
          <w:rFonts w:ascii="Calibri" w:hAnsi="Calibri" w:cs="Calibri"/>
          <w:color w:val="1F2937"/>
          <w:sz w:val="21"/>
          <w:szCs w:val="21"/>
        </w:rPr>
        <w:t xml:space="preserve"> resmi </w:t>
      </w:r>
      <w:r>
        <w:rPr>
          <w:rStyle w:val="Penekanan"/>
          <w:rFonts w:ascii="Calibri" w:hAnsi="Calibri" w:cs="Calibri"/>
          <w:b/>
          <w:bCs/>
          <w:color w:val="1F2937"/>
          <w:sz w:val="21"/>
          <w:szCs w:val="21"/>
        </w:rPr>
        <w:t>Proposal_FINTRACK_Tugas_1_STSI4440_Kelompok_B.docx</w:t>
      </w:r>
      <w:r>
        <w:rPr>
          <w:rStyle w:val="Penekanan"/>
          <w:rFonts w:ascii="Calibri" w:hAnsi="Calibri" w:cs="Calibri"/>
          <w:color w:val="1F2937"/>
          <w:sz w:val="21"/>
          <w:szCs w:val="21"/>
        </w:rPr>
        <w:t>.</w:t>
      </w:r>
    </w:p>
    <w:p w14:paraId="35EECBE3"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PROPOSAL CAPSTONE PROJECT</w:t>
      </w:r>
    </w:p>
    <w:p w14:paraId="2510936A"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FINTRACK</w:t>
      </w:r>
    </w:p>
    <w:p w14:paraId="07F41C15"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Sistem Informasi Keuangan Pribadi dengan Konsep To-Do </w:t>
      </w:r>
      <w:proofErr w:type="spellStart"/>
      <w:r>
        <w:rPr>
          <w:rFonts w:ascii="Calibri" w:hAnsi="Calibri" w:cs="Calibri"/>
          <w:color w:val="1F2937"/>
          <w:sz w:val="21"/>
          <w:szCs w:val="21"/>
        </w:rPr>
        <w:t>List</w:t>
      </w:r>
      <w:proofErr w:type="spellEnd"/>
      <w:r>
        <w:rPr>
          <w:rFonts w:ascii="Calibri" w:hAnsi="Calibri" w:cs="Calibri"/>
          <w:color w:val="1F2937"/>
          <w:sz w:val="21"/>
          <w:szCs w:val="21"/>
        </w:rPr>
        <w:t xml:space="preserve"> Finansial Berbasis Web</w:t>
      </w:r>
    </w:p>
    <w:p w14:paraId="3AE60B8D"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Kelompok B</w:t>
      </w:r>
    </w:p>
    <w:p w14:paraId="2655E35C"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Dita Cahaya Wulandari</w:t>
      </w:r>
    </w:p>
    <w:p w14:paraId="480010AB"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Doni</w:t>
      </w:r>
    </w:p>
    <w:p w14:paraId="458C5E91"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049536109</w:t>
      </w:r>
    </w:p>
    <w:p w14:paraId="3514B07A"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Isnaini Khoirun Nisa</w:t>
      </w:r>
    </w:p>
    <w:p w14:paraId="75C2FCF4"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Renita Eka Iswandi</w:t>
      </w:r>
    </w:p>
    <w:p w14:paraId="546F052A"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Tati Nuraisah</w:t>
      </w:r>
    </w:p>
    <w:p w14:paraId="42260515"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Mata Kuliah: STSI4440 </w:t>
      </w:r>
      <w:proofErr w:type="spellStart"/>
      <w:r>
        <w:rPr>
          <w:rFonts w:ascii="Calibri" w:hAnsi="Calibri" w:cs="Calibri"/>
          <w:color w:val="1F2937"/>
          <w:sz w:val="21"/>
          <w:szCs w:val="21"/>
        </w:rPr>
        <w:t>Capstone</w:t>
      </w:r>
      <w:proofErr w:type="spellEnd"/>
      <w:r>
        <w:rPr>
          <w:rFonts w:ascii="Calibri" w:hAnsi="Calibri" w:cs="Calibri"/>
          <w:color w:val="1F2937"/>
          <w:sz w:val="21"/>
          <w:szCs w:val="21"/>
        </w:rPr>
        <w:t xml:space="preserve"> Project</w:t>
      </w:r>
    </w:p>
    <w:p w14:paraId="479DD4E3"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Program Studi Sistem Informasi</w:t>
      </w:r>
    </w:p>
    <w:p w14:paraId="0CFCF5A4"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Universitas Terbuka</w:t>
      </w:r>
    </w:p>
    <w:p w14:paraId="5F683AA4"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Tahun 2026</w:t>
      </w:r>
    </w:p>
    <w:p w14:paraId="3C9E89E8" w14:textId="77777777" w:rsidR="00BC46F0" w:rsidRDefault="00BC46F0">
      <w:pPr>
        <w:pStyle w:val="Judul2"/>
        <w:rPr>
          <w:rFonts w:ascii="Calibri" w:eastAsia="Times New Roman" w:hAnsi="Calibri" w:cs="Calibri"/>
        </w:rPr>
      </w:pPr>
      <w:r>
        <w:rPr>
          <w:rFonts w:ascii="Calibri" w:eastAsia="Times New Roman" w:hAnsi="Calibri" w:cs="Calibri"/>
        </w:rPr>
        <w:t>I. PENDAHULUAN</w:t>
      </w:r>
    </w:p>
    <w:p w14:paraId="291D6B70" w14:textId="77777777" w:rsidR="00BC46F0" w:rsidRDefault="00BC46F0">
      <w:pPr>
        <w:pStyle w:val="Judul3"/>
        <w:rPr>
          <w:rFonts w:ascii="Calibri" w:eastAsia="Times New Roman" w:hAnsi="Calibri" w:cs="Calibri"/>
        </w:rPr>
      </w:pPr>
      <w:r>
        <w:rPr>
          <w:rFonts w:ascii="Calibri" w:eastAsia="Times New Roman" w:hAnsi="Calibri" w:cs="Calibri"/>
        </w:rPr>
        <w:t>1.1 Latar Belakang</w:t>
      </w:r>
    </w:p>
    <w:p w14:paraId="68AF7F94"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Pengelolaan keuangan pribadi merupakan aktivitas yang penting bagi mahasiswa, pekerja muda, maupun individu dengan sumber pendapatan tetap atau tidak tetap. Pengelolaan tersebut tidak hanya berkaitan dengan pencatatan pemasukan dan pengeluaran, tetapi juga mencakup pengelompokan transaksi, pengaturan batas pengeluaran, pemantauan kondisi keuangan, serta pengelolaan kewajiban dan tujuan keuangan.</w:t>
      </w:r>
    </w:p>
    <w:p w14:paraId="2FBE2D14"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Dalam kehidupan sehari-hari, pengguna dapat mengalami kesulitan dalam mengetahui ke mana uang digunakan. Transaksi dengan nominal kecil yang terjadi berulang kali dapat terlupakan apabila tidak segera dicatat. Selain itu, pengguna dapat mengalami kesulitan dalam menentukan batas pengeluaran untuk kebutuhan tertentu serta mengingat berbagai kewajiban keuangan seperti pembayaran kos, tagihan internet, pembayaran layanan, dan kebutuhan rutin lainnya. Kondisi tersebut dapat menyebabkan aktivitas pengelolaan keuangan dilakukan secara tidak teratur.</w:t>
      </w:r>
    </w:p>
    <w:p w14:paraId="2DD429B7"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Berdasarkan analisis kebutuhan FINTRACK, permasalahan yang menjadi dasar pengembangan aplikasi meliputi pengguna yang lupa mencatat pengeluaran, kurang mengetahui alokasi dana, tidak memiliki batas pengeluaran berdasarkan kategori, lupa terhadap kewajiban keuangan, serta mengalami kesulitan dalam memantau pencapaian tujuan menabung. FINTRACK dirancang untuk memberikan sarana yang lebih terstruktur dalam melakukan pencatatan dan pemantauan aktivitas keuangan pribadi.</w:t>
      </w:r>
    </w:p>
    <w:p w14:paraId="3F5115F7"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Penelitian mengenai penggunaan teknologi dalam pengelolaan keuangan menunjukkan bahwa aplikasi digital dapat digunakan sebagai alat bantu untuk meningkatkan interaksi pengguna dengan informasi keuangan. Penelitian </w:t>
      </w:r>
      <w:proofErr w:type="spellStart"/>
      <w:r>
        <w:rPr>
          <w:rFonts w:ascii="Calibri" w:hAnsi="Calibri" w:cs="Calibri"/>
          <w:color w:val="1F2937"/>
          <w:sz w:val="21"/>
          <w:szCs w:val="21"/>
        </w:rPr>
        <w:t>Petter</w:t>
      </w:r>
      <w:proofErr w:type="spellEnd"/>
      <w:r>
        <w:rPr>
          <w:rFonts w:ascii="Calibri" w:hAnsi="Calibri" w:cs="Calibri"/>
          <w:color w:val="1F2937"/>
          <w:sz w:val="21"/>
          <w:szCs w:val="21"/>
        </w:rPr>
        <w:t xml:space="preserve"> dan </w:t>
      </w:r>
      <w:proofErr w:type="spellStart"/>
      <w:r>
        <w:rPr>
          <w:rFonts w:ascii="Calibri" w:hAnsi="Calibri" w:cs="Calibri"/>
          <w:color w:val="1F2937"/>
          <w:sz w:val="21"/>
          <w:szCs w:val="21"/>
        </w:rPr>
        <w:t>McLean</w:t>
      </w:r>
      <w:proofErr w:type="spellEnd"/>
      <w:r>
        <w:rPr>
          <w:rFonts w:ascii="Calibri" w:hAnsi="Calibri" w:cs="Calibri"/>
          <w:color w:val="1F2937"/>
          <w:sz w:val="21"/>
          <w:szCs w:val="21"/>
        </w:rPr>
        <w:t xml:space="preserve"> mengenai keberhasilan sistem informasi menunjukkan adanya hubungan berbagai dimensi keberhasilan sistem informasi pada tingkat individual. Penelitian </w:t>
      </w:r>
      <w:proofErr w:type="spellStart"/>
      <w:r>
        <w:rPr>
          <w:rFonts w:ascii="Calibri" w:hAnsi="Calibri" w:cs="Calibri"/>
          <w:color w:val="1F2937"/>
          <w:sz w:val="21"/>
          <w:szCs w:val="21"/>
        </w:rPr>
        <w:t>Frisancho</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Herrera</w:t>
      </w:r>
      <w:proofErr w:type="spellEnd"/>
      <w:r>
        <w:rPr>
          <w:rFonts w:ascii="Calibri" w:hAnsi="Calibri" w:cs="Calibri"/>
          <w:color w:val="1F2937"/>
          <w:sz w:val="21"/>
          <w:szCs w:val="21"/>
        </w:rPr>
        <w:t xml:space="preserve">, dan Prina juga menunjukkan bahwa intervensi berbasis aplikasi pencatatan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dapat </w:t>
      </w:r>
      <w:r>
        <w:rPr>
          <w:rFonts w:ascii="Calibri" w:hAnsi="Calibri" w:cs="Calibri"/>
          <w:color w:val="1F2937"/>
          <w:sz w:val="21"/>
          <w:szCs w:val="21"/>
        </w:rPr>
        <w:lastRenderedPageBreak/>
        <w:t xml:space="preserve">meningkatkan beberapa aspek </w:t>
      </w:r>
      <w:proofErr w:type="spellStart"/>
      <w:r>
        <w:rPr>
          <w:rFonts w:ascii="Calibri" w:hAnsi="Calibri" w:cs="Calibri"/>
          <w:color w:val="1F2937"/>
          <w:sz w:val="21"/>
          <w:szCs w:val="21"/>
        </w:rPr>
        <w:t>literasi</w:t>
      </w:r>
      <w:proofErr w:type="spellEnd"/>
      <w:r>
        <w:rPr>
          <w:rFonts w:ascii="Calibri" w:hAnsi="Calibri" w:cs="Calibri"/>
          <w:color w:val="1F2937"/>
          <w:sz w:val="21"/>
          <w:szCs w:val="21"/>
        </w:rPr>
        <w:t xml:space="preserve"> dan kesadaran finansial pada kelompok muda, meskipun dampaknya tidak sama pada seluruh indikator perilaku keuangan.</w:t>
      </w:r>
    </w:p>
    <w:p w14:paraId="24C47F52"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Penelitian mengenai aplikasi pengelolaan keuangan pribadi untuk mahasiswa juga menunjukkan kebutuhan terhadap fungsi pencatatan transaksi, pengawasan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visualisasi informasi keuangan, dan pemberitahuan ketika pengeluaran mendekati batas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Penelitian lain yang mengembangkan aplikasi pengelolaan keuangan pribadi untuk </w:t>
      </w:r>
      <w:proofErr w:type="spellStart"/>
      <w:r>
        <w:rPr>
          <w:rFonts w:ascii="Calibri" w:hAnsi="Calibri" w:cs="Calibri"/>
          <w:color w:val="1F2937"/>
          <w:sz w:val="21"/>
          <w:szCs w:val="21"/>
        </w:rPr>
        <w:t>young</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adults</w:t>
      </w:r>
      <w:proofErr w:type="spellEnd"/>
      <w:r>
        <w:rPr>
          <w:rFonts w:ascii="Calibri" w:hAnsi="Calibri" w:cs="Calibri"/>
          <w:color w:val="1F2937"/>
          <w:sz w:val="21"/>
          <w:szCs w:val="21"/>
        </w:rPr>
        <w:t xml:space="preserve"> memasukkan fungsi pencatatan pemasukan, pengeluaran, </w:t>
      </w:r>
      <w:proofErr w:type="spellStart"/>
      <w:r>
        <w:rPr>
          <w:rFonts w:ascii="Calibri" w:hAnsi="Calibri" w:cs="Calibri"/>
          <w:color w:val="1F2937"/>
          <w:sz w:val="21"/>
          <w:szCs w:val="21"/>
        </w:rPr>
        <w:t>budgeting</w:t>
      </w:r>
      <w:proofErr w:type="spellEnd"/>
      <w:r>
        <w:rPr>
          <w:rFonts w:ascii="Calibri" w:hAnsi="Calibri" w:cs="Calibri"/>
          <w:color w:val="1F2937"/>
          <w:sz w:val="21"/>
          <w:szCs w:val="21"/>
        </w:rPr>
        <w:t>, tujuan keuangan, dan notifikasi sebagai bagian dari sistem.</w:t>
      </w:r>
    </w:p>
    <w:p w14:paraId="2155376B"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Berdasarkan permasalahan dan hasil kajian tersebut, diperlukan suatu sistem informasi yang tidak hanya berfungsi sebagai pencatat transaksi, tetapi juga membantu pengguna mengatur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serta mengingat dan menyelesaikan aktivitas keuangan. Oleh karena itu, dikembangkan FINTRACK sebagai sistem informasi keuangan pribadi berbasis web dengan konsep Financial To-Do </w:t>
      </w:r>
      <w:proofErr w:type="spellStart"/>
      <w:r>
        <w:rPr>
          <w:rFonts w:ascii="Calibri" w:hAnsi="Calibri" w:cs="Calibri"/>
          <w:color w:val="1F2937"/>
          <w:sz w:val="21"/>
          <w:szCs w:val="21"/>
        </w:rPr>
        <w:t>List</w:t>
      </w:r>
      <w:proofErr w:type="spellEnd"/>
      <w:r>
        <w:rPr>
          <w:rFonts w:ascii="Calibri" w:hAnsi="Calibri" w:cs="Calibri"/>
          <w:color w:val="1F2937"/>
          <w:sz w:val="21"/>
          <w:szCs w:val="21"/>
        </w:rPr>
        <w:t>.</w:t>
      </w:r>
    </w:p>
    <w:p w14:paraId="5D3BDA69"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FINTRACK menggabungkan pencatatan pemasukan dan pengeluaran, kategori transaksi, riwayat transaksi, </w:t>
      </w:r>
      <w:proofErr w:type="spellStart"/>
      <w:r>
        <w:rPr>
          <w:rFonts w:ascii="Calibri" w:hAnsi="Calibri" w:cs="Calibri"/>
          <w:color w:val="1F2937"/>
          <w:sz w:val="21"/>
          <w:szCs w:val="21"/>
        </w:rPr>
        <w:t>budgeting</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dashboard</w:t>
      </w:r>
      <w:proofErr w:type="spellEnd"/>
      <w:r>
        <w:rPr>
          <w:rFonts w:ascii="Calibri" w:hAnsi="Calibri" w:cs="Calibri"/>
          <w:color w:val="1F2937"/>
          <w:sz w:val="21"/>
          <w:szCs w:val="21"/>
        </w:rPr>
        <w:t>, serta Financial To-Do dalam satu sistem. Financial To-Do digunakan untuk mencatat kewajiban atau target keuangan yang perlu dilakukan pengguna. Untuk tugas tertentu, penyelesaian Financial To-Do dapat dihubungkan dengan pembuatan transaksi pengeluaran secara otomatis sehingga aktivitas pencatatan dapat dilakukan secara lebih terintegrasi.</w:t>
      </w:r>
    </w:p>
    <w:p w14:paraId="5C36E67A"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Sistem FINTRACK ditujukan terutama bagi mahasiswa serta pengguna muda seperti </w:t>
      </w:r>
      <w:proofErr w:type="spellStart"/>
      <w:r>
        <w:rPr>
          <w:rFonts w:ascii="Calibri" w:hAnsi="Calibri" w:cs="Calibri"/>
          <w:color w:val="1F2937"/>
          <w:sz w:val="21"/>
          <w:szCs w:val="21"/>
        </w:rPr>
        <w:t>fresh</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graduate</w:t>
      </w:r>
      <w:proofErr w:type="spellEnd"/>
      <w:r>
        <w:rPr>
          <w:rFonts w:ascii="Calibri" w:hAnsi="Calibri" w:cs="Calibri"/>
          <w:color w:val="1F2937"/>
          <w:sz w:val="21"/>
          <w:szCs w:val="21"/>
        </w:rPr>
        <w:t xml:space="preserve">, pekerja muda, dan </w:t>
      </w:r>
      <w:proofErr w:type="spellStart"/>
      <w:r>
        <w:rPr>
          <w:rFonts w:ascii="Calibri" w:hAnsi="Calibri" w:cs="Calibri"/>
          <w:color w:val="1F2937"/>
          <w:sz w:val="21"/>
          <w:szCs w:val="21"/>
        </w:rPr>
        <w:t>freelancer</w:t>
      </w:r>
      <w:proofErr w:type="spellEnd"/>
      <w:r>
        <w:rPr>
          <w:rFonts w:ascii="Calibri" w:hAnsi="Calibri" w:cs="Calibri"/>
          <w:color w:val="1F2937"/>
          <w:sz w:val="21"/>
          <w:szCs w:val="21"/>
        </w:rPr>
        <w:t>. Produk dikembangkan dalam bentuk aplikasi web responsif sehingga dapat digunakan melalui berbagai ukuran perangkat. Pengembangan dilakukan sebagai proyek berbasis produk melalui tahapan analisis kebutuhan, perancangan, pembangunan sistem, dan pengujian.</w:t>
      </w:r>
    </w:p>
    <w:p w14:paraId="4134CB95"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Dengan dikembangkannya FINTRACK, diharapkan tersedia sebuah sistem informasi yang dapat membantu pengguna mencatat transaksi, mengelompokkan pengeluaran, mengatur batas </w:t>
      </w:r>
      <w:proofErr w:type="spellStart"/>
      <w:r>
        <w:rPr>
          <w:rFonts w:ascii="Calibri" w:hAnsi="Calibri" w:cs="Calibri"/>
          <w:color w:val="1F2937"/>
          <w:sz w:val="21"/>
          <w:szCs w:val="21"/>
        </w:rPr>
        <w:t>budget</w:t>
      </w:r>
      <w:proofErr w:type="spellEnd"/>
      <w:r>
        <w:rPr>
          <w:rFonts w:ascii="Calibri" w:hAnsi="Calibri" w:cs="Calibri"/>
          <w:color w:val="1F2937"/>
          <w:sz w:val="21"/>
          <w:szCs w:val="21"/>
        </w:rPr>
        <w:t>, mengingat kewajiban keuangan, serta memantau aktivitas keuangan pribadi secara lebih terstruktur.</w:t>
      </w:r>
    </w:p>
    <w:p w14:paraId="2172F73C" w14:textId="77777777" w:rsidR="00BC46F0" w:rsidRDefault="00BC46F0">
      <w:pPr>
        <w:pStyle w:val="Judul3"/>
        <w:rPr>
          <w:rFonts w:ascii="Calibri" w:eastAsia="Times New Roman" w:hAnsi="Calibri" w:cs="Calibri"/>
        </w:rPr>
      </w:pPr>
      <w:r>
        <w:rPr>
          <w:rFonts w:ascii="Calibri" w:eastAsia="Times New Roman" w:hAnsi="Calibri" w:cs="Calibri"/>
        </w:rPr>
        <w:t>1.2 Tujuan</w:t>
      </w:r>
    </w:p>
    <w:p w14:paraId="5283860C"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Tujuan pengembangan FINTRACK adalah menghasilkan sistem informasi keuangan pribadi berbasis web yang dapat membantu pengguna dalam melakukan pencatatan dan pengelolaan aktivitas keuangan pribadi.</w:t>
      </w:r>
    </w:p>
    <w:p w14:paraId="1ABA5E9E"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menyediakan fasilitas registrasi dan </w:t>
      </w:r>
      <w:proofErr w:type="spellStart"/>
      <w:r>
        <w:rPr>
          <w:rFonts w:ascii="Calibri" w:hAnsi="Calibri" w:cs="Calibri"/>
          <w:color w:val="1F2937"/>
          <w:sz w:val="21"/>
          <w:szCs w:val="21"/>
        </w:rPr>
        <w:t>login</w:t>
      </w:r>
      <w:proofErr w:type="spellEnd"/>
      <w:r>
        <w:rPr>
          <w:rFonts w:ascii="Calibri" w:hAnsi="Calibri" w:cs="Calibri"/>
          <w:color w:val="1F2937"/>
          <w:sz w:val="21"/>
          <w:szCs w:val="21"/>
        </w:rPr>
        <w:t xml:space="preserve"> pengguna;</w:t>
      </w:r>
    </w:p>
    <w:p w14:paraId="7ACC8838"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menyediakan fasilitas pencatatan pemasukan dan pengeluaran;</w:t>
      </w:r>
    </w:p>
    <w:p w14:paraId="1392CEB9"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menyediakan kategori transaksi;</w:t>
      </w:r>
    </w:p>
    <w:p w14:paraId="021144C9"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menyediakan riwayat transaksi beserta fungsi pencarian dan filter;</w:t>
      </w:r>
    </w:p>
    <w:p w14:paraId="6B88819F"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menyediakan pengaturan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bulanan berdasarkan kategori;</w:t>
      </w:r>
    </w:p>
    <w:p w14:paraId="6EE1B037"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memberikan peringatan terhadap penggunaan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yang mendekati batas;</w:t>
      </w:r>
    </w:p>
    <w:p w14:paraId="63321DB2"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menyediakan Financial To-Do untuk mencatat kewajiban dan aktivitas keuangan;</w:t>
      </w:r>
    </w:p>
    <w:p w14:paraId="14AA2F47"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menyediakan mekanisme penyelesaian Financial To-Do;</w:t>
      </w:r>
    </w:p>
    <w:p w14:paraId="5FE462B3"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menghubungkan Financial To-Do tertentu dengan pencatatan transaksi secara otomatis;</w:t>
      </w:r>
    </w:p>
    <w:p w14:paraId="57AB57CD"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menyediakan </w:t>
      </w:r>
      <w:proofErr w:type="spellStart"/>
      <w:r>
        <w:rPr>
          <w:rFonts w:ascii="Calibri" w:hAnsi="Calibri" w:cs="Calibri"/>
          <w:color w:val="1F2937"/>
          <w:sz w:val="21"/>
          <w:szCs w:val="21"/>
        </w:rPr>
        <w:t>dashboard</w:t>
      </w:r>
      <w:proofErr w:type="spellEnd"/>
      <w:r>
        <w:rPr>
          <w:rFonts w:ascii="Calibri" w:hAnsi="Calibri" w:cs="Calibri"/>
          <w:color w:val="1F2937"/>
          <w:sz w:val="21"/>
          <w:szCs w:val="21"/>
        </w:rPr>
        <w:t xml:space="preserve"> sebagai ringkasan informasi keuangan pengguna; dan</w:t>
      </w:r>
    </w:p>
    <w:p w14:paraId="63542717"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menghasilkan aplikasi web yang responsif dan dapat digunakan oleh target pengguna.</w:t>
      </w:r>
    </w:p>
    <w:p w14:paraId="2E6C9278"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Target pengembangan FINTRACK juga mencakup pengamatan terhadap penggunaan aplikasi, frekuensi pencatatan transaksi, retensi pengguna, dan penyelesaian tujuan keuangan sebagaimana ditetapkan dalam </w:t>
      </w:r>
      <w:proofErr w:type="spellStart"/>
      <w:r>
        <w:rPr>
          <w:rFonts w:ascii="Calibri" w:hAnsi="Calibri" w:cs="Calibri"/>
          <w:color w:val="1F2937"/>
          <w:sz w:val="21"/>
          <w:szCs w:val="21"/>
        </w:rPr>
        <w:t>baseline</w:t>
      </w:r>
      <w:proofErr w:type="spellEnd"/>
      <w:r>
        <w:rPr>
          <w:rFonts w:ascii="Calibri" w:hAnsi="Calibri" w:cs="Calibri"/>
          <w:color w:val="1F2937"/>
          <w:sz w:val="21"/>
          <w:szCs w:val="21"/>
        </w:rPr>
        <w:t xml:space="preserve"> proyek. Target tersebut merupakan indikator pengembangan produk dan belum merupakan hasil yang telah dicapai pada tahap proposal.</w:t>
      </w:r>
    </w:p>
    <w:p w14:paraId="163BDBC4" w14:textId="77777777" w:rsidR="00BC46F0" w:rsidRDefault="00BC46F0">
      <w:pPr>
        <w:pStyle w:val="Judul3"/>
        <w:rPr>
          <w:rFonts w:ascii="Calibri" w:eastAsia="Times New Roman" w:hAnsi="Calibri" w:cs="Calibri"/>
        </w:rPr>
      </w:pPr>
      <w:r>
        <w:rPr>
          <w:rFonts w:ascii="Calibri" w:eastAsia="Times New Roman" w:hAnsi="Calibri" w:cs="Calibri"/>
        </w:rPr>
        <w:t>1.3 Ruang Lingkup</w:t>
      </w:r>
    </w:p>
    <w:p w14:paraId="116A9D56"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lastRenderedPageBreak/>
        <w:t>Ruang lingkup FINTRACK meliputi pengembangan sistem informasi keuangan pribadi berbasis web dengan fungsi utama sebagai berikut:</w:t>
      </w:r>
    </w:p>
    <w:p w14:paraId="4222A962" w14:textId="77777777" w:rsidR="00BC46F0" w:rsidRDefault="00BC46F0">
      <w:pPr>
        <w:pStyle w:val="NormalWeb"/>
        <w:rPr>
          <w:rFonts w:ascii="Calibri" w:hAnsi="Calibri" w:cs="Calibri"/>
          <w:color w:val="1F2937"/>
          <w:sz w:val="21"/>
          <w:szCs w:val="21"/>
        </w:rPr>
      </w:pPr>
      <w:proofErr w:type="spellStart"/>
      <w:r>
        <w:rPr>
          <w:rFonts w:ascii="Calibri" w:hAnsi="Calibri" w:cs="Calibri"/>
          <w:color w:val="1F2937"/>
          <w:sz w:val="21"/>
          <w:szCs w:val="21"/>
        </w:rPr>
        <w:t>Autentikasi</w:t>
      </w:r>
      <w:proofErr w:type="spellEnd"/>
      <w:r>
        <w:rPr>
          <w:rFonts w:ascii="Calibri" w:hAnsi="Calibri" w:cs="Calibri"/>
          <w:color w:val="1F2937"/>
          <w:sz w:val="21"/>
          <w:szCs w:val="21"/>
        </w:rPr>
        <w:t xml:space="preserve"> pengguna</w:t>
      </w:r>
    </w:p>
    <w:p w14:paraId="46C8F6D5"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registrasi;</w:t>
      </w:r>
    </w:p>
    <w:p w14:paraId="26B2283D" w14:textId="77777777" w:rsidR="00BC46F0" w:rsidRDefault="00BC46F0">
      <w:pPr>
        <w:pStyle w:val="NormalWeb"/>
        <w:rPr>
          <w:rFonts w:ascii="Calibri" w:hAnsi="Calibri" w:cs="Calibri"/>
          <w:color w:val="1F2937"/>
          <w:sz w:val="21"/>
          <w:szCs w:val="21"/>
        </w:rPr>
      </w:pPr>
      <w:proofErr w:type="spellStart"/>
      <w:r>
        <w:rPr>
          <w:rFonts w:ascii="Calibri" w:hAnsi="Calibri" w:cs="Calibri"/>
          <w:color w:val="1F2937"/>
          <w:sz w:val="21"/>
          <w:szCs w:val="21"/>
        </w:rPr>
        <w:t>login</w:t>
      </w:r>
      <w:proofErr w:type="spellEnd"/>
      <w:r>
        <w:rPr>
          <w:rFonts w:ascii="Calibri" w:hAnsi="Calibri" w:cs="Calibri"/>
          <w:color w:val="1F2937"/>
          <w:sz w:val="21"/>
          <w:szCs w:val="21"/>
        </w:rPr>
        <w:t>;</w:t>
      </w:r>
    </w:p>
    <w:p w14:paraId="1BBE845A" w14:textId="77777777" w:rsidR="00BC46F0" w:rsidRDefault="00BC46F0">
      <w:pPr>
        <w:pStyle w:val="NormalWeb"/>
        <w:rPr>
          <w:rFonts w:ascii="Calibri" w:hAnsi="Calibri" w:cs="Calibri"/>
          <w:color w:val="1F2937"/>
          <w:sz w:val="21"/>
          <w:szCs w:val="21"/>
        </w:rPr>
      </w:pPr>
      <w:proofErr w:type="spellStart"/>
      <w:r>
        <w:rPr>
          <w:rFonts w:ascii="Calibri" w:hAnsi="Calibri" w:cs="Calibri"/>
          <w:color w:val="1F2937"/>
          <w:sz w:val="21"/>
          <w:szCs w:val="21"/>
        </w:rPr>
        <w:t>logout</w:t>
      </w:r>
      <w:proofErr w:type="spellEnd"/>
      <w:r>
        <w:rPr>
          <w:rFonts w:ascii="Calibri" w:hAnsi="Calibri" w:cs="Calibri"/>
          <w:color w:val="1F2937"/>
          <w:sz w:val="21"/>
          <w:szCs w:val="21"/>
        </w:rPr>
        <w:t>;</w:t>
      </w:r>
    </w:p>
    <w:p w14:paraId="76E84284"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pengelolaan akun.</w:t>
      </w:r>
    </w:p>
    <w:p w14:paraId="474CA947"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Transaksi dan kategori</w:t>
      </w:r>
    </w:p>
    <w:p w14:paraId="6306F536"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pencatatan pemasukan;</w:t>
      </w:r>
    </w:p>
    <w:p w14:paraId="1CFA1274"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pencatatan pengeluaran;</w:t>
      </w:r>
    </w:p>
    <w:p w14:paraId="40A2ACF4"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pengelolaan kategori;</w:t>
      </w:r>
    </w:p>
    <w:p w14:paraId="3BD1EB0D"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daftar riwayat transaksi;</w:t>
      </w:r>
    </w:p>
    <w:p w14:paraId="7F332677"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pencarian transaksi;</w:t>
      </w:r>
    </w:p>
    <w:p w14:paraId="68578DC7"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filter transaksi.</w:t>
      </w:r>
    </w:p>
    <w:p w14:paraId="01E6F086" w14:textId="77777777" w:rsidR="00BC46F0" w:rsidRDefault="00BC46F0">
      <w:pPr>
        <w:pStyle w:val="NormalWeb"/>
        <w:rPr>
          <w:rFonts w:ascii="Calibri" w:hAnsi="Calibri" w:cs="Calibri"/>
          <w:color w:val="1F2937"/>
          <w:sz w:val="21"/>
          <w:szCs w:val="21"/>
        </w:rPr>
      </w:pPr>
      <w:proofErr w:type="spellStart"/>
      <w:r>
        <w:rPr>
          <w:rFonts w:ascii="Calibri" w:hAnsi="Calibri" w:cs="Calibri"/>
          <w:color w:val="1F2937"/>
          <w:sz w:val="21"/>
          <w:szCs w:val="21"/>
        </w:rPr>
        <w:t>Budgeting</w:t>
      </w:r>
      <w:proofErr w:type="spellEnd"/>
    </w:p>
    <w:p w14:paraId="13A6075E"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pengaturan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bulanan;</w:t>
      </w:r>
    </w:p>
    <w:p w14:paraId="63756DF3"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pengaturan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berdasarkan kategori;</w:t>
      </w:r>
    </w:p>
    <w:p w14:paraId="2B07FB17"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pemantauan penggunaan </w:t>
      </w:r>
      <w:proofErr w:type="spellStart"/>
      <w:r>
        <w:rPr>
          <w:rFonts w:ascii="Calibri" w:hAnsi="Calibri" w:cs="Calibri"/>
          <w:color w:val="1F2937"/>
          <w:sz w:val="21"/>
          <w:szCs w:val="21"/>
        </w:rPr>
        <w:t>budget</w:t>
      </w:r>
      <w:proofErr w:type="spellEnd"/>
      <w:r>
        <w:rPr>
          <w:rFonts w:ascii="Calibri" w:hAnsi="Calibri" w:cs="Calibri"/>
          <w:color w:val="1F2937"/>
          <w:sz w:val="21"/>
          <w:szCs w:val="21"/>
        </w:rPr>
        <w:t>;</w:t>
      </w:r>
    </w:p>
    <w:p w14:paraId="6C3865D6" w14:textId="77777777" w:rsidR="00BC46F0" w:rsidRDefault="00BC46F0">
      <w:pPr>
        <w:pStyle w:val="NormalWeb"/>
        <w:rPr>
          <w:rFonts w:ascii="Calibri" w:hAnsi="Calibri" w:cs="Calibri"/>
          <w:color w:val="1F2937"/>
          <w:sz w:val="21"/>
          <w:szCs w:val="21"/>
        </w:rPr>
      </w:pPr>
      <w:proofErr w:type="spellStart"/>
      <w:r>
        <w:rPr>
          <w:rFonts w:ascii="Calibri" w:hAnsi="Calibri" w:cs="Calibri"/>
          <w:color w:val="1F2937"/>
          <w:sz w:val="21"/>
          <w:szCs w:val="21"/>
        </w:rPr>
        <w:t>progress</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budget</w:t>
      </w:r>
      <w:proofErr w:type="spellEnd"/>
      <w:r>
        <w:rPr>
          <w:rFonts w:ascii="Calibri" w:hAnsi="Calibri" w:cs="Calibri"/>
          <w:color w:val="1F2937"/>
          <w:sz w:val="21"/>
          <w:szCs w:val="21"/>
        </w:rPr>
        <w:t>;</w:t>
      </w:r>
    </w:p>
    <w:p w14:paraId="4AA7C3B2"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pemberitahuan ketika penggunaan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mencapai ambang yang ditentukan.</w:t>
      </w:r>
    </w:p>
    <w:p w14:paraId="210B4E5F"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Financial To-Do</w:t>
      </w:r>
    </w:p>
    <w:p w14:paraId="49CA49A9"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pembuatan tugas keuangan;</w:t>
      </w:r>
    </w:p>
    <w:p w14:paraId="7078A63E"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penentuan nominal;</w:t>
      </w:r>
    </w:p>
    <w:p w14:paraId="5F8E8E29"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penentuan tanggal target;</w:t>
      </w:r>
    </w:p>
    <w:p w14:paraId="7AF09BA0"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pengelolaan status tugas;</w:t>
      </w:r>
    </w:p>
    <w:p w14:paraId="7B8F3611"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penyelesaian tugas;</w:t>
      </w:r>
    </w:p>
    <w:p w14:paraId="401A2E93"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pencatatan transaksi otomatis untuk tugas yang menggunakan fitur auto-log.</w:t>
      </w:r>
    </w:p>
    <w:p w14:paraId="477995BE"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Keempat kelompok fungsi tersebut merupakan bagian dari Minimum </w:t>
      </w:r>
      <w:proofErr w:type="spellStart"/>
      <w:r>
        <w:rPr>
          <w:rFonts w:ascii="Calibri" w:hAnsi="Calibri" w:cs="Calibri"/>
          <w:color w:val="1F2937"/>
          <w:sz w:val="21"/>
          <w:szCs w:val="21"/>
        </w:rPr>
        <w:t>Viable</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Product</w:t>
      </w:r>
      <w:proofErr w:type="spellEnd"/>
      <w:r>
        <w:rPr>
          <w:rFonts w:ascii="Calibri" w:hAnsi="Calibri" w:cs="Calibri"/>
          <w:color w:val="1F2937"/>
          <w:sz w:val="21"/>
          <w:szCs w:val="21"/>
        </w:rPr>
        <w:t xml:space="preserve"> (MVP) FINTRACK.</w:t>
      </w:r>
    </w:p>
    <w:p w14:paraId="1E7279C9"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Pengembangan selanjutnya dapat mencakup fitur tambahan seperti </w:t>
      </w:r>
      <w:proofErr w:type="spellStart"/>
      <w:r>
        <w:rPr>
          <w:rFonts w:ascii="Calibri" w:hAnsi="Calibri" w:cs="Calibri"/>
          <w:color w:val="1F2937"/>
          <w:sz w:val="21"/>
          <w:szCs w:val="21"/>
        </w:rPr>
        <w:t>import</w:t>
      </w:r>
      <w:proofErr w:type="spellEnd"/>
      <w:r>
        <w:rPr>
          <w:rFonts w:ascii="Calibri" w:hAnsi="Calibri" w:cs="Calibri"/>
          <w:color w:val="1F2937"/>
          <w:sz w:val="21"/>
          <w:szCs w:val="21"/>
        </w:rPr>
        <w:t xml:space="preserve"> data transaksi, </w:t>
      </w:r>
      <w:proofErr w:type="spellStart"/>
      <w:r>
        <w:rPr>
          <w:rFonts w:ascii="Calibri" w:hAnsi="Calibri" w:cs="Calibri"/>
          <w:color w:val="1F2937"/>
          <w:sz w:val="21"/>
          <w:szCs w:val="21"/>
        </w:rPr>
        <w:t>export</w:t>
      </w:r>
      <w:proofErr w:type="spellEnd"/>
      <w:r>
        <w:rPr>
          <w:rFonts w:ascii="Calibri" w:hAnsi="Calibri" w:cs="Calibri"/>
          <w:color w:val="1F2937"/>
          <w:sz w:val="21"/>
          <w:szCs w:val="21"/>
        </w:rPr>
        <w:t xml:space="preserve"> PDF/Excel, </w:t>
      </w:r>
      <w:proofErr w:type="spellStart"/>
      <w:r>
        <w:rPr>
          <w:rFonts w:ascii="Calibri" w:hAnsi="Calibri" w:cs="Calibri"/>
          <w:color w:val="1F2937"/>
          <w:sz w:val="21"/>
          <w:szCs w:val="21"/>
        </w:rPr>
        <w:t>kustomisasi</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threshold</w:t>
      </w:r>
      <w:proofErr w:type="spellEnd"/>
      <w:r>
        <w:rPr>
          <w:rFonts w:ascii="Calibri" w:hAnsi="Calibri" w:cs="Calibri"/>
          <w:color w:val="1F2937"/>
          <w:sz w:val="21"/>
          <w:szCs w:val="21"/>
        </w:rPr>
        <w:t xml:space="preserve">, analisis lanjutan, </w:t>
      </w:r>
      <w:proofErr w:type="spellStart"/>
      <w:r>
        <w:rPr>
          <w:rFonts w:ascii="Calibri" w:hAnsi="Calibri" w:cs="Calibri"/>
          <w:color w:val="1F2937"/>
          <w:sz w:val="21"/>
          <w:szCs w:val="21"/>
        </w:rPr>
        <w:t>What</w:t>
      </w:r>
      <w:proofErr w:type="spellEnd"/>
      <w:r>
        <w:rPr>
          <w:rFonts w:ascii="Calibri" w:hAnsi="Calibri" w:cs="Calibri"/>
          <w:color w:val="1F2937"/>
          <w:sz w:val="21"/>
          <w:szCs w:val="21"/>
        </w:rPr>
        <w:t>-If, integrasi bank/e-</w:t>
      </w:r>
      <w:proofErr w:type="spellStart"/>
      <w:r>
        <w:rPr>
          <w:rFonts w:ascii="Calibri" w:hAnsi="Calibri" w:cs="Calibri"/>
          <w:color w:val="1F2937"/>
          <w:sz w:val="21"/>
          <w:szCs w:val="21"/>
        </w:rPr>
        <w:t>wallet</w:t>
      </w:r>
      <w:proofErr w:type="spellEnd"/>
      <w:r>
        <w:rPr>
          <w:rFonts w:ascii="Calibri" w:hAnsi="Calibri" w:cs="Calibri"/>
          <w:color w:val="1F2937"/>
          <w:sz w:val="21"/>
          <w:szCs w:val="21"/>
        </w:rPr>
        <w:t xml:space="preserve">, asisten AI, </w:t>
      </w:r>
      <w:proofErr w:type="spellStart"/>
      <w:r>
        <w:rPr>
          <w:rFonts w:ascii="Calibri" w:hAnsi="Calibri" w:cs="Calibri"/>
          <w:color w:val="1F2937"/>
          <w:sz w:val="21"/>
          <w:szCs w:val="21"/>
        </w:rPr>
        <w:t>gamifikasi</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multi-currency</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debt</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tracker</w:t>
      </w:r>
      <w:proofErr w:type="spellEnd"/>
      <w:r>
        <w:rPr>
          <w:rFonts w:ascii="Calibri" w:hAnsi="Calibri" w:cs="Calibri"/>
          <w:color w:val="1F2937"/>
          <w:sz w:val="21"/>
          <w:szCs w:val="21"/>
        </w:rPr>
        <w:t xml:space="preserve">, dan aplikasi </w:t>
      </w:r>
      <w:proofErr w:type="spellStart"/>
      <w:r>
        <w:rPr>
          <w:rFonts w:ascii="Calibri" w:hAnsi="Calibri" w:cs="Calibri"/>
          <w:color w:val="1F2937"/>
          <w:sz w:val="21"/>
          <w:szCs w:val="21"/>
        </w:rPr>
        <w:t>mobile</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native</w:t>
      </w:r>
      <w:proofErr w:type="spellEnd"/>
      <w:r>
        <w:rPr>
          <w:rFonts w:ascii="Calibri" w:hAnsi="Calibri" w:cs="Calibri"/>
          <w:color w:val="1F2937"/>
          <w:sz w:val="21"/>
          <w:szCs w:val="21"/>
        </w:rPr>
        <w:t>. Fitur tersebut merupakan bagian dari pengembangan lanjutan dan tidak seluruhnya menjadi fokus MVP.</w:t>
      </w:r>
    </w:p>
    <w:p w14:paraId="28B6CCBE" w14:textId="77777777" w:rsidR="00BC46F0" w:rsidRDefault="00BC46F0">
      <w:pPr>
        <w:pStyle w:val="Judul3"/>
        <w:rPr>
          <w:rFonts w:ascii="Calibri" w:eastAsia="Times New Roman" w:hAnsi="Calibri" w:cs="Calibri"/>
        </w:rPr>
      </w:pPr>
      <w:r>
        <w:rPr>
          <w:rFonts w:ascii="Calibri" w:eastAsia="Times New Roman" w:hAnsi="Calibri" w:cs="Calibri"/>
        </w:rPr>
        <w:t>1.4 Jadwal Kegiatan</w:t>
      </w:r>
    </w:p>
    <w:p w14:paraId="07D95BC2"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Sesi</w:t>
      </w:r>
    </w:p>
    <w:p w14:paraId="38A1E6F0"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Kegiatan</w:t>
      </w:r>
    </w:p>
    <w:p w14:paraId="36254746"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1</w:t>
      </w:r>
    </w:p>
    <w:p w14:paraId="4F2C2A36"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Pembentukan kelompok, penentuan topik FINTRACK, dan mulai dokumentasi kerja kelompok</w:t>
      </w:r>
    </w:p>
    <w:p w14:paraId="6C5C3507"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2</w:t>
      </w:r>
    </w:p>
    <w:p w14:paraId="286B3E76"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Penyusunan proposal dan tinjauan pustaka</w:t>
      </w:r>
    </w:p>
    <w:p w14:paraId="35480484"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3</w:t>
      </w:r>
    </w:p>
    <w:p w14:paraId="26E21904"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Penyelesaian dan pengumpulan Tugas 1 Proposal</w:t>
      </w:r>
    </w:p>
    <w:p w14:paraId="4AE678DB"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lastRenderedPageBreak/>
        <w:t>4</w:t>
      </w:r>
    </w:p>
    <w:p w14:paraId="06B75190"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Memulai implementasi sistem, setup pengembangan, </w:t>
      </w:r>
      <w:proofErr w:type="spellStart"/>
      <w:r>
        <w:rPr>
          <w:rFonts w:ascii="Calibri" w:hAnsi="Calibri" w:cs="Calibri"/>
          <w:color w:val="1F2937"/>
          <w:sz w:val="21"/>
          <w:szCs w:val="21"/>
        </w:rPr>
        <w:t>autentikasi</w:t>
      </w:r>
      <w:proofErr w:type="spellEnd"/>
      <w:r>
        <w:rPr>
          <w:rFonts w:ascii="Calibri" w:hAnsi="Calibri" w:cs="Calibri"/>
          <w:color w:val="1F2937"/>
          <w:sz w:val="21"/>
          <w:szCs w:val="21"/>
        </w:rPr>
        <w:t>, dan transaksi</w:t>
      </w:r>
    </w:p>
    <w:p w14:paraId="41C0B949"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5</w:t>
      </w:r>
    </w:p>
    <w:p w14:paraId="1990F34C"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Penyelesaian Tugas 2/Laporan Kemajuan serta implementasi </w:t>
      </w:r>
      <w:proofErr w:type="spellStart"/>
      <w:r>
        <w:rPr>
          <w:rFonts w:ascii="Calibri" w:hAnsi="Calibri" w:cs="Calibri"/>
          <w:color w:val="1F2937"/>
          <w:sz w:val="21"/>
          <w:szCs w:val="21"/>
        </w:rPr>
        <w:t>autentikasi</w:t>
      </w:r>
      <w:proofErr w:type="spellEnd"/>
      <w:r>
        <w:rPr>
          <w:rFonts w:ascii="Calibri" w:hAnsi="Calibri" w:cs="Calibri"/>
          <w:color w:val="1F2937"/>
          <w:sz w:val="21"/>
          <w:szCs w:val="21"/>
        </w:rPr>
        <w:t>, transaksi, dan kategori</w:t>
      </w:r>
    </w:p>
    <w:p w14:paraId="68D272EA"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6</w:t>
      </w:r>
    </w:p>
    <w:p w14:paraId="6C8F5FB6"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Pengembangan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Financial To-Do, </w:t>
      </w:r>
      <w:proofErr w:type="spellStart"/>
      <w:r>
        <w:rPr>
          <w:rFonts w:ascii="Calibri" w:hAnsi="Calibri" w:cs="Calibri"/>
          <w:color w:val="1F2937"/>
          <w:sz w:val="21"/>
          <w:szCs w:val="21"/>
        </w:rPr>
        <w:t>dashboard</w:t>
      </w:r>
      <w:proofErr w:type="spellEnd"/>
      <w:r>
        <w:rPr>
          <w:rFonts w:ascii="Calibri" w:hAnsi="Calibri" w:cs="Calibri"/>
          <w:color w:val="1F2937"/>
          <w:sz w:val="21"/>
          <w:szCs w:val="21"/>
        </w:rPr>
        <w:t>, serta persiapan video, poster, dan PPT</w:t>
      </w:r>
    </w:p>
    <w:p w14:paraId="5357A7C0"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7</w:t>
      </w:r>
    </w:p>
    <w:p w14:paraId="64CB5A79"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Penyelesaian implementasi, pengujian, laporan akhir, video, poster, PPT, karya ilmiah, dan presentasi</w:t>
      </w:r>
    </w:p>
    <w:p w14:paraId="685AB91C"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8</w:t>
      </w:r>
    </w:p>
    <w:p w14:paraId="7B7C4940"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Refleksi dan evaluasi proyek</w:t>
      </w:r>
    </w:p>
    <w:p w14:paraId="6A131389" w14:textId="77777777" w:rsidR="00BC46F0" w:rsidRDefault="00BC46F0">
      <w:pPr>
        <w:pStyle w:val="Judul2"/>
        <w:rPr>
          <w:rFonts w:ascii="Calibri" w:eastAsia="Times New Roman" w:hAnsi="Calibri" w:cs="Calibri"/>
        </w:rPr>
      </w:pPr>
      <w:r>
        <w:rPr>
          <w:rFonts w:ascii="Calibri" w:eastAsia="Times New Roman" w:hAnsi="Calibri" w:cs="Calibri"/>
        </w:rPr>
        <w:t>II. TINJAUAN PUSTAKA</w:t>
      </w:r>
    </w:p>
    <w:p w14:paraId="78E14F33" w14:textId="77777777" w:rsidR="00BC46F0" w:rsidRDefault="00BC46F0">
      <w:pPr>
        <w:pStyle w:val="Judul3"/>
        <w:rPr>
          <w:rFonts w:ascii="Calibri" w:eastAsia="Times New Roman" w:hAnsi="Calibri" w:cs="Calibri"/>
        </w:rPr>
      </w:pPr>
      <w:r>
        <w:rPr>
          <w:rFonts w:ascii="Calibri" w:eastAsia="Times New Roman" w:hAnsi="Calibri" w:cs="Calibri"/>
        </w:rPr>
        <w:t>2.1 Sistem Informasi</w:t>
      </w:r>
    </w:p>
    <w:p w14:paraId="76A84EF6"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Sistem informasi merupakan sistem yang digunakan untuk mengelola data dan menghasilkan informasi yang dapat mendukung aktivitas pengguna. Dalam pengembangan FINTRACK, sistem informasi digunakan untuk mengelola data pengguna, kategori, transaksi, </w:t>
      </w:r>
      <w:proofErr w:type="spellStart"/>
      <w:r>
        <w:rPr>
          <w:rFonts w:ascii="Calibri" w:hAnsi="Calibri" w:cs="Calibri"/>
          <w:color w:val="1F2937"/>
          <w:sz w:val="21"/>
          <w:szCs w:val="21"/>
        </w:rPr>
        <w:t>budget</w:t>
      </w:r>
      <w:proofErr w:type="spellEnd"/>
      <w:r>
        <w:rPr>
          <w:rFonts w:ascii="Calibri" w:hAnsi="Calibri" w:cs="Calibri"/>
          <w:color w:val="1F2937"/>
          <w:sz w:val="21"/>
          <w:szCs w:val="21"/>
        </w:rPr>
        <w:t>, dan Financial To-Do.</w:t>
      </w:r>
    </w:p>
    <w:p w14:paraId="31EA21E3"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Keberhasilan sistem informasi dapat dilihat melalui berbagai dimensi. </w:t>
      </w:r>
      <w:proofErr w:type="spellStart"/>
      <w:r>
        <w:rPr>
          <w:rFonts w:ascii="Calibri" w:hAnsi="Calibri" w:cs="Calibri"/>
          <w:color w:val="1F2937"/>
          <w:sz w:val="21"/>
          <w:szCs w:val="21"/>
        </w:rPr>
        <w:t>Petter</w:t>
      </w:r>
      <w:proofErr w:type="spellEnd"/>
      <w:r>
        <w:rPr>
          <w:rFonts w:ascii="Calibri" w:hAnsi="Calibri" w:cs="Calibri"/>
          <w:color w:val="1F2937"/>
          <w:sz w:val="21"/>
          <w:szCs w:val="21"/>
        </w:rPr>
        <w:t xml:space="preserve"> dan </w:t>
      </w:r>
      <w:proofErr w:type="spellStart"/>
      <w:r>
        <w:rPr>
          <w:rFonts w:ascii="Calibri" w:hAnsi="Calibri" w:cs="Calibri"/>
          <w:color w:val="1F2937"/>
          <w:sz w:val="21"/>
          <w:szCs w:val="21"/>
        </w:rPr>
        <w:t>McLean</w:t>
      </w:r>
      <w:proofErr w:type="spellEnd"/>
      <w:r>
        <w:rPr>
          <w:rFonts w:ascii="Calibri" w:hAnsi="Calibri" w:cs="Calibri"/>
          <w:color w:val="1F2937"/>
          <w:sz w:val="21"/>
          <w:szCs w:val="21"/>
        </w:rPr>
        <w:t xml:space="preserve"> melakukan meta-analisis terhadap penelitian empiris mengenai model keberhasilan sistem informasi </w:t>
      </w:r>
      <w:proofErr w:type="spellStart"/>
      <w:r>
        <w:rPr>
          <w:rFonts w:ascii="Calibri" w:hAnsi="Calibri" w:cs="Calibri"/>
          <w:color w:val="1F2937"/>
          <w:sz w:val="21"/>
          <w:szCs w:val="21"/>
        </w:rPr>
        <w:t>DeLone</w:t>
      </w:r>
      <w:proofErr w:type="spellEnd"/>
      <w:r>
        <w:rPr>
          <w:rFonts w:ascii="Calibri" w:hAnsi="Calibri" w:cs="Calibri"/>
          <w:color w:val="1F2937"/>
          <w:sz w:val="21"/>
          <w:szCs w:val="21"/>
        </w:rPr>
        <w:t xml:space="preserve"> dan </w:t>
      </w:r>
      <w:proofErr w:type="spellStart"/>
      <w:r>
        <w:rPr>
          <w:rFonts w:ascii="Calibri" w:hAnsi="Calibri" w:cs="Calibri"/>
          <w:color w:val="1F2937"/>
          <w:sz w:val="21"/>
          <w:szCs w:val="21"/>
        </w:rPr>
        <w:t>McLean</w:t>
      </w:r>
      <w:proofErr w:type="spellEnd"/>
      <w:r>
        <w:rPr>
          <w:rFonts w:ascii="Calibri" w:hAnsi="Calibri" w:cs="Calibri"/>
          <w:color w:val="1F2937"/>
          <w:sz w:val="21"/>
          <w:szCs w:val="21"/>
        </w:rPr>
        <w:t xml:space="preserve"> dan menemukan dukungan terhadap hubungan yang terdapat dalam model tersebut pada tingkat individual.</w:t>
      </w:r>
    </w:p>
    <w:p w14:paraId="7E22D84E" w14:textId="77777777" w:rsidR="00BC46F0" w:rsidRDefault="00BC46F0">
      <w:pPr>
        <w:pStyle w:val="NormalWeb"/>
        <w:rPr>
          <w:rFonts w:ascii="Calibri" w:hAnsi="Calibri" w:cs="Calibri"/>
          <w:color w:val="1F2937"/>
          <w:sz w:val="21"/>
          <w:szCs w:val="21"/>
        </w:rPr>
      </w:pPr>
      <w:proofErr w:type="spellStart"/>
      <w:r>
        <w:rPr>
          <w:rFonts w:ascii="Calibri" w:hAnsi="Calibri" w:cs="Calibri"/>
          <w:color w:val="1F2937"/>
          <w:sz w:val="21"/>
          <w:szCs w:val="21"/>
        </w:rPr>
        <w:t>Jeyaraj</w:t>
      </w:r>
      <w:proofErr w:type="spellEnd"/>
      <w:r>
        <w:rPr>
          <w:rFonts w:ascii="Calibri" w:hAnsi="Calibri" w:cs="Calibri"/>
          <w:color w:val="1F2937"/>
          <w:sz w:val="21"/>
          <w:szCs w:val="21"/>
        </w:rPr>
        <w:t xml:space="preserve"> kemudian melakukan meta-</w:t>
      </w:r>
      <w:proofErr w:type="spellStart"/>
      <w:r>
        <w:rPr>
          <w:rFonts w:ascii="Calibri" w:hAnsi="Calibri" w:cs="Calibri"/>
          <w:color w:val="1F2937"/>
          <w:sz w:val="21"/>
          <w:szCs w:val="21"/>
        </w:rPr>
        <w:t>review</w:t>
      </w:r>
      <w:proofErr w:type="spellEnd"/>
      <w:r>
        <w:rPr>
          <w:rFonts w:ascii="Calibri" w:hAnsi="Calibri" w:cs="Calibri"/>
          <w:color w:val="1F2937"/>
          <w:sz w:val="21"/>
          <w:szCs w:val="21"/>
        </w:rPr>
        <w:t xml:space="preserve"> terhadap 53 penelitian yang menggunakan model </w:t>
      </w:r>
      <w:proofErr w:type="spellStart"/>
      <w:r>
        <w:rPr>
          <w:rFonts w:ascii="Calibri" w:hAnsi="Calibri" w:cs="Calibri"/>
          <w:color w:val="1F2937"/>
          <w:sz w:val="21"/>
          <w:szCs w:val="21"/>
        </w:rPr>
        <w:t>DeLone</w:t>
      </w:r>
      <w:proofErr w:type="spellEnd"/>
      <w:r>
        <w:rPr>
          <w:rFonts w:ascii="Calibri" w:hAnsi="Calibri" w:cs="Calibri"/>
          <w:color w:val="1F2937"/>
          <w:sz w:val="21"/>
          <w:szCs w:val="21"/>
        </w:rPr>
        <w:t xml:space="preserve"> dan </w:t>
      </w:r>
      <w:proofErr w:type="spellStart"/>
      <w:r>
        <w:rPr>
          <w:rFonts w:ascii="Calibri" w:hAnsi="Calibri" w:cs="Calibri"/>
          <w:color w:val="1F2937"/>
          <w:sz w:val="21"/>
          <w:szCs w:val="21"/>
        </w:rPr>
        <w:t>McLean</w:t>
      </w:r>
      <w:proofErr w:type="spellEnd"/>
      <w:r>
        <w:rPr>
          <w:rFonts w:ascii="Calibri" w:hAnsi="Calibri" w:cs="Calibri"/>
          <w:color w:val="1F2937"/>
          <w:sz w:val="21"/>
          <w:szCs w:val="21"/>
        </w:rPr>
        <w:t xml:space="preserve"> dan menunjukkan bahwa model tersebut banyak digunakan dalam penelitian sistem informasi, walaupun penerapan hubungan antar dimensinya tidak selalu konsisten pada seluruh penelitian.</w:t>
      </w:r>
    </w:p>
    <w:p w14:paraId="19D1162F"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Dalam konteks FINTRACK, konsep keberhasilan sistem informasi menjadi pertimbangan dalam perancangan kualitas sistem, kualitas informasi, penggunaan sistem, dan manfaat informasi yang dihasilkan. Oleh karena itu, sistem tidak hanya dirancang untuk menyimpan transaksi, tetapi juga menyajikan informasi keuangan melalui riwayat transaksi,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dashboard</w:t>
      </w:r>
      <w:proofErr w:type="spellEnd"/>
      <w:r>
        <w:rPr>
          <w:rFonts w:ascii="Calibri" w:hAnsi="Calibri" w:cs="Calibri"/>
          <w:color w:val="1F2937"/>
          <w:sz w:val="21"/>
          <w:szCs w:val="21"/>
        </w:rPr>
        <w:t>, dan visualisasi.</w:t>
      </w:r>
    </w:p>
    <w:p w14:paraId="054CC7A5" w14:textId="77777777" w:rsidR="00BC46F0" w:rsidRDefault="00BC46F0">
      <w:pPr>
        <w:pStyle w:val="Judul3"/>
        <w:rPr>
          <w:rFonts w:ascii="Calibri" w:eastAsia="Times New Roman" w:hAnsi="Calibri" w:cs="Calibri"/>
        </w:rPr>
      </w:pPr>
      <w:r>
        <w:rPr>
          <w:rFonts w:ascii="Calibri" w:eastAsia="Times New Roman" w:hAnsi="Calibri" w:cs="Calibri"/>
        </w:rPr>
        <w:t>2.2 Pengelolaan Keuangan Pribadi</w:t>
      </w:r>
    </w:p>
    <w:p w14:paraId="6D93ABC0"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Pengelolaan keuangan pribadi meliputi aktivitas pencatatan pemasukan dan pengeluaran, penyusunan </w:t>
      </w:r>
      <w:proofErr w:type="spellStart"/>
      <w:r>
        <w:rPr>
          <w:rFonts w:ascii="Calibri" w:hAnsi="Calibri" w:cs="Calibri"/>
          <w:color w:val="1F2937"/>
          <w:sz w:val="21"/>
          <w:szCs w:val="21"/>
        </w:rPr>
        <w:t>budget</w:t>
      </w:r>
      <w:proofErr w:type="spellEnd"/>
      <w:r>
        <w:rPr>
          <w:rFonts w:ascii="Calibri" w:hAnsi="Calibri" w:cs="Calibri"/>
          <w:color w:val="1F2937"/>
          <w:sz w:val="21"/>
          <w:szCs w:val="21"/>
        </w:rPr>
        <w:t>, pengendalian pengeluaran, serta perencanaan tujuan keuangan. Teknologi informasi dapat digunakan untuk membantu aktivitas tersebut melalui aplikasi pencatatan dan pengelolaan keuangan.</w:t>
      </w:r>
    </w:p>
    <w:p w14:paraId="5530E866" w14:textId="77777777" w:rsidR="00BC46F0" w:rsidRDefault="00BC46F0">
      <w:pPr>
        <w:pStyle w:val="NormalWeb"/>
        <w:rPr>
          <w:rFonts w:ascii="Calibri" w:hAnsi="Calibri" w:cs="Calibri"/>
          <w:color w:val="1F2937"/>
          <w:sz w:val="21"/>
          <w:szCs w:val="21"/>
        </w:rPr>
      </w:pPr>
      <w:proofErr w:type="spellStart"/>
      <w:r>
        <w:rPr>
          <w:rFonts w:ascii="Calibri" w:hAnsi="Calibri" w:cs="Calibri"/>
          <w:color w:val="1F2937"/>
          <w:sz w:val="21"/>
          <w:szCs w:val="21"/>
        </w:rPr>
        <w:t>Frisancho</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Herrera</w:t>
      </w:r>
      <w:proofErr w:type="spellEnd"/>
      <w:r>
        <w:rPr>
          <w:rFonts w:ascii="Calibri" w:hAnsi="Calibri" w:cs="Calibri"/>
          <w:color w:val="1F2937"/>
          <w:sz w:val="21"/>
          <w:szCs w:val="21"/>
        </w:rPr>
        <w:t xml:space="preserve">, dan Prina mengembangkan intervensi berbasis aplikasi </w:t>
      </w:r>
      <w:proofErr w:type="spellStart"/>
      <w:r>
        <w:rPr>
          <w:rFonts w:ascii="Calibri" w:hAnsi="Calibri" w:cs="Calibri"/>
          <w:color w:val="1F2937"/>
          <w:sz w:val="21"/>
          <w:szCs w:val="21"/>
        </w:rPr>
        <w:t>mobile</w:t>
      </w:r>
      <w:proofErr w:type="spellEnd"/>
      <w:r>
        <w:rPr>
          <w:rFonts w:ascii="Calibri" w:hAnsi="Calibri" w:cs="Calibri"/>
          <w:color w:val="1F2937"/>
          <w:sz w:val="21"/>
          <w:szCs w:val="21"/>
        </w:rPr>
        <w:t xml:space="preserve"> yang menyediakan alat pencatatan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untuk kelompok muda. Penelitian tersebut menunjukkan adanya peningkatan yang signifikan pada </w:t>
      </w:r>
      <w:proofErr w:type="spellStart"/>
      <w:r>
        <w:rPr>
          <w:rFonts w:ascii="Calibri" w:hAnsi="Calibri" w:cs="Calibri"/>
          <w:color w:val="1F2937"/>
          <w:sz w:val="21"/>
          <w:szCs w:val="21"/>
        </w:rPr>
        <w:t>literasi</w:t>
      </w:r>
      <w:proofErr w:type="spellEnd"/>
      <w:r>
        <w:rPr>
          <w:rFonts w:ascii="Calibri" w:hAnsi="Calibri" w:cs="Calibri"/>
          <w:color w:val="1F2937"/>
          <w:sz w:val="21"/>
          <w:szCs w:val="21"/>
        </w:rPr>
        <w:t xml:space="preserve"> keuangan dan kesadaran terhadap harga barang dan jasa, meskipun tidak semua indikator perilaku keuangan mengalami perubahan yang signifikan.</w:t>
      </w:r>
    </w:p>
    <w:p w14:paraId="50507070"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Temuan tersebut menunjukkan bahwa aplikasi keuangan dapat berfungsi sebagai alat bantu dalam membangun kesadaran dan kebiasaan pencatatan keuangan. Namun, penggunaan aplikasi tidak dapat dipandang sebagai satu-satunya faktor yang menentukan kondisi keuangan pengguna.</w:t>
      </w:r>
    </w:p>
    <w:p w14:paraId="38F65B4B" w14:textId="77777777" w:rsidR="00BC46F0" w:rsidRDefault="00BC46F0">
      <w:pPr>
        <w:pStyle w:val="Judul3"/>
        <w:rPr>
          <w:rFonts w:ascii="Calibri" w:eastAsia="Times New Roman" w:hAnsi="Calibri" w:cs="Calibri"/>
        </w:rPr>
      </w:pPr>
      <w:r>
        <w:rPr>
          <w:rFonts w:ascii="Calibri" w:eastAsia="Times New Roman" w:hAnsi="Calibri" w:cs="Calibri"/>
        </w:rPr>
        <w:t>2.3 Pengelolaan Keuangan Mahasiswa</w:t>
      </w:r>
    </w:p>
    <w:p w14:paraId="5E192795"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Mahasiswa merupakan salah satu kelompok pengguna yang membutuhkan alat bantu dalam mengelola keuangan karena memiliki kebutuhan pengeluaran yang beragam dan dalam banyak kasus memiliki sumber dana yang terbatas.</w:t>
      </w:r>
    </w:p>
    <w:p w14:paraId="06106915"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lastRenderedPageBreak/>
        <w:t xml:space="preserve">Penelitian Fitria, Mustari, </w:t>
      </w:r>
      <w:proofErr w:type="spellStart"/>
      <w:r>
        <w:rPr>
          <w:rFonts w:ascii="Calibri" w:hAnsi="Calibri" w:cs="Calibri"/>
          <w:color w:val="1F2937"/>
          <w:sz w:val="21"/>
          <w:szCs w:val="21"/>
        </w:rPr>
        <w:t>Retnowaty</w:t>
      </w:r>
      <w:proofErr w:type="spellEnd"/>
      <w:r>
        <w:rPr>
          <w:rFonts w:ascii="Calibri" w:hAnsi="Calibri" w:cs="Calibri"/>
          <w:color w:val="1F2937"/>
          <w:sz w:val="21"/>
          <w:szCs w:val="21"/>
        </w:rPr>
        <w:t xml:space="preserve">, dan Subagja mengenai perancangan aplikasi pengelolaan keuangan pribadi berbasis </w:t>
      </w:r>
      <w:proofErr w:type="spellStart"/>
      <w:r>
        <w:rPr>
          <w:rFonts w:ascii="Calibri" w:hAnsi="Calibri" w:cs="Calibri"/>
          <w:color w:val="1F2937"/>
          <w:sz w:val="21"/>
          <w:szCs w:val="21"/>
        </w:rPr>
        <w:t>mobile</w:t>
      </w:r>
      <w:proofErr w:type="spellEnd"/>
      <w:r>
        <w:rPr>
          <w:rFonts w:ascii="Calibri" w:hAnsi="Calibri" w:cs="Calibri"/>
          <w:color w:val="1F2937"/>
          <w:sz w:val="21"/>
          <w:szCs w:val="21"/>
        </w:rPr>
        <w:t xml:space="preserve"> untuk mahasiswa menunjukkan adanya kebutuhan terhadap fungsi dokumentasi transaksi, pengawasan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visualisasi informasi keuangan, dan notifikasi ketika pengeluaran mendekati batas </w:t>
      </w:r>
      <w:proofErr w:type="spellStart"/>
      <w:r>
        <w:rPr>
          <w:rFonts w:ascii="Calibri" w:hAnsi="Calibri" w:cs="Calibri"/>
          <w:color w:val="1F2937"/>
          <w:sz w:val="21"/>
          <w:szCs w:val="21"/>
        </w:rPr>
        <w:t>budget</w:t>
      </w:r>
      <w:proofErr w:type="spellEnd"/>
      <w:r>
        <w:rPr>
          <w:rFonts w:ascii="Calibri" w:hAnsi="Calibri" w:cs="Calibri"/>
          <w:color w:val="1F2937"/>
          <w:sz w:val="21"/>
          <w:szCs w:val="21"/>
        </w:rPr>
        <w:t>.</w:t>
      </w:r>
    </w:p>
    <w:p w14:paraId="3E9BF7F6"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Penelitian tersebut memiliki relevansi dengan FINTRACK karena FINTRACK juga menyediakan pencatatan transaksi, pengelolaan kategori, </w:t>
      </w:r>
      <w:proofErr w:type="spellStart"/>
      <w:r>
        <w:rPr>
          <w:rFonts w:ascii="Calibri" w:hAnsi="Calibri" w:cs="Calibri"/>
          <w:color w:val="1F2937"/>
          <w:sz w:val="21"/>
          <w:szCs w:val="21"/>
        </w:rPr>
        <w:t>budgeting</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dashboard</w:t>
      </w:r>
      <w:proofErr w:type="spellEnd"/>
      <w:r>
        <w:rPr>
          <w:rFonts w:ascii="Calibri" w:hAnsi="Calibri" w:cs="Calibri"/>
          <w:color w:val="1F2937"/>
          <w:sz w:val="21"/>
          <w:szCs w:val="21"/>
        </w:rPr>
        <w:t xml:space="preserve">, serta peringatan </w:t>
      </w:r>
      <w:proofErr w:type="spellStart"/>
      <w:r>
        <w:rPr>
          <w:rFonts w:ascii="Calibri" w:hAnsi="Calibri" w:cs="Calibri"/>
          <w:color w:val="1F2937"/>
          <w:sz w:val="21"/>
          <w:szCs w:val="21"/>
        </w:rPr>
        <w:t>budget</w:t>
      </w:r>
      <w:proofErr w:type="spellEnd"/>
      <w:r>
        <w:rPr>
          <w:rFonts w:ascii="Calibri" w:hAnsi="Calibri" w:cs="Calibri"/>
          <w:color w:val="1F2937"/>
          <w:sz w:val="21"/>
          <w:szCs w:val="21"/>
        </w:rPr>
        <w:t>.</w:t>
      </w:r>
    </w:p>
    <w:p w14:paraId="00846E17"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Selain itu, penelitian Ratnasari, Nurjannah, dan </w:t>
      </w:r>
      <w:proofErr w:type="spellStart"/>
      <w:r>
        <w:rPr>
          <w:rFonts w:ascii="Calibri" w:hAnsi="Calibri" w:cs="Calibri"/>
          <w:color w:val="1F2937"/>
          <w:sz w:val="21"/>
          <w:szCs w:val="21"/>
        </w:rPr>
        <w:t>Karoma</w:t>
      </w:r>
      <w:proofErr w:type="spellEnd"/>
      <w:r>
        <w:rPr>
          <w:rFonts w:ascii="Calibri" w:hAnsi="Calibri" w:cs="Calibri"/>
          <w:color w:val="1F2937"/>
          <w:sz w:val="21"/>
          <w:szCs w:val="21"/>
        </w:rPr>
        <w:t xml:space="preserve"> pada mahasiswa di Indonesia membahas hubungan </w:t>
      </w:r>
      <w:proofErr w:type="spellStart"/>
      <w:r>
        <w:rPr>
          <w:rFonts w:ascii="Calibri" w:hAnsi="Calibri" w:cs="Calibri"/>
          <w:color w:val="1F2937"/>
          <w:sz w:val="21"/>
          <w:szCs w:val="21"/>
        </w:rPr>
        <w:t>literasi</w:t>
      </w:r>
      <w:proofErr w:type="spellEnd"/>
      <w:r>
        <w:rPr>
          <w:rFonts w:ascii="Calibri" w:hAnsi="Calibri" w:cs="Calibri"/>
          <w:color w:val="1F2937"/>
          <w:sz w:val="21"/>
          <w:szCs w:val="21"/>
        </w:rPr>
        <w:t xml:space="preserve"> keuangan dengan pengelolaan keuangan pribadi dan penggunaan teknologi digital dalam konteks pengelolaan keuangan mahasiswa.</w:t>
      </w:r>
    </w:p>
    <w:p w14:paraId="73801409" w14:textId="77777777" w:rsidR="00BC46F0" w:rsidRDefault="00BC46F0">
      <w:pPr>
        <w:pStyle w:val="Judul3"/>
        <w:rPr>
          <w:rFonts w:ascii="Calibri" w:eastAsia="Times New Roman" w:hAnsi="Calibri" w:cs="Calibri"/>
        </w:rPr>
      </w:pPr>
      <w:r>
        <w:rPr>
          <w:rFonts w:ascii="Calibri" w:eastAsia="Times New Roman" w:hAnsi="Calibri" w:cs="Calibri"/>
        </w:rPr>
        <w:t xml:space="preserve">2.4 Aplikasi Personal Finance </w:t>
      </w:r>
      <w:proofErr w:type="spellStart"/>
      <w:r>
        <w:rPr>
          <w:rFonts w:ascii="Calibri" w:eastAsia="Times New Roman" w:hAnsi="Calibri" w:cs="Calibri"/>
        </w:rPr>
        <w:t>Management</w:t>
      </w:r>
      <w:proofErr w:type="spellEnd"/>
    </w:p>
    <w:p w14:paraId="138D9981"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Aplikasi personal </w:t>
      </w:r>
      <w:proofErr w:type="spellStart"/>
      <w:r>
        <w:rPr>
          <w:rFonts w:ascii="Calibri" w:hAnsi="Calibri" w:cs="Calibri"/>
          <w:color w:val="1F2937"/>
          <w:sz w:val="21"/>
          <w:szCs w:val="21"/>
        </w:rPr>
        <w:t>finance</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management</w:t>
      </w:r>
      <w:proofErr w:type="spellEnd"/>
      <w:r>
        <w:rPr>
          <w:rFonts w:ascii="Calibri" w:hAnsi="Calibri" w:cs="Calibri"/>
          <w:color w:val="1F2937"/>
          <w:sz w:val="21"/>
          <w:szCs w:val="21"/>
        </w:rPr>
        <w:t xml:space="preserve"> merupakan perangkat lunak yang dirancang untuk membantu pengguna mengelola aktivitas keuangan pribadi. Fungsi yang umum ditemukan meliputi pencatatan pemasukan dan pengeluaran, </w:t>
      </w:r>
      <w:proofErr w:type="spellStart"/>
      <w:r>
        <w:rPr>
          <w:rFonts w:ascii="Calibri" w:hAnsi="Calibri" w:cs="Calibri"/>
          <w:color w:val="1F2937"/>
          <w:sz w:val="21"/>
          <w:szCs w:val="21"/>
        </w:rPr>
        <w:t>budgeting</w:t>
      </w:r>
      <w:proofErr w:type="spellEnd"/>
      <w:r>
        <w:rPr>
          <w:rFonts w:ascii="Calibri" w:hAnsi="Calibri" w:cs="Calibri"/>
          <w:color w:val="1F2937"/>
          <w:sz w:val="21"/>
          <w:szCs w:val="21"/>
        </w:rPr>
        <w:t>, tujuan keuangan, dan notifikasi.</w:t>
      </w:r>
    </w:p>
    <w:p w14:paraId="3A46AF06"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Imawan, Putra, </w:t>
      </w:r>
      <w:proofErr w:type="spellStart"/>
      <w:r>
        <w:rPr>
          <w:rFonts w:ascii="Calibri" w:hAnsi="Calibri" w:cs="Calibri"/>
          <w:color w:val="1F2937"/>
          <w:sz w:val="21"/>
          <w:szCs w:val="21"/>
        </w:rPr>
        <w:t>Alqahtani</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Milakis</w:t>
      </w:r>
      <w:proofErr w:type="spellEnd"/>
      <w:r>
        <w:rPr>
          <w:rFonts w:ascii="Calibri" w:hAnsi="Calibri" w:cs="Calibri"/>
          <w:color w:val="1F2937"/>
          <w:sz w:val="21"/>
          <w:szCs w:val="21"/>
        </w:rPr>
        <w:t xml:space="preserve">, dan </w:t>
      </w:r>
      <w:proofErr w:type="spellStart"/>
      <w:r>
        <w:rPr>
          <w:rFonts w:ascii="Calibri" w:hAnsi="Calibri" w:cs="Calibri"/>
          <w:color w:val="1F2937"/>
          <w:sz w:val="21"/>
          <w:szCs w:val="21"/>
        </w:rPr>
        <w:t>Dumchykov</w:t>
      </w:r>
      <w:proofErr w:type="spellEnd"/>
      <w:r>
        <w:rPr>
          <w:rFonts w:ascii="Calibri" w:hAnsi="Calibri" w:cs="Calibri"/>
          <w:color w:val="1F2937"/>
          <w:sz w:val="21"/>
          <w:szCs w:val="21"/>
        </w:rPr>
        <w:t xml:space="preserve"> mengembangkan aplikasi personal </w:t>
      </w:r>
      <w:proofErr w:type="spellStart"/>
      <w:r>
        <w:rPr>
          <w:rFonts w:ascii="Calibri" w:hAnsi="Calibri" w:cs="Calibri"/>
          <w:color w:val="1F2937"/>
          <w:sz w:val="21"/>
          <w:szCs w:val="21"/>
        </w:rPr>
        <w:t>finance</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management</w:t>
      </w:r>
      <w:proofErr w:type="spellEnd"/>
      <w:r>
        <w:rPr>
          <w:rFonts w:ascii="Calibri" w:hAnsi="Calibri" w:cs="Calibri"/>
          <w:color w:val="1F2937"/>
          <w:sz w:val="21"/>
          <w:szCs w:val="21"/>
        </w:rPr>
        <w:t xml:space="preserve"> untuk </w:t>
      </w:r>
      <w:proofErr w:type="spellStart"/>
      <w:r>
        <w:rPr>
          <w:rFonts w:ascii="Calibri" w:hAnsi="Calibri" w:cs="Calibri"/>
          <w:color w:val="1F2937"/>
          <w:sz w:val="21"/>
          <w:szCs w:val="21"/>
        </w:rPr>
        <w:t>young</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adults</w:t>
      </w:r>
      <w:proofErr w:type="spellEnd"/>
      <w:r>
        <w:rPr>
          <w:rFonts w:ascii="Calibri" w:hAnsi="Calibri" w:cs="Calibri"/>
          <w:color w:val="1F2937"/>
          <w:sz w:val="21"/>
          <w:szCs w:val="21"/>
        </w:rPr>
        <w:t xml:space="preserve"> di lingkungan pendidikan tinggi. Sistem tersebut mencakup </w:t>
      </w:r>
      <w:proofErr w:type="spellStart"/>
      <w:r>
        <w:rPr>
          <w:rFonts w:ascii="Calibri" w:hAnsi="Calibri" w:cs="Calibri"/>
          <w:color w:val="1F2937"/>
          <w:sz w:val="21"/>
          <w:szCs w:val="21"/>
        </w:rPr>
        <w:t>income</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tracking</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expense</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monitoring</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budgeting</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financial</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goal</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setting</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secure</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login</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transaction</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management</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budget</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projection</w:t>
      </w:r>
      <w:proofErr w:type="spellEnd"/>
      <w:r>
        <w:rPr>
          <w:rFonts w:ascii="Calibri" w:hAnsi="Calibri" w:cs="Calibri"/>
          <w:color w:val="1F2937"/>
          <w:sz w:val="21"/>
          <w:szCs w:val="21"/>
        </w:rPr>
        <w:t xml:space="preserve">, dan </w:t>
      </w:r>
      <w:proofErr w:type="spellStart"/>
      <w:r>
        <w:rPr>
          <w:rFonts w:ascii="Calibri" w:hAnsi="Calibri" w:cs="Calibri"/>
          <w:color w:val="1F2937"/>
          <w:sz w:val="21"/>
          <w:szCs w:val="21"/>
        </w:rPr>
        <w:t>automated</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notification</w:t>
      </w:r>
      <w:proofErr w:type="spellEnd"/>
      <w:r>
        <w:rPr>
          <w:rFonts w:ascii="Calibri" w:hAnsi="Calibri" w:cs="Calibri"/>
          <w:color w:val="1F2937"/>
          <w:sz w:val="21"/>
          <w:szCs w:val="21"/>
        </w:rPr>
        <w:t>.</w:t>
      </w:r>
    </w:p>
    <w:p w14:paraId="44B545C2"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Fitur-fitur tersebut memiliki keterkaitan dengan kebutuhan FINTRACK, khususnya pada pencatatan transaksi, </w:t>
      </w:r>
      <w:proofErr w:type="spellStart"/>
      <w:r>
        <w:rPr>
          <w:rFonts w:ascii="Calibri" w:hAnsi="Calibri" w:cs="Calibri"/>
          <w:color w:val="1F2937"/>
          <w:sz w:val="21"/>
          <w:szCs w:val="21"/>
        </w:rPr>
        <w:t>budgeting</w:t>
      </w:r>
      <w:proofErr w:type="spellEnd"/>
      <w:r>
        <w:rPr>
          <w:rFonts w:ascii="Calibri" w:hAnsi="Calibri" w:cs="Calibri"/>
          <w:color w:val="1F2937"/>
          <w:sz w:val="21"/>
          <w:szCs w:val="21"/>
        </w:rPr>
        <w:t>, tujuan keuangan, dan notifikasi.</w:t>
      </w:r>
    </w:p>
    <w:p w14:paraId="7941EF60" w14:textId="77777777" w:rsidR="00BC46F0" w:rsidRDefault="00BC46F0">
      <w:pPr>
        <w:pStyle w:val="Judul3"/>
        <w:rPr>
          <w:rFonts w:ascii="Calibri" w:eastAsia="Times New Roman" w:hAnsi="Calibri" w:cs="Calibri"/>
        </w:rPr>
      </w:pPr>
      <w:r>
        <w:rPr>
          <w:rFonts w:ascii="Calibri" w:eastAsia="Times New Roman" w:hAnsi="Calibri" w:cs="Calibri"/>
        </w:rPr>
        <w:t xml:space="preserve">2.5 Financial To-Do </w:t>
      </w:r>
      <w:proofErr w:type="spellStart"/>
      <w:r>
        <w:rPr>
          <w:rFonts w:ascii="Calibri" w:eastAsia="Times New Roman" w:hAnsi="Calibri" w:cs="Calibri"/>
        </w:rPr>
        <w:t>List</w:t>
      </w:r>
      <w:proofErr w:type="spellEnd"/>
    </w:p>
    <w:p w14:paraId="71893626"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FINTRACK mengembangkan konsep Financial To-Do </w:t>
      </w:r>
      <w:proofErr w:type="spellStart"/>
      <w:r>
        <w:rPr>
          <w:rFonts w:ascii="Calibri" w:hAnsi="Calibri" w:cs="Calibri"/>
          <w:color w:val="1F2937"/>
          <w:sz w:val="21"/>
          <w:szCs w:val="21"/>
        </w:rPr>
        <w:t>List</w:t>
      </w:r>
      <w:proofErr w:type="spellEnd"/>
      <w:r>
        <w:rPr>
          <w:rFonts w:ascii="Calibri" w:hAnsi="Calibri" w:cs="Calibri"/>
          <w:color w:val="1F2937"/>
          <w:sz w:val="21"/>
          <w:szCs w:val="21"/>
        </w:rPr>
        <w:t xml:space="preserve"> sebagai salah satu pembeda fungsional sistem. Financial To-Do merupakan daftar aktivitas yang berkaitan dengan kewajiban atau tujuan keuangan pengguna.</w:t>
      </w:r>
    </w:p>
    <w:p w14:paraId="37EF4ECF"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Contoh Financial To-Do antara lain membayar tagihan internet, membayar kos, melakukan pembayaran tertentu, atau menyelesaikan target keuangan. Setiap tugas dapat memiliki nama, nominal, tanggal target, serta status penyelesaian.</w:t>
      </w:r>
    </w:p>
    <w:p w14:paraId="72AF308A"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Pada FINTRACK, Financial To-Do tertentu dapat memiliki mekanisme auto-log. Ketika pengguna menyelesaikan tugas yang memiliki nominal dan fitur auto-log aktif, sistem dapat membuat transaksi pengeluaran secara otomatis. Dengan demikian, aktivitas menyelesaikan tugas keuangan dapat dihubungkan dengan pencatatan transaksi.</w:t>
      </w:r>
    </w:p>
    <w:p w14:paraId="45E61A10"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Konsep tersebut menjadi bagian dari rancangan FINTRACK yang mengintegrasikan aktivitas mencatat, mengelompokkan, membatasi, mengingatkan, menyelesaikan, dan menganalisis aktivitas keuangan.</w:t>
      </w:r>
    </w:p>
    <w:p w14:paraId="2782C270" w14:textId="77777777" w:rsidR="00BC46F0" w:rsidRDefault="00BC46F0">
      <w:pPr>
        <w:pStyle w:val="Judul3"/>
        <w:rPr>
          <w:rFonts w:ascii="Calibri" w:eastAsia="Times New Roman" w:hAnsi="Calibri" w:cs="Calibri"/>
        </w:rPr>
      </w:pPr>
      <w:r>
        <w:rPr>
          <w:rFonts w:ascii="Calibri" w:eastAsia="Times New Roman" w:hAnsi="Calibri" w:cs="Calibri"/>
        </w:rPr>
        <w:t>2.6 Pengembangan FINTRACK</w:t>
      </w:r>
    </w:p>
    <w:p w14:paraId="5E6A085F"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Berdasarkan kajian yang telah dilakukan, terdapat beberapa kebutuhan yang menjadi dasar pengembangan FINTRACK, yaitu:</w:t>
      </w:r>
    </w:p>
    <w:p w14:paraId="24CFFB81"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sistem perlu menyediakan informasi keuangan yang dapat digunakan pengguna;</w:t>
      </w:r>
    </w:p>
    <w:p w14:paraId="59F05948"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pencatatan transaksi menjadi fungsi dasar dalam aplikasi pengelolaan keuangan;</w:t>
      </w:r>
    </w:p>
    <w:p w14:paraId="749DFBB1" w14:textId="77777777" w:rsidR="00BC46F0" w:rsidRDefault="00BC46F0">
      <w:pPr>
        <w:pStyle w:val="NormalWeb"/>
        <w:rPr>
          <w:rFonts w:ascii="Calibri" w:hAnsi="Calibri" w:cs="Calibri"/>
          <w:color w:val="1F2937"/>
          <w:sz w:val="21"/>
          <w:szCs w:val="21"/>
        </w:rPr>
      </w:pPr>
      <w:proofErr w:type="spellStart"/>
      <w:r>
        <w:rPr>
          <w:rFonts w:ascii="Calibri" w:hAnsi="Calibri" w:cs="Calibri"/>
          <w:color w:val="1F2937"/>
          <w:sz w:val="21"/>
          <w:szCs w:val="21"/>
        </w:rPr>
        <w:t>budgeting</w:t>
      </w:r>
      <w:proofErr w:type="spellEnd"/>
      <w:r>
        <w:rPr>
          <w:rFonts w:ascii="Calibri" w:hAnsi="Calibri" w:cs="Calibri"/>
          <w:color w:val="1F2937"/>
          <w:sz w:val="21"/>
          <w:szCs w:val="21"/>
        </w:rPr>
        <w:t xml:space="preserve"> dapat digunakan untuk membantu pengguna memantau batas pengeluaran;</w:t>
      </w:r>
    </w:p>
    <w:p w14:paraId="6BCD9BA7"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visualisasi dan notifikasi dapat digunakan untuk membantu pengguna memahami kondisi keuangan;</w:t>
      </w:r>
    </w:p>
    <w:p w14:paraId="49D9344D"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aplikasi digital dapat digunakan sebagai alat bantu pengelolaan keuangan bagi pengguna muda; dan</w:t>
      </w:r>
    </w:p>
    <w:p w14:paraId="2CB857B3"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kebutuhan tersebut dapat dikombinasikan dengan Financial To-Do sebagai mekanisme pengingat aktivitas keuangan.</w:t>
      </w:r>
    </w:p>
    <w:p w14:paraId="37092CD1"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lastRenderedPageBreak/>
        <w:t xml:space="preserve">FINTRACK kemudian mengintegrasikan kebutuhan tersebut dalam sebuah aplikasi web yang berfokus pada pengelolaan keuangan pribadi. Sistem menyediakan </w:t>
      </w:r>
      <w:proofErr w:type="spellStart"/>
      <w:r>
        <w:rPr>
          <w:rFonts w:ascii="Calibri" w:hAnsi="Calibri" w:cs="Calibri"/>
          <w:color w:val="1F2937"/>
          <w:sz w:val="21"/>
          <w:szCs w:val="21"/>
        </w:rPr>
        <w:t>autentikasi</w:t>
      </w:r>
      <w:proofErr w:type="spellEnd"/>
      <w:r>
        <w:rPr>
          <w:rFonts w:ascii="Calibri" w:hAnsi="Calibri" w:cs="Calibri"/>
          <w:color w:val="1F2937"/>
          <w:sz w:val="21"/>
          <w:szCs w:val="21"/>
        </w:rPr>
        <w:t xml:space="preserve">, transaksi, kategori, </w:t>
      </w:r>
      <w:proofErr w:type="spellStart"/>
      <w:r>
        <w:rPr>
          <w:rFonts w:ascii="Calibri" w:hAnsi="Calibri" w:cs="Calibri"/>
          <w:color w:val="1F2937"/>
          <w:sz w:val="21"/>
          <w:szCs w:val="21"/>
        </w:rPr>
        <w:t>budgeting</w:t>
      </w:r>
      <w:proofErr w:type="spellEnd"/>
      <w:r>
        <w:rPr>
          <w:rFonts w:ascii="Calibri" w:hAnsi="Calibri" w:cs="Calibri"/>
          <w:color w:val="1F2937"/>
          <w:sz w:val="21"/>
          <w:szCs w:val="21"/>
        </w:rPr>
        <w:t xml:space="preserve">, Financial To-Do, dan </w:t>
      </w:r>
      <w:proofErr w:type="spellStart"/>
      <w:r>
        <w:rPr>
          <w:rFonts w:ascii="Calibri" w:hAnsi="Calibri" w:cs="Calibri"/>
          <w:color w:val="1F2937"/>
          <w:sz w:val="21"/>
          <w:szCs w:val="21"/>
        </w:rPr>
        <w:t>dashboard</w:t>
      </w:r>
      <w:proofErr w:type="spellEnd"/>
      <w:r>
        <w:rPr>
          <w:rFonts w:ascii="Calibri" w:hAnsi="Calibri" w:cs="Calibri"/>
          <w:color w:val="1F2937"/>
          <w:sz w:val="21"/>
          <w:szCs w:val="21"/>
        </w:rPr>
        <w:t xml:space="preserve"> sebagai fungsi utama MVP.</w:t>
      </w:r>
    </w:p>
    <w:p w14:paraId="76093001" w14:textId="77777777" w:rsidR="00BC46F0" w:rsidRDefault="00BC46F0">
      <w:pPr>
        <w:pStyle w:val="Judul2"/>
        <w:rPr>
          <w:rFonts w:ascii="Calibri" w:eastAsia="Times New Roman" w:hAnsi="Calibri" w:cs="Calibri"/>
        </w:rPr>
      </w:pPr>
      <w:r>
        <w:rPr>
          <w:rFonts w:ascii="Calibri" w:eastAsia="Times New Roman" w:hAnsi="Calibri" w:cs="Calibri"/>
        </w:rPr>
        <w:t>III. METODOLOGI</w:t>
      </w:r>
    </w:p>
    <w:p w14:paraId="59838DA6"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Dikosongkan pada Proposal Tugas 1 sesuai sistematika </w:t>
      </w:r>
      <w:proofErr w:type="spellStart"/>
      <w:r>
        <w:rPr>
          <w:rFonts w:ascii="Calibri" w:hAnsi="Calibri" w:cs="Calibri"/>
          <w:color w:val="1F2937"/>
          <w:sz w:val="21"/>
          <w:szCs w:val="21"/>
        </w:rPr>
        <w:t>Capstone</w:t>
      </w:r>
      <w:proofErr w:type="spellEnd"/>
      <w:r>
        <w:rPr>
          <w:rFonts w:ascii="Calibri" w:hAnsi="Calibri" w:cs="Calibri"/>
          <w:color w:val="1F2937"/>
          <w:sz w:val="21"/>
          <w:szCs w:val="21"/>
        </w:rPr>
        <w:t xml:space="preserve"> Project.</w:t>
      </w:r>
    </w:p>
    <w:p w14:paraId="26DDF9BD" w14:textId="77777777" w:rsidR="00BC46F0" w:rsidRDefault="00BC46F0">
      <w:pPr>
        <w:pStyle w:val="Judul2"/>
        <w:rPr>
          <w:rFonts w:ascii="Calibri" w:eastAsia="Times New Roman" w:hAnsi="Calibri" w:cs="Calibri"/>
        </w:rPr>
      </w:pPr>
      <w:r>
        <w:rPr>
          <w:rFonts w:ascii="Calibri" w:eastAsia="Times New Roman" w:hAnsi="Calibri" w:cs="Calibri"/>
        </w:rPr>
        <w:t>IV. HASIL DAN PEMBAHASAN</w:t>
      </w:r>
    </w:p>
    <w:p w14:paraId="2CC298BC"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Dikosongkan pada Proposal Tugas 1.</w:t>
      </w:r>
    </w:p>
    <w:p w14:paraId="406A2C4E" w14:textId="77777777" w:rsidR="00BC46F0" w:rsidRDefault="00BC46F0">
      <w:pPr>
        <w:pStyle w:val="Judul2"/>
        <w:rPr>
          <w:rFonts w:ascii="Calibri" w:eastAsia="Times New Roman" w:hAnsi="Calibri" w:cs="Calibri"/>
        </w:rPr>
      </w:pPr>
      <w:r>
        <w:rPr>
          <w:rFonts w:ascii="Calibri" w:eastAsia="Times New Roman" w:hAnsi="Calibri" w:cs="Calibri"/>
        </w:rPr>
        <w:t>V. KESIMPULAN DAN REKOMENDASI</w:t>
      </w:r>
    </w:p>
    <w:p w14:paraId="4432752B"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Dikosongkan pada Proposal Tugas 1.</w:t>
      </w:r>
    </w:p>
    <w:p w14:paraId="5EC5BB60" w14:textId="77777777" w:rsidR="00BC46F0" w:rsidRDefault="00BC46F0">
      <w:pPr>
        <w:pStyle w:val="Judul2"/>
        <w:rPr>
          <w:rFonts w:ascii="Calibri" w:eastAsia="Times New Roman" w:hAnsi="Calibri" w:cs="Calibri"/>
        </w:rPr>
      </w:pPr>
      <w:r>
        <w:rPr>
          <w:rFonts w:ascii="Calibri" w:eastAsia="Times New Roman" w:hAnsi="Calibri" w:cs="Calibri"/>
        </w:rPr>
        <w:t>DAFTAR PUSTAKA</w:t>
      </w:r>
    </w:p>
    <w:p w14:paraId="62B23A06"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Fitria, D., Mustari, F. F., </w:t>
      </w:r>
      <w:proofErr w:type="spellStart"/>
      <w:r>
        <w:rPr>
          <w:rFonts w:ascii="Calibri" w:hAnsi="Calibri" w:cs="Calibri"/>
          <w:color w:val="1F2937"/>
          <w:sz w:val="21"/>
          <w:szCs w:val="21"/>
        </w:rPr>
        <w:t>Retnowaty</w:t>
      </w:r>
      <w:proofErr w:type="spellEnd"/>
      <w:r>
        <w:rPr>
          <w:rFonts w:ascii="Calibri" w:hAnsi="Calibri" w:cs="Calibri"/>
          <w:color w:val="1F2937"/>
          <w:sz w:val="21"/>
          <w:szCs w:val="21"/>
        </w:rPr>
        <w:t xml:space="preserve">, A. T., &amp; Subagja, R. I. (2025). Design </w:t>
      </w:r>
      <w:proofErr w:type="spellStart"/>
      <w:r>
        <w:rPr>
          <w:rFonts w:ascii="Calibri" w:hAnsi="Calibri" w:cs="Calibri"/>
          <w:color w:val="1F2937"/>
          <w:sz w:val="21"/>
          <w:szCs w:val="21"/>
        </w:rPr>
        <w:t>of</w:t>
      </w:r>
      <w:proofErr w:type="spellEnd"/>
      <w:r>
        <w:rPr>
          <w:rFonts w:ascii="Calibri" w:hAnsi="Calibri" w:cs="Calibri"/>
          <w:color w:val="1F2937"/>
          <w:sz w:val="21"/>
          <w:szCs w:val="21"/>
        </w:rPr>
        <w:t xml:space="preserve"> Personal Finance </w:t>
      </w:r>
      <w:proofErr w:type="spellStart"/>
      <w:r>
        <w:rPr>
          <w:rFonts w:ascii="Calibri" w:hAnsi="Calibri" w:cs="Calibri"/>
          <w:color w:val="1F2937"/>
          <w:sz w:val="21"/>
          <w:szCs w:val="21"/>
        </w:rPr>
        <w:t>Management</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Application</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Based</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on</w:t>
      </w:r>
      <w:proofErr w:type="spellEnd"/>
      <w:r>
        <w:rPr>
          <w:rFonts w:ascii="Calibri" w:hAnsi="Calibri" w:cs="Calibri"/>
          <w:color w:val="1F2937"/>
          <w:sz w:val="21"/>
          <w:szCs w:val="21"/>
        </w:rPr>
        <w:t xml:space="preserve"> Mobile </w:t>
      </w:r>
      <w:proofErr w:type="spellStart"/>
      <w:r>
        <w:rPr>
          <w:rFonts w:ascii="Calibri" w:hAnsi="Calibri" w:cs="Calibri"/>
          <w:color w:val="1F2937"/>
          <w:sz w:val="21"/>
          <w:szCs w:val="21"/>
        </w:rPr>
        <w:t>App</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Case</w:t>
      </w:r>
      <w:proofErr w:type="spellEnd"/>
      <w:r>
        <w:rPr>
          <w:rFonts w:ascii="Calibri" w:hAnsi="Calibri" w:cs="Calibri"/>
          <w:color w:val="1F2937"/>
          <w:sz w:val="21"/>
          <w:szCs w:val="21"/>
        </w:rPr>
        <w:t xml:space="preserve"> Study </w:t>
      </w:r>
      <w:proofErr w:type="spellStart"/>
      <w:r>
        <w:rPr>
          <w:rFonts w:ascii="Calibri" w:hAnsi="Calibri" w:cs="Calibri"/>
          <w:color w:val="1F2937"/>
          <w:sz w:val="21"/>
          <w:szCs w:val="21"/>
        </w:rPr>
        <w:t>of</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Students</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of</w:t>
      </w:r>
      <w:proofErr w:type="spellEnd"/>
      <w:r>
        <w:rPr>
          <w:rFonts w:ascii="Calibri" w:hAnsi="Calibri" w:cs="Calibri"/>
          <w:color w:val="1F2937"/>
          <w:sz w:val="21"/>
          <w:szCs w:val="21"/>
        </w:rPr>
        <w:t xml:space="preserve"> STMIK </w:t>
      </w:r>
      <w:proofErr w:type="spellStart"/>
      <w:r>
        <w:rPr>
          <w:rFonts w:ascii="Calibri" w:hAnsi="Calibri" w:cs="Calibri"/>
          <w:color w:val="1F2937"/>
          <w:sz w:val="21"/>
          <w:szCs w:val="21"/>
        </w:rPr>
        <w:t>Mardira</w:t>
      </w:r>
      <w:proofErr w:type="spellEnd"/>
      <w:r>
        <w:rPr>
          <w:rFonts w:ascii="Calibri" w:hAnsi="Calibri" w:cs="Calibri"/>
          <w:color w:val="1F2937"/>
          <w:sz w:val="21"/>
          <w:szCs w:val="21"/>
        </w:rPr>
        <w:t xml:space="preserve"> Indonesia. </w:t>
      </w:r>
      <w:proofErr w:type="spellStart"/>
      <w:r>
        <w:rPr>
          <w:rFonts w:ascii="Calibri" w:hAnsi="Calibri" w:cs="Calibri"/>
          <w:color w:val="1F2937"/>
          <w:sz w:val="21"/>
          <w:szCs w:val="21"/>
        </w:rPr>
        <w:t>Informatics</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Management</w:t>
      </w:r>
      <w:proofErr w:type="spellEnd"/>
      <w:r>
        <w:rPr>
          <w:rFonts w:ascii="Calibri" w:hAnsi="Calibri" w:cs="Calibri"/>
          <w:color w:val="1F2937"/>
          <w:sz w:val="21"/>
          <w:szCs w:val="21"/>
        </w:rPr>
        <w:t xml:space="preserve">, Engineering </w:t>
      </w:r>
      <w:proofErr w:type="spellStart"/>
      <w:r>
        <w:rPr>
          <w:rFonts w:ascii="Calibri" w:hAnsi="Calibri" w:cs="Calibri"/>
          <w:color w:val="1F2937"/>
          <w:sz w:val="21"/>
          <w:szCs w:val="21"/>
        </w:rPr>
        <w:t>and</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Information</w:t>
      </w:r>
      <w:proofErr w:type="spellEnd"/>
      <w:r>
        <w:rPr>
          <w:rFonts w:ascii="Calibri" w:hAnsi="Calibri" w:cs="Calibri"/>
          <w:color w:val="1F2937"/>
          <w:sz w:val="21"/>
          <w:szCs w:val="21"/>
        </w:rPr>
        <w:t xml:space="preserve"> System </w:t>
      </w:r>
      <w:proofErr w:type="spellStart"/>
      <w:r>
        <w:rPr>
          <w:rFonts w:ascii="Calibri" w:hAnsi="Calibri" w:cs="Calibri"/>
          <w:color w:val="1F2937"/>
          <w:sz w:val="21"/>
          <w:szCs w:val="21"/>
        </w:rPr>
        <w:t>Journal</w:t>
      </w:r>
      <w:proofErr w:type="spellEnd"/>
      <w:r>
        <w:rPr>
          <w:rFonts w:ascii="Calibri" w:hAnsi="Calibri" w:cs="Calibri"/>
          <w:color w:val="1F2937"/>
          <w:sz w:val="21"/>
          <w:szCs w:val="21"/>
        </w:rPr>
        <w:t>, 3(1).</w:t>
      </w:r>
    </w:p>
    <w:p w14:paraId="6A68E473" w14:textId="77777777" w:rsidR="00BC46F0" w:rsidRDefault="00BC46F0">
      <w:pPr>
        <w:pStyle w:val="NormalWeb"/>
        <w:rPr>
          <w:rFonts w:ascii="Calibri" w:hAnsi="Calibri" w:cs="Calibri"/>
          <w:color w:val="1F2937"/>
          <w:sz w:val="21"/>
          <w:szCs w:val="21"/>
        </w:rPr>
      </w:pPr>
      <w:proofErr w:type="spellStart"/>
      <w:r>
        <w:rPr>
          <w:rFonts w:ascii="Calibri" w:hAnsi="Calibri" w:cs="Calibri"/>
          <w:color w:val="1F2937"/>
          <w:sz w:val="21"/>
          <w:szCs w:val="21"/>
        </w:rPr>
        <w:t>Frisancho</w:t>
      </w:r>
      <w:proofErr w:type="spellEnd"/>
      <w:r>
        <w:rPr>
          <w:rFonts w:ascii="Calibri" w:hAnsi="Calibri" w:cs="Calibri"/>
          <w:color w:val="1F2937"/>
          <w:sz w:val="21"/>
          <w:szCs w:val="21"/>
        </w:rPr>
        <w:t xml:space="preserve">, V., </w:t>
      </w:r>
      <w:proofErr w:type="spellStart"/>
      <w:r>
        <w:rPr>
          <w:rFonts w:ascii="Calibri" w:hAnsi="Calibri" w:cs="Calibri"/>
          <w:color w:val="1F2937"/>
          <w:sz w:val="21"/>
          <w:szCs w:val="21"/>
        </w:rPr>
        <w:t>Herrera</w:t>
      </w:r>
      <w:proofErr w:type="spellEnd"/>
      <w:r>
        <w:rPr>
          <w:rFonts w:ascii="Calibri" w:hAnsi="Calibri" w:cs="Calibri"/>
          <w:color w:val="1F2937"/>
          <w:sz w:val="21"/>
          <w:szCs w:val="21"/>
        </w:rPr>
        <w:t xml:space="preserve">, A., &amp; Prina, S. (2023). Can a </w:t>
      </w:r>
      <w:proofErr w:type="spellStart"/>
      <w:r>
        <w:rPr>
          <w:rFonts w:ascii="Calibri" w:hAnsi="Calibri" w:cs="Calibri"/>
          <w:color w:val="1F2937"/>
          <w:sz w:val="21"/>
          <w:szCs w:val="21"/>
        </w:rPr>
        <w:t>mobile-app-based</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behavioral</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intervention</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teach</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financial</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skills</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to</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youth</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Experimental</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evidence</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from</w:t>
      </w:r>
      <w:proofErr w:type="spellEnd"/>
      <w:r>
        <w:rPr>
          <w:rFonts w:ascii="Calibri" w:hAnsi="Calibri" w:cs="Calibri"/>
          <w:color w:val="1F2937"/>
          <w:sz w:val="21"/>
          <w:szCs w:val="21"/>
        </w:rPr>
        <w:t xml:space="preserve"> a </w:t>
      </w:r>
      <w:proofErr w:type="spellStart"/>
      <w:r>
        <w:rPr>
          <w:rFonts w:ascii="Calibri" w:hAnsi="Calibri" w:cs="Calibri"/>
          <w:color w:val="1F2937"/>
          <w:sz w:val="21"/>
          <w:szCs w:val="21"/>
        </w:rPr>
        <w:t>financial</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diaries</w:t>
      </w:r>
      <w:proofErr w:type="spellEnd"/>
      <w:r>
        <w:rPr>
          <w:rFonts w:ascii="Calibri" w:hAnsi="Calibri" w:cs="Calibri"/>
          <w:color w:val="1F2937"/>
          <w:sz w:val="21"/>
          <w:szCs w:val="21"/>
        </w:rPr>
        <w:t xml:space="preserve"> study. </w:t>
      </w:r>
      <w:proofErr w:type="spellStart"/>
      <w:r>
        <w:rPr>
          <w:rFonts w:ascii="Calibri" w:hAnsi="Calibri" w:cs="Calibri"/>
          <w:color w:val="1F2937"/>
          <w:sz w:val="21"/>
          <w:szCs w:val="21"/>
        </w:rPr>
        <w:t>Journal</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of</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Economic</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Behavior</w:t>
      </w:r>
      <w:proofErr w:type="spellEnd"/>
      <w:r>
        <w:rPr>
          <w:rFonts w:ascii="Calibri" w:hAnsi="Calibri" w:cs="Calibri"/>
          <w:color w:val="1F2937"/>
          <w:sz w:val="21"/>
          <w:szCs w:val="21"/>
        </w:rPr>
        <w:t xml:space="preserve"> &amp; </w:t>
      </w:r>
      <w:proofErr w:type="spellStart"/>
      <w:r>
        <w:rPr>
          <w:rFonts w:ascii="Calibri" w:hAnsi="Calibri" w:cs="Calibri"/>
          <w:color w:val="1F2937"/>
          <w:sz w:val="21"/>
          <w:szCs w:val="21"/>
        </w:rPr>
        <w:t>Organization</w:t>
      </w:r>
      <w:proofErr w:type="spellEnd"/>
      <w:r>
        <w:rPr>
          <w:rFonts w:ascii="Calibri" w:hAnsi="Calibri" w:cs="Calibri"/>
          <w:color w:val="1F2937"/>
          <w:sz w:val="21"/>
          <w:szCs w:val="21"/>
        </w:rPr>
        <w:t>, 214, 595–614.</w:t>
      </w:r>
    </w:p>
    <w:p w14:paraId="5510FBAC"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Imawan, R., Putra, W. P., </w:t>
      </w:r>
      <w:proofErr w:type="spellStart"/>
      <w:r>
        <w:rPr>
          <w:rFonts w:ascii="Calibri" w:hAnsi="Calibri" w:cs="Calibri"/>
          <w:color w:val="1F2937"/>
          <w:sz w:val="21"/>
          <w:szCs w:val="21"/>
        </w:rPr>
        <w:t>Alqahtani</w:t>
      </w:r>
      <w:proofErr w:type="spellEnd"/>
      <w:r>
        <w:rPr>
          <w:rFonts w:ascii="Calibri" w:hAnsi="Calibri" w:cs="Calibri"/>
          <w:color w:val="1F2937"/>
          <w:sz w:val="21"/>
          <w:szCs w:val="21"/>
        </w:rPr>
        <w:t xml:space="preserve">, R., </w:t>
      </w:r>
      <w:proofErr w:type="spellStart"/>
      <w:r>
        <w:rPr>
          <w:rFonts w:ascii="Calibri" w:hAnsi="Calibri" w:cs="Calibri"/>
          <w:color w:val="1F2937"/>
          <w:sz w:val="21"/>
          <w:szCs w:val="21"/>
        </w:rPr>
        <w:t>Milakis</w:t>
      </w:r>
      <w:proofErr w:type="spellEnd"/>
      <w:r>
        <w:rPr>
          <w:rFonts w:ascii="Calibri" w:hAnsi="Calibri" w:cs="Calibri"/>
          <w:color w:val="1F2937"/>
          <w:sz w:val="21"/>
          <w:szCs w:val="21"/>
        </w:rPr>
        <w:t xml:space="preserve">, E. D., &amp; </w:t>
      </w:r>
      <w:proofErr w:type="spellStart"/>
      <w:r>
        <w:rPr>
          <w:rFonts w:ascii="Calibri" w:hAnsi="Calibri" w:cs="Calibri"/>
          <w:color w:val="1F2937"/>
          <w:sz w:val="21"/>
          <w:szCs w:val="21"/>
        </w:rPr>
        <w:t>Dumchykov</w:t>
      </w:r>
      <w:proofErr w:type="spellEnd"/>
      <w:r>
        <w:rPr>
          <w:rFonts w:ascii="Calibri" w:hAnsi="Calibri" w:cs="Calibri"/>
          <w:color w:val="1F2937"/>
          <w:sz w:val="21"/>
          <w:szCs w:val="21"/>
        </w:rPr>
        <w:t xml:space="preserve">, M. (2025). </w:t>
      </w:r>
      <w:proofErr w:type="spellStart"/>
      <w:r>
        <w:rPr>
          <w:rFonts w:ascii="Calibri" w:hAnsi="Calibri" w:cs="Calibri"/>
          <w:color w:val="1F2937"/>
          <w:sz w:val="21"/>
          <w:szCs w:val="21"/>
        </w:rPr>
        <w:t>Enhancing</w:t>
      </w:r>
      <w:proofErr w:type="spellEnd"/>
      <w:r>
        <w:rPr>
          <w:rFonts w:ascii="Calibri" w:hAnsi="Calibri" w:cs="Calibri"/>
          <w:color w:val="1F2937"/>
          <w:sz w:val="21"/>
          <w:szCs w:val="21"/>
        </w:rPr>
        <w:t xml:space="preserve"> Financial </w:t>
      </w:r>
      <w:proofErr w:type="spellStart"/>
      <w:r>
        <w:rPr>
          <w:rFonts w:ascii="Calibri" w:hAnsi="Calibri" w:cs="Calibri"/>
          <w:color w:val="1F2937"/>
          <w:sz w:val="21"/>
          <w:szCs w:val="21"/>
        </w:rPr>
        <w:t>Literacy</w:t>
      </w:r>
      <w:proofErr w:type="spellEnd"/>
      <w:r>
        <w:rPr>
          <w:rFonts w:ascii="Calibri" w:hAnsi="Calibri" w:cs="Calibri"/>
          <w:color w:val="1F2937"/>
          <w:sz w:val="21"/>
          <w:szCs w:val="21"/>
        </w:rPr>
        <w:t xml:space="preserve"> in Young </w:t>
      </w:r>
      <w:proofErr w:type="spellStart"/>
      <w:r>
        <w:rPr>
          <w:rFonts w:ascii="Calibri" w:hAnsi="Calibri" w:cs="Calibri"/>
          <w:color w:val="1F2937"/>
          <w:sz w:val="21"/>
          <w:szCs w:val="21"/>
        </w:rPr>
        <w:t>Adults</w:t>
      </w:r>
      <w:proofErr w:type="spellEnd"/>
      <w:r>
        <w:rPr>
          <w:rFonts w:ascii="Calibri" w:hAnsi="Calibri" w:cs="Calibri"/>
          <w:color w:val="1F2937"/>
          <w:sz w:val="21"/>
          <w:szCs w:val="21"/>
        </w:rPr>
        <w:t>: An Android-</w:t>
      </w:r>
      <w:proofErr w:type="spellStart"/>
      <w:r>
        <w:rPr>
          <w:rFonts w:ascii="Calibri" w:hAnsi="Calibri" w:cs="Calibri"/>
          <w:color w:val="1F2937"/>
          <w:sz w:val="21"/>
          <w:szCs w:val="21"/>
        </w:rPr>
        <w:t>Based</w:t>
      </w:r>
      <w:proofErr w:type="spellEnd"/>
      <w:r>
        <w:rPr>
          <w:rFonts w:ascii="Calibri" w:hAnsi="Calibri" w:cs="Calibri"/>
          <w:color w:val="1F2937"/>
          <w:sz w:val="21"/>
          <w:szCs w:val="21"/>
        </w:rPr>
        <w:t xml:space="preserve"> Personal Finance </w:t>
      </w:r>
      <w:proofErr w:type="spellStart"/>
      <w:r>
        <w:rPr>
          <w:rFonts w:ascii="Calibri" w:hAnsi="Calibri" w:cs="Calibri"/>
          <w:color w:val="1F2937"/>
          <w:sz w:val="21"/>
          <w:szCs w:val="21"/>
        </w:rPr>
        <w:t>Management</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Tool</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Journal</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of</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Hypermedia</w:t>
      </w:r>
      <w:proofErr w:type="spellEnd"/>
      <w:r>
        <w:rPr>
          <w:rFonts w:ascii="Calibri" w:hAnsi="Calibri" w:cs="Calibri"/>
          <w:color w:val="1F2937"/>
          <w:sz w:val="21"/>
          <w:szCs w:val="21"/>
        </w:rPr>
        <w:t xml:space="preserve"> &amp; Technology-</w:t>
      </w:r>
      <w:proofErr w:type="spellStart"/>
      <w:r>
        <w:rPr>
          <w:rFonts w:ascii="Calibri" w:hAnsi="Calibri" w:cs="Calibri"/>
          <w:color w:val="1F2937"/>
          <w:sz w:val="21"/>
          <w:szCs w:val="21"/>
        </w:rPr>
        <w:t>Enhanced</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Learning</w:t>
      </w:r>
      <w:proofErr w:type="spellEnd"/>
      <w:r>
        <w:rPr>
          <w:rFonts w:ascii="Calibri" w:hAnsi="Calibri" w:cs="Calibri"/>
          <w:color w:val="1F2937"/>
          <w:sz w:val="21"/>
          <w:szCs w:val="21"/>
        </w:rPr>
        <w:t>, 3(1), 64–89.</w:t>
      </w:r>
    </w:p>
    <w:p w14:paraId="0793E4E8" w14:textId="77777777" w:rsidR="00BC46F0" w:rsidRDefault="00BC46F0">
      <w:pPr>
        <w:pStyle w:val="NormalWeb"/>
        <w:rPr>
          <w:rFonts w:ascii="Calibri" w:hAnsi="Calibri" w:cs="Calibri"/>
          <w:color w:val="1F2937"/>
          <w:sz w:val="21"/>
          <w:szCs w:val="21"/>
        </w:rPr>
      </w:pPr>
      <w:proofErr w:type="spellStart"/>
      <w:r>
        <w:rPr>
          <w:rFonts w:ascii="Calibri" w:hAnsi="Calibri" w:cs="Calibri"/>
          <w:color w:val="1F2937"/>
          <w:sz w:val="21"/>
          <w:szCs w:val="21"/>
        </w:rPr>
        <w:t>Jeyaraj</w:t>
      </w:r>
      <w:proofErr w:type="spellEnd"/>
      <w:r>
        <w:rPr>
          <w:rFonts w:ascii="Calibri" w:hAnsi="Calibri" w:cs="Calibri"/>
          <w:color w:val="1F2937"/>
          <w:sz w:val="21"/>
          <w:szCs w:val="21"/>
        </w:rPr>
        <w:t xml:space="preserve">, A. (2020). </w:t>
      </w:r>
      <w:proofErr w:type="spellStart"/>
      <w:r>
        <w:rPr>
          <w:rFonts w:ascii="Calibri" w:hAnsi="Calibri" w:cs="Calibri"/>
          <w:color w:val="1F2937"/>
          <w:sz w:val="21"/>
          <w:szCs w:val="21"/>
        </w:rPr>
        <w:t>DeLone</w:t>
      </w:r>
      <w:proofErr w:type="spellEnd"/>
      <w:r>
        <w:rPr>
          <w:rFonts w:ascii="Calibri" w:hAnsi="Calibri" w:cs="Calibri"/>
          <w:color w:val="1F2937"/>
          <w:sz w:val="21"/>
          <w:szCs w:val="21"/>
        </w:rPr>
        <w:t xml:space="preserve"> &amp; </w:t>
      </w:r>
      <w:proofErr w:type="spellStart"/>
      <w:r>
        <w:rPr>
          <w:rFonts w:ascii="Calibri" w:hAnsi="Calibri" w:cs="Calibri"/>
          <w:color w:val="1F2937"/>
          <w:sz w:val="21"/>
          <w:szCs w:val="21"/>
        </w:rPr>
        <w:t>McLean</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models</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of</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information</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system</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success</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Critical</w:t>
      </w:r>
      <w:proofErr w:type="spellEnd"/>
      <w:r>
        <w:rPr>
          <w:rFonts w:ascii="Calibri" w:hAnsi="Calibri" w:cs="Calibri"/>
          <w:color w:val="1F2937"/>
          <w:sz w:val="21"/>
          <w:szCs w:val="21"/>
        </w:rPr>
        <w:t xml:space="preserve"> meta-</w:t>
      </w:r>
      <w:proofErr w:type="spellStart"/>
      <w:r>
        <w:rPr>
          <w:rFonts w:ascii="Calibri" w:hAnsi="Calibri" w:cs="Calibri"/>
          <w:color w:val="1F2937"/>
          <w:sz w:val="21"/>
          <w:szCs w:val="21"/>
        </w:rPr>
        <w:t>review</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and</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research</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directions</w:t>
      </w:r>
      <w:proofErr w:type="spellEnd"/>
      <w:r>
        <w:rPr>
          <w:rFonts w:ascii="Calibri" w:hAnsi="Calibri" w:cs="Calibri"/>
          <w:color w:val="1F2937"/>
          <w:sz w:val="21"/>
          <w:szCs w:val="21"/>
        </w:rPr>
        <w:t xml:space="preserve">. International </w:t>
      </w:r>
      <w:proofErr w:type="spellStart"/>
      <w:r>
        <w:rPr>
          <w:rFonts w:ascii="Calibri" w:hAnsi="Calibri" w:cs="Calibri"/>
          <w:color w:val="1F2937"/>
          <w:sz w:val="21"/>
          <w:szCs w:val="21"/>
        </w:rPr>
        <w:t>Journal</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of</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Information</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Management</w:t>
      </w:r>
      <w:proofErr w:type="spellEnd"/>
      <w:r>
        <w:rPr>
          <w:rFonts w:ascii="Calibri" w:hAnsi="Calibri" w:cs="Calibri"/>
          <w:color w:val="1F2937"/>
          <w:sz w:val="21"/>
          <w:szCs w:val="21"/>
        </w:rPr>
        <w:t>, 54, 102139.</w:t>
      </w:r>
    </w:p>
    <w:p w14:paraId="4FC14F94" w14:textId="77777777" w:rsidR="00BC46F0" w:rsidRDefault="00BC46F0">
      <w:pPr>
        <w:pStyle w:val="NormalWeb"/>
        <w:rPr>
          <w:rFonts w:ascii="Calibri" w:hAnsi="Calibri" w:cs="Calibri"/>
          <w:color w:val="1F2937"/>
          <w:sz w:val="21"/>
          <w:szCs w:val="21"/>
        </w:rPr>
      </w:pPr>
      <w:proofErr w:type="spellStart"/>
      <w:r>
        <w:rPr>
          <w:rFonts w:ascii="Calibri" w:hAnsi="Calibri" w:cs="Calibri"/>
          <w:color w:val="1F2937"/>
          <w:sz w:val="21"/>
          <w:szCs w:val="21"/>
        </w:rPr>
        <w:t>Petter</w:t>
      </w:r>
      <w:proofErr w:type="spellEnd"/>
      <w:r>
        <w:rPr>
          <w:rFonts w:ascii="Calibri" w:hAnsi="Calibri" w:cs="Calibri"/>
          <w:color w:val="1F2937"/>
          <w:sz w:val="21"/>
          <w:szCs w:val="21"/>
        </w:rPr>
        <w:t xml:space="preserve">, S., &amp; </w:t>
      </w:r>
      <w:proofErr w:type="spellStart"/>
      <w:r>
        <w:rPr>
          <w:rFonts w:ascii="Calibri" w:hAnsi="Calibri" w:cs="Calibri"/>
          <w:color w:val="1F2937"/>
          <w:sz w:val="21"/>
          <w:szCs w:val="21"/>
        </w:rPr>
        <w:t>McLean</w:t>
      </w:r>
      <w:proofErr w:type="spellEnd"/>
      <w:r>
        <w:rPr>
          <w:rFonts w:ascii="Calibri" w:hAnsi="Calibri" w:cs="Calibri"/>
          <w:color w:val="1F2937"/>
          <w:sz w:val="21"/>
          <w:szCs w:val="21"/>
        </w:rPr>
        <w:t>, E. R. (2009). A meta-</w:t>
      </w:r>
      <w:proofErr w:type="spellStart"/>
      <w:r>
        <w:rPr>
          <w:rFonts w:ascii="Calibri" w:hAnsi="Calibri" w:cs="Calibri"/>
          <w:color w:val="1F2937"/>
          <w:sz w:val="21"/>
          <w:szCs w:val="21"/>
        </w:rPr>
        <w:t>analytic</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assessment</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of</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the</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DeLone</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and</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McLean</w:t>
      </w:r>
      <w:proofErr w:type="spellEnd"/>
      <w:r>
        <w:rPr>
          <w:rFonts w:ascii="Calibri" w:hAnsi="Calibri" w:cs="Calibri"/>
          <w:color w:val="1F2937"/>
          <w:sz w:val="21"/>
          <w:szCs w:val="21"/>
        </w:rPr>
        <w:t xml:space="preserve"> IS </w:t>
      </w:r>
      <w:proofErr w:type="spellStart"/>
      <w:r>
        <w:rPr>
          <w:rFonts w:ascii="Calibri" w:hAnsi="Calibri" w:cs="Calibri"/>
          <w:color w:val="1F2937"/>
          <w:sz w:val="21"/>
          <w:szCs w:val="21"/>
        </w:rPr>
        <w:t>success</w:t>
      </w:r>
      <w:proofErr w:type="spellEnd"/>
      <w:r>
        <w:rPr>
          <w:rFonts w:ascii="Calibri" w:hAnsi="Calibri" w:cs="Calibri"/>
          <w:color w:val="1F2937"/>
          <w:sz w:val="21"/>
          <w:szCs w:val="21"/>
        </w:rPr>
        <w:t xml:space="preserve"> model: An </w:t>
      </w:r>
      <w:proofErr w:type="spellStart"/>
      <w:r>
        <w:rPr>
          <w:rFonts w:ascii="Calibri" w:hAnsi="Calibri" w:cs="Calibri"/>
          <w:color w:val="1F2937"/>
          <w:sz w:val="21"/>
          <w:szCs w:val="21"/>
        </w:rPr>
        <w:t>examination</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of</w:t>
      </w:r>
      <w:proofErr w:type="spellEnd"/>
      <w:r>
        <w:rPr>
          <w:rFonts w:ascii="Calibri" w:hAnsi="Calibri" w:cs="Calibri"/>
          <w:color w:val="1F2937"/>
          <w:sz w:val="21"/>
          <w:szCs w:val="21"/>
        </w:rPr>
        <w:t xml:space="preserve"> IS </w:t>
      </w:r>
      <w:proofErr w:type="spellStart"/>
      <w:r>
        <w:rPr>
          <w:rFonts w:ascii="Calibri" w:hAnsi="Calibri" w:cs="Calibri"/>
          <w:color w:val="1F2937"/>
          <w:sz w:val="21"/>
          <w:szCs w:val="21"/>
        </w:rPr>
        <w:t>success</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at</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the</w:t>
      </w:r>
      <w:proofErr w:type="spellEnd"/>
      <w:r>
        <w:rPr>
          <w:rFonts w:ascii="Calibri" w:hAnsi="Calibri" w:cs="Calibri"/>
          <w:color w:val="1F2937"/>
          <w:sz w:val="21"/>
          <w:szCs w:val="21"/>
        </w:rPr>
        <w:t xml:space="preserve"> individual level. </w:t>
      </w:r>
      <w:proofErr w:type="spellStart"/>
      <w:r>
        <w:rPr>
          <w:rFonts w:ascii="Calibri" w:hAnsi="Calibri" w:cs="Calibri"/>
          <w:color w:val="1F2937"/>
          <w:sz w:val="21"/>
          <w:szCs w:val="21"/>
        </w:rPr>
        <w:t>Information</w:t>
      </w:r>
      <w:proofErr w:type="spellEnd"/>
      <w:r>
        <w:rPr>
          <w:rFonts w:ascii="Calibri" w:hAnsi="Calibri" w:cs="Calibri"/>
          <w:color w:val="1F2937"/>
          <w:sz w:val="21"/>
          <w:szCs w:val="21"/>
        </w:rPr>
        <w:t xml:space="preserve"> &amp; </w:t>
      </w:r>
      <w:proofErr w:type="spellStart"/>
      <w:r>
        <w:rPr>
          <w:rFonts w:ascii="Calibri" w:hAnsi="Calibri" w:cs="Calibri"/>
          <w:color w:val="1F2937"/>
          <w:sz w:val="21"/>
          <w:szCs w:val="21"/>
        </w:rPr>
        <w:t>Management</w:t>
      </w:r>
      <w:proofErr w:type="spellEnd"/>
      <w:r>
        <w:rPr>
          <w:rFonts w:ascii="Calibri" w:hAnsi="Calibri" w:cs="Calibri"/>
          <w:color w:val="1F2937"/>
          <w:sz w:val="21"/>
          <w:szCs w:val="21"/>
        </w:rPr>
        <w:t>, 46(3), 159–166.</w:t>
      </w:r>
    </w:p>
    <w:p w14:paraId="4616BC8E" w14:textId="77777777" w:rsidR="00BC46F0" w:rsidRDefault="00BC46F0">
      <w:pPr>
        <w:pStyle w:val="NormalWeb"/>
        <w:rPr>
          <w:rFonts w:ascii="Calibri" w:hAnsi="Calibri" w:cs="Calibri"/>
          <w:color w:val="1F2937"/>
          <w:sz w:val="21"/>
          <w:szCs w:val="21"/>
        </w:rPr>
      </w:pPr>
      <w:r>
        <w:rPr>
          <w:rFonts w:ascii="Calibri" w:hAnsi="Calibri" w:cs="Calibri"/>
          <w:color w:val="1F2937"/>
          <w:sz w:val="21"/>
          <w:szCs w:val="21"/>
        </w:rPr>
        <w:t xml:space="preserve">Ratnasari, P., Nurjannah, R. A., &amp; </w:t>
      </w:r>
      <w:proofErr w:type="spellStart"/>
      <w:r>
        <w:rPr>
          <w:rFonts w:ascii="Calibri" w:hAnsi="Calibri" w:cs="Calibri"/>
          <w:color w:val="1F2937"/>
          <w:sz w:val="21"/>
          <w:szCs w:val="21"/>
        </w:rPr>
        <w:t>Karoma</w:t>
      </w:r>
      <w:proofErr w:type="spellEnd"/>
      <w:r>
        <w:rPr>
          <w:rFonts w:ascii="Calibri" w:hAnsi="Calibri" w:cs="Calibri"/>
          <w:color w:val="1F2937"/>
          <w:sz w:val="21"/>
          <w:szCs w:val="21"/>
        </w:rPr>
        <w:t xml:space="preserve">, Y. (2025). An </w:t>
      </w:r>
      <w:proofErr w:type="spellStart"/>
      <w:r>
        <w:rPr>
          <w:rFonts w:ascii="Calibri" w:hAnsi="Calibri" w:cs="Calibri"/>
          <w:color w:val="1F2937"/>
          <w:sz w:val="21"/>
          <w:szCs w:val="21"/>
        </w:rPr>
        <w:t>empirical</w:t>
      </w:r>
      <w:proofErr w:type="spellEnd"/>
      <w:r>
        <w:rPr>
          <w:rFonts w:ascii="Calibri" w:hAnsi="Calibri" w:cs="Calibri"/>
          <w:color w:val="1F2937"/>
          <w:sz w:val="21"/>
          <w:szCs w:val="21"/>
        </w:rPr>
        <w:t xml:space="preserve"> study </w:t>
      </w:r>
      <w:proofErr w:type="spellStart"/>
      <w:r>
        <w:rPr>
          <w:rFonts w:ascii="Calibri" w:hAnsi="Calibri" w:cs="Calibri"/>
          <w:color w:val="1F2937"/>
          <w:sz w:val="21"/>
          <w:szCs w:val="21"/>
        </w:rPr>
        <w:t>on</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the</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influence</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of</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financial</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literacy</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on</w:t>
      </w:r>
      <w:proofErr w:type="spellEnd"/>
      <w:r>
        <w:rPr>
          <w:rFonts w:ascii="Calibri" w:hAnsi="Calibri" w:cs="Calibri"/>
          <w:color w:val="1F2937"/>
          <w:sz w:val="21"/>
          <w:szCs w:val="21"/>
        </w:rPr>
        <w:t xml:space="preserve"> personal </w:t>
      </w:r>
      <w:proofErr w:type="spellStart"/>
      <w:r>
        <w:rPr>
          <w:rFonts w:ascii="Calibri" w:hAnsi="Calibri" w:cs="Calibri"/>
          <w:color w:val="1F2937"/>
          <w:sz w:val="21"/>
          <w:szCs w:val="21"/>
        </w:rPr>
        <w:t>financial</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management</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among</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university</w:t>
      </w:r>
      <w:proofErr w:type="spellEnd"/>
      <w:r>
        <w:rPr>
          <w:rFonts w:ascii="Calibri" w:hAnsi="Calibri" w:cs="Calibri"/>
          <w:color w:val="1F2937"/>
          <w:sz w:val="21"/>
          <w:szCs w:val="21"/>
        </w:rPr>
        <w:t xml:space="preserve"> </w:t>
      </w:r>
      <w:proofErr w:type="spellStart"/>
      <w:r>
        <w:rPr>
          <w:rFonts w:ascii="Calibri" w:hAnsi="Calibri" w:cs="Calibri"/>
          <w:color w:val="1F2937"/>
          <w:sz w:val="21"/>
          <w:szCs w:val="21"/>
        </w:rPr>
        <w:t>students</w:t>
      </w:r>
      <w:proofErr w:type="spellEnd"/>
      <w:r>
        <w:rPr>
          <w:rFonts w:ascii="Calibri" w:hAnsi="Calibri" w:cs="Calibri"/>
          <w:color w:val="1F2937"/>
          <w:sz w:val="21"/>
          <w:szCs w:val="21"/>
        </w:rPr>
        <w:t xml:space="preserve"> in Indonesia. Jurnal Informasi dan Teknologi.</w:t>
      </w:r>
    </w:p>
    <w:sectPr w:rsidR="00BC46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E27FC"/>
    <w:multiLevelType w:val="multilevel"/>
    <w:tmpl w:val="D70EC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B58F5"/>
    <w:multiLevelType w:val="multilevel"/>
    <w:tmpl w:val="0E726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0B0C27"/>
    <w:multiLevelType w:val="multilevel"/>
    <w:tmpl w:val="DF68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254C04"/>
    <w:multiLevelType w:val="multilevel"/>
    <w:tmpl w:val="FFB67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D142AD"/>
    <w:multiLevelType w:val="multilevel"/>
    <w:tmpl w:val="60E21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E32156"/>
    <w:multiLevelType w:val="multilevel"/>
    <w:tmpl w:val="24C8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324CB2"/>
    <w:multiLevelType w:val="multilevel"/>
    <w:tmpl w:val="F67E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5661A"/>
    <w:multiLevelType w:val="multilevel"/>
    <w:tmpl w:val="7BB2E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D7771F"/>
    <w:multiLevelType w:val="multilevel"/>
    <w:tmpl w:val="63E6C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31DAD"/>
    <w:multiLevelType w:val="multilevel"/>
    <w:tmpl w:val="7602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FD3E23"/>
    <w:multiLevelType w:val="multilevel"/>
    <w:tmpl w:val="06D8F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5702A7"/>
    <w:multiLevelType w:val="multilevel"/>
    <w:tmpl w:val="FF621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9D7D27"/>
    <w:multiLevelType w:val="multilevel"/>
    <w:tmpl w:val="3EE40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4E1889"/>
    <w:multiLevelType w:val="multilevel"/>
    <w:tmpl w:val="FD843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F5E068C"/>
    <w:multiLevelType w:val="multilevel"/>
    <w:tmpl w:val="B35A0C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E8718A"/>
    <w:multiLevelType w:val="multilevel"/>
    <w:tmpl w:val="19B0F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39275A"/>
    <w:multiLevelType w:val="multilevel"/>
    <w:tmpl w:val="B2DC2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8B7641"/>
    <w:multiLevelType w:val="multilevel"/>
    <w:tmpl w:val="E3C6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831B49"/>
    <w:multiLevelType w:val="multilevel"/>
    <w:tmpl w:val="CD48F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922277A"/>
    <w:multiLevelType w:val="multilevel"/>
    <w:tmpl w:val="4300C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5427EC"/>
    <w:multiLevelType w:val="multilevel"/>
    <w:tmpl w:val="8B92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2F0EC7"/>
    <w:multiLevelType w:val="multilevel"/>
    <w:tmpl w:val="3B267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A81670"/>
    <w:multiLevelType w:val="multilevel"/>
    <w:tmpl w:val="0DFA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725E84"/>
    <w:multiLevelType w:val="multilevel"/>
    <w:tmpl w:val="7DB64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E0786A"/>
    <w:multiLevelType w:val="multilevel"/>
    <w:tmpl w:val="9B9AF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BD08A2"/>
    <w:multiLevelType w:val="multilevel"/>
    <w:tmpl w:val="9E98C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AE3955"/>
    <w:multiLevelType w:val="multilevel"/>
    <w:tmpl w:val="5C4E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50C531A"/>
    <w:multiLevelType w:val="multilevel"/>
    <w:tmpl w:val="B554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E155AA"/>
    <w:multiLevelType w:val="multilevel"/>
    <w:tmpl w:val="200E1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6F76E5"/>
    <w:multiLevelType w:val="multilevel"/>
    <w:tmpl w:val="E9446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06222EC"/>
    <w:multiLevelType w:val="multilevel"/>
    <w:tmpl w:val="FC8C4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D05B28"/>
    <w:multiLevelType w:val="multilevel"/>
    <w:tmpl w:val="D3EED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38F0F24"/>
    <w:multiLevelType w:val="multilevel"/>
    <w:tmpl w:val="F292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3647E2"/>
    <w:multiLevelType w:val="multilevel"/>
    <w:tmpl w:val="FBFC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641837">
    <w:abstractNumId w:val="0"/>
  </w:num>
  <w:num w:numId="2" w16cid:durableId="344674588">
    <w:abstractNumId w:val="4"/>
  </w:num>
  <w:num w:numId="3" w16cid:durableId="924648431">
    <w:abstractNumId w:val="31"/>
  </w:num>
  <w:num w:numId="4" w16cid:durableId="1484540351">
    <w:abstractNumId w:val="10"/>
  </w:num>
  <w:num w:numId="5" w16cid:durableId="785269989">
    <w:abstractNumId w:val="18"/>
  </w:num>
  <w:num w:numId="6" w16cid:durableId="624896737">
    <w:abstractNumId w:val="11"/>
  </w:num>
  <w:num w:numId="7" w16cid:durableId="1023244637">
    <w:abstractNumId w:val="8"/>
  </w:num>
  <w:num w:numId="8" w16cid:durableId="579753257">
    <w:abstractNumId w:val="5"/>
  </w:num>
  <w:num w:numId="9" w16cid:durableId="90592036">
    <w:abstractNumId w:val="17"/>
  </w:num>
  <w:num w:numId="10" w16cid:durableId="690691183">
    <w:abstractNumId w:val="19"/>
  </w:num>
  <w:num w:numId="11" w16cid:durableId="784732133">
    <w:abstractNumId w:val="33"/>
  </w:num>
  <w:num w:numId="12" w16cid:durableId="589856535">
    <w:abstractNumId w:val="28"/>
  </w:num>
  <w:num w:numId="13" w16cid:durableId="1805193819">
    <w:abstractNumId w:val="26"/>
  </w:num>
  <w:num w:numId="14" w16cid:durableId="1646667509">
    <w:abstractNumId w:val="14"/>
  </w:num>
  <w:num w:numId="15" w16cid:durableId="1457290438">
    <w:abstractNumId w:val="29"/>
  </w:num>
  <w:num w:numId="16" w16cid:durableId="250553233">
    <w:abstractNumId w:val="32"/>
  </w:num>
  <w:num w:numId="17" w16cid:durableId="297296693">
    <w:abstractNumId w:val="2"/>
  </w:num>
  <w:num w:numId="18" w16cid:durableId="1227253892">
    <w:abstractNumId w:val="23"/>
  </w:num>
  <w:num w:numId="19" w16cid:durableId="861281267">
    <w:abstractNumId w:val="25"/>
  </w:num>
  <w:num w:numId="20" w16cid:durableId="35471309">
    <w:abstractNumId w:val="24"/>
  </w:num>
  <w:num w:numId="21" w16cid:durableId="74863939">
    <w:abstractNumId w:val="13"/>
  </w:num>
  <w:num w:numId="22" w16cid:durableId="1061830673">
    <w:abstractNumId w:val="6"/>
  </w:num>
  <w:num w:numId="23" w16cid:durableId="653221054">
    <w:abstractNumId w:val="27"/>
  </w:num>
  <w:num w:numId="24" w16cid:durableId="1357778194">
    <w:abstractNumId w:val="7"/>
  </w:num>
  <w:num w:numId="25" w16cid:durableId="99297639">
    <w:abstractNumId w:val="12"/>
  </w:num>
  <w:num w:numId="26" w16cid:durableId="1186362630">
    <w:abstractNumId w:val="20"/>
  </w:num>
  <w:num w:numId="27" w16cid:durableId="1800999263">
    <w:abstractNumId w:val="3"/>
  </w:num>
  <w:num w:numId="28" w16cid:durableId="1124881248">
    <w:abstractNumId w:val="1"/>
  </w:num>
  <w:num w:numId="29" w16cid:durableId="1886260986">
    <w:abstractNumId w:val="21"/>
  </w:num>
  <w:num w:numId="30" w16cid:durableId="2042629458">
    <w:abstractNumId w:val="15"/>
  </w:num>
  <w:num w:numId="31" w16cid:durableId="412094623">
    <w:abstractNumId w:val="9"/>
  </w:num>
  <w:num w:numId="32" w16cid:durableId="1849631549">
    <w:abstractNumId w:val="16"/>
  </w:num>
  <w:num w:numId="33" w16cid:durableId="1143304779">
    <w:abstractNumId w:val="22"/>
  </w:num>
  <w:num w:numId="34" w16cid:durableId="78697341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602C"/>
    <w:rsid w:val="002F317E"/>
    <w:rsid w:val="006909C6"/>
    <w:rsid w:val="006B533B"/>
    <w:rsid w:val="0096602C"/>
    <w:rsid w:val="00A2085B"/>
    <w:rsid w:val="00BC46F0"/>
    <w:rsid w:val="00D220E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93F8B5"/>
  <w15:chartTrackingRefBased/>
  <w15:docId w15:val="{B727A099-BDA6-4537-9683-8F87218F4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Judul1">
    <w:name w:val="heading 1"/>
    <w:basedOn w:val="Normal"/>
    <w:link w:val="Judul1KAR"/>
    <w:uiPriority w:val="9"/>
    <w:qFormat/>
    <w:pPr>
      <w:spacing w:before="360" w:after="100" w:afterAutospacing="1"/>
      <w:outlineLvl w:val="0"/>
    </w:pPr>
    <w:rPr>
      <w:b/>
      <w:bCs/>
      <w:color w:val="0F3D2E"/>
      <w:kern w:val="36"/>
      <w:sz w:val="34"/>
      <w:szCs w:val="34"/>
    </w:rPr>
  </w:style>
  <w:style w:type="paragraph" w:styleId="Judul2">
    <w:name w:val="heading 2"/>
    <w:basedOn w:val="Normal"/>
    <w:link w:val="Judul2KAR"/>
    <w:uiPriority w:val="9"/>
    <w:qFormat/>
    <w:pPr>
      <w:pBdr>
        <w:bottom w:val="single" w:sz="12" w:space="2" w:color="16A34A"/>
      </w:pBdr>
      <w:spacing w:before="320" w:after="100" w:afterAutospacing="1"/>
      <w:outlineLvl w:val="1"/>
    </w:pPr>
    <w:rPr>
      <w:b/>
      <w:bCs/>
      <w:color w:val="0F3D2E"/>
      <w:sz w:val="27"/>
      <w:szCs w:val="27"/>
    </w:rPr>
  </w:style>
  <w:style w:type="paragraph" w:styleId="Judul3">
    <w:name w:val="heading 3"/>
    <w:basedOn w:val="Normal"/>
    <w:link w:val="Judul3KAR"/>
    <w:uiPriority w:val="9"/>
    <w:qFormat/>
    <w:pPr>
      <w:spacing w:before="240" w:after="100" w:afterAutospacing="1"/>
      <w:outlineLvl w:val="2"/>
    </w:pPr>
    <w:rPr>
      <w:b/>
      <w:bCs/>
      <w:color w:val="15803D"/>
      <w:sz w:val="23"/>
      <w:szCs w:val="23"/>
    </w:rPr>
  </w:style>
  <w:style w:type="paragraph" w:styleId="Judul4">
    <w:name w:val="heading 4"/>
    <w:basedOn w:val="Normal"/>
    <w:link w:val="Judul4KAR"/>
    <w:uiPriority w:val="9"/>
    <w:qFormat/>
    <w:pPr>
      <w:spacing w:before="100" w:beforeAutospacing="1" w:after="100" w:afterAutospacing="1"/>
      <w:outlineLvl w:val="3"/>
    </w:pPr>
    <w:rPr>
      <w:b/>
      <w:bCs/>
      <w:color w:val="374151"/>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KodeHTML">
    <w:name w:val="HTML Code"/>
    <w:basedOn w:val="FontParagrafDefault"/>
    <w:uiPriority w:val="99"/>
    <w:semiHidden/>
    <w:unhideWhenUsed/>
    <w:rPr>
      <w:rFonts w:ascii="Consolas" w:eastAsiaTheme="minorEastAsia" w:hAnsi="Consolas" w:cs="Courier New" w:hint="default"/>
      <w:sz w:val="18"/>
      <w:szCs w:val="18"/>
      <w:shd w:val="clear" w:color="auto" w:fill="F3F4F6"/>
    </w:rPr>
  </w:style>
  <w:style w:type="character" w:customStyle="1" w:styleId="Judul1KAR">
    <w:name w:val="Judul 1 KAR"/>
    <w:basedOn w:val="FontParagrafDefault"/>
    <w:link w:val="Judul1"/>
    <w:uiPriority w:val="9"/>
    <w:rPr>
      <w:rFonts w:asciiTheme="majorHAnsi" w:eastAsiaTheme="majorEastAsia" w:hAnsiTheme="majorHAnsi" w:cstheme="majorBidi"/>
      <w:color w:val="2F5496" w:themeColor="accent1" w:themeShade="BF"/>
      <w:sz w:val="40"/>
      <w:szCs w:val="40"/>
    </w:rPr>
  </w:style>
  <w:style w:type="character" w:customStyle="1" w:styleId="Judul2KAR">
    <w:name w:val="Judul 2 KAR"/>
    <w:basedOn w:val="FontParagrafDefault"/>
    <w:link w:val="Judul2"/>
    <w:uiPriority w:val="9"/>
    <w:semiHidden/>
    <w:rPr>
      <w:rFonts w:asciiTheme="majorHAnsi" w:eastAsiaTheme="majorEastAsia" w:hAnsiTheme="majorHAnsi" w:cstheme="majorBidi"/>
      <w:color w:val="2F5496" w:themeColor="accent1" w:themeShade="BF"/>
      <w:sz w:val="32"/>
      <w:szCs w:val="32"/>
    </w:rPr>
  </w:style>
  <w:style w:type="character" w:customStyle="1" w:styleId="Judul3KAR">
    <w:name w:val="Judul 3 KAR"/>
    <w:basedOn w:val="FontParagrafDefault"/>
    <w:link w:val="Judul3"/>
    <w:uiPriority w:val="9"/>
    <w:semiHidden/>
    <w:rPr>
      <w:rFonts w:asciiTheme="minorHAnsi" w:eastAsiaTheme="majorEastAsia" w:hAnsiTheme="minorHAnsi" w:cstheme="majorBidi"/>
      <w:color w:val="2F5496" w:themeColor="accent1" w:themeShade="BF"/>
      <w:sz w:val="28"/>
      <w:szCs w:val="28"/>
    </w:rPr>
  </w:style>
  <w:style w:type="character" w:customStyle="1" w:styleId="Judul4KAR">
    <w:name w:val="Judul 4 KAR"/>
    <w:basedOn w:val="FontParagrafDefault"/>
    <w:link w:val="Judul4"/>
    <w:uiPriority w:val="9"/>
    <w:semiHidden/>
    <w:rPr>
      <w:rFonts w:asciiTheme="minorHAnsi" w:eastAsiaTheme="majorEastAsia" w:hAnsiTheme="minorHAnsi" w:cstheme="majorBidi"/>
      <w:i/>
      <w:iCs/>
      <w:color w:val="2F5496" w:themeColor="accent1" w:themeShade="BF"/>
      <w:sz w:val="24"/>
      <w:szCs w:val="24"/>
    </w:rPr>
  </w:style>
  <w:style w:type="paragraph" w:styleId="HTMLSudahDiformat">
    <w:name w:val="HTML Preformatted"/>
    <w:basedOn w:val="Normal"/>
    <w:link w:val="HTMLSudahDiformatKAR"/>
    <w:uiPriority w:val="99"/>
    <w:semiHidden/>
    <w:unhideWhenUsed/>
    <w:pPr>
      <w:pBdr>
        <w:top w:val="single" w:sz="6" w:space="6" w:color="D1D5DB"/>
        <w:left w:val="single" w:sz="6" w:space="6" w:color="D1D5DB"/>
        <w:bottom w:val="single" w:sz="6" w:space="6" w:color="D1D5DB"/>
        <w:right w:val="single" w:sz="6" w:space="6" w:color="D1D5DB"/>
      </w:pBdr>
      <w:shd w:val="clear" w:color="auto" w:fill="F3F4F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5"/>
      <w:szCs w:val="15"/>
    </w:rPr>
  </w:style>
  <w:style w:type="character" w:customStyle="1" w:styleId="HTMLSudahDiformatKAR">
    <w:name w:val="HTML Sudah Diformat KAR"/>
    <w:basedOn w:val="FontParagrafDefault"/>
    <w:link w:val="HTMLSudahDiformat"/>
    <w:uiPriority w:val="99"/>
    <w:semiHidden/>
    <w:rPr>
      <w:rFonts w:ascii="Consolas" w:eastAsiaTheme="minorEastAsia" w:hAnsi="Consolas"/>
    </w:rPr>
  </w:style>
  <w:style w:type="paragraph" w:customStyle="1" w:styleId="msonormal0">
    <w:name w:val="msonormal"/>
    <w:basedOn w:val="Normal"/>
    <w:pPr>
      <w:spacing w:before="80" w:after="80"/>
    </w:pPr>
  </w:style>
  <w:style w:type="paragraph" w:styleId="NormalWeb">
    <w:name w:val="Normal (Web)"/>
    <w:basedOn w:val="Normal"/>
    <w:uiPriority w:val="99"/>
    <w:semiHidden/>
    <w:unhideWhenUsed/>
    <w:pPr>
      <w:spacing w:before="80" w:after="80"/>
    </w:pPr>
  </w:style>
  <w:style w:type="paragraph" w:customStyle="1" w:styleId="doc-title">
    <w:name w:val="doc-title"/>
    <w:basedOn w:val="Normal"/>
    <w:pPr>
      <w:spacing w:before="1600" w:after="120"/>
      <w:jc w:val="center"/>
    </w:pPr>
    <w:rPr>
      <w:b/>
      <w:bCs/>
      <w:color w:val="0F3D2E"/>
      <w:sz w:val="48"/>
      <w:szCs w:val="48"/>
    </w:rPr>
  </w:style>
  <w:style w:type="paragraph" w:customStyle="1" w:styleId="doc-subtitle">
    <w:name w:val="doc-subtitle"/>
    <w:basedOn w:val="Normal"/>
    <w:pPr>
      <w:spacing w:before="40" w:after="800"/>
      <w:jc w:val="center"/>
    </w:pPr>
    <w:rPr>
      <w:color w:val="6B7280"/>
    </w:rPr>
  </w:style>
  <w:style w:type="paragraph" w:customStyle="1" w:styleId="part-title">
    <w:name w:val="part-title"/>
    <w:basedOn w:val="Normal"/>
    <w:pPr>
      <w:pageBreakBefore/>
      <w:spacing w:before="800" w:after="80"/>
      <w:jc w:val="center"/>
    </w:pPr>
    <w:rPr>
      <w:b/>
      <w:bCs/>
      <w:color w:val="0F3D2E"/>
      <w:sz w:val="40"/>
      <w:szCs w:val="40"/>
    </w:rPr>
  </w:style>
  <w:style w:type="paragraph" w:customStyle="1" w:styleId="part-sub">
    <w:name w:val="part-sub"/>
    <w:basedOn w:val="Normal"/>
    <w:pPr>
      <w:spacing w:before="40" w:after="360"/>
      <w:jc w:val="center"/>
    </w:pPr>
    <w:rPr>
      <w:color w:val="6B7280"/>
      <w:sz w:val="22"/>
      <w:szCs w:val="22"/>
    </w:rPr>
  </w:style>
  <w:style w:type="paragraph" w:customStyle="1" w:styleId="pagebreak">
    <w:name w:val="pagebreak"/>
    <w:basedOn w:val="Normal"/>
    <w:pPr>
      <w:pageBreakBefore/>
      <w:spacing w:before="40" w:after="40"/>
    </w:pPr>
  </w:style>
  <w:style w:type="character" w:styleId="Kuat">
    <w:name w:val="Strong"/>
    <w:basedOn w:val="FontParagrafDefault"/>
    <w:uiPriority w:val="22"/>
    <w:qFormat/>
    <w:rPr>
      <w:b/>
      <w:bCs/>
    </w:rPr>
  </w:style>
  <w:style w:type="character" w:styleId="Hyperlink">
    <w:name w:val="Hyperlink"/>
    <w:basedOn w:val="FontParagrafDefault"/>
    <w:uiPriority w:val="99"/>
    <w:semiHidden/>
    <w:unhideWhenUsed/>
    <w:rPr>
      <w:color w:val="0000FF"/>
      <w:u w:val="single"/>
    </w:rPr>
  </w:style>
  <w:style w:type="character" w:styleId="HiperlinkyangDiikuti">
    <w:name w:val="FollowedHyperlink"/>
    <w:basedOn w:val="FontParagrafDefault"/>
    <w:uiPriority w:val="99"/>
    <w:semiHidden/>
    <w:unhideWhenUsed/>
    <w:rPr>
      <w:color w:val="800080"/>
      <w:u w:val="single"/>
    </w:rPr>
  </w:style>
  <w:style w:type="character" w:styleId="Penekanan">
    <w:name w:val="Emphasis"/>
    <w:basedOn w:val="FontParagrafDefault"/>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13716">
      <w:blockQuote w:val="1"/>
      <w:marLeft w:val="0"/>
      <w:marRight w:val="0"/>
      <w:marTop w:val="120"/>
      <w:marBottom w:val="120"/>
      <w:divBdr>
        <w:top w:val="none" w:sz="0" w:space="0" w:color="auto"/>
        <w:left w:val="single" w:sz="24" w:space="10" w:color="16A34A"/>
        <w:bottom w:val="none" w:sz="0" w:space="0" w:color="auto"/>
        <w:right w:val="none" w:sz="0" w:space="0" w:color="auto"/>
      </w:divBdr>
    </w:div>
    <w:div w:id="250697987">
      <w:marLeft w:val="0"/>
      <w:marRight w:val="0"/>
      <w:marTop w:val="0"/>
      <w:marBottom w:val="800"/>
      <w:divBdr>
        <w:top w:val="none" w:sz="0" w:space="0" w:color="auto"/>
        <w:left w:val="none" w:sz="0" w:space="0" w:color="auto"/>
        <w:bottom w:val="none" w:sz="0" w:space="0" w:color="auto"/>
        <w:right w:val="none" w:sz="0" w:space="0" w:color="auto"/>
      </w:divBdr>
    </w:div>
    <w:div w:id="291448184">
      <w:marLeft w:val="0"/>
      <w:marRight w:val="0"/>
      <w:marTop w:val="800"/>
      <w:marBottom w:val="80"/>
      <w:divBdr>
        <w:top w:val="none" w:sz="0" w:space="0" w:color="auto"/>
        <w:left w:val="none" w:sz="0" w:space="0" w:color="auto"/>
        <w:bottom w:val="none" w:sz="0" w:space="0" w:color="auto"/>
        <w:right w:val="none" w:sz="0" w:space="0" w:color="auto"/>
      </w:divBdr>
    </w:div>
    <w:div w:id="296646736">
      <w:blockQuote w:val="1"/>
      <w:marLeft w:val="0"/>
      <w:marRight w:val="0"/>
      <w:marTop w:val="120"/>
      <w:marBottom w:val="120"/>
      <w:divBdr>
        <w:top w:val="none" w:sz="0" w:space="0" w:color="auto"/>
        <w:left w:val="single" w:sz="24" w:space="10" w:color="16A34A"/>
        <w:bottom w:val="none" w:sz="0" w:space="0" w:color="auto"/>
        <w:right w:val="none" w:sz="0" w:space="0" w:color="auto"/>
      </w:divBdr>
    </w:div>
    <w:div w:id="391662664">
      <w:blockQuote w:val="1"/>
      <w:marLeft w:val="0"/>
      <w:marRight w:val="0"/>
      <w:marTop w:val="120"/>
      <w:marBottom w:val="120"/>
      <w:divBdr>
        <w:top w:val="none" w:sz="0" w:space="0" w:color="auto"/>
        <w:left w:val="single" w:sz="24" w:space="10" w:color="16A34A"/>
        <w:bottom w:val="none" w:sz="0" w:space="0" w:color="auto"/>
        <w:right w:val="none" w:sz="0" w:space="0" w:color="auto"/>
      </w:divBdr>
    </w:div>
    <w:div w:id="556627418">
      <w:marLeft w:val="0"/>
      <w:marRight w:val="0"/>
      <w:marTop w:val="800"/>
      <w:marBottom w:val="80"/>
      <w:divBdr>
        <w:top w:val="none" w:sz="0" w:space="0" w:color="auto"/>
        <w:left w:val="none" w:sz="0" w:space="0" w:color="auto"/>
        <w:bottom w:val="none" w:sz="0" w:space="0" w:color="auto"/>
        <w:right w:val="none" w:sz="0" w:space="0" w:color="auto"/>
      </w:divBdr>
    </w:div>
    <w:div w:id="807630977">
      <w:blockQuote w:val="1"/>
      <w:marLeft w:val="0"/>
      <w:marRight w:val="0"/>
      <w:marTop w:val="120"/>
      <w:marBottom w:val="120"/>
      <w:divBdr>
        <w:top w:val="none" w:sz="0" w:space="0" w:color="auto"/>
        <w:left w:val="single" w:sz="24" w:space="10" w:color="16A34A"/>
        <w:bottom w:val="none" w:sz="0" w:space="0" w:color="auto"/>
        <w:right w:val="none" w:sz="0" w:space="0" w:color="auto"/>
      </w:divBdr>
    </w:div>
    <w:div w:id="986279023">
      <w:marLeft w:val="0"/>
      <w:marRight w:val="0"/>
      <w:marTop w:val="1600"/>
      <w:marBottom w:val="120"/>
      <w:divBdr>
        <w:top w:val="none" w:sz="0" w:space="0" w:color="auto"/>
        <w:left w:val="none" w:sz="0" w:space="0" w:color="auto"/>
        <w:bottom w:val="none" w:sz="0" w:space="0" w:color="auto"/>
        <w:right w:val="none" w:sz="0" w:space="0" w:color="auto"/>
      </w:divBdr>
    </w:div>
    <w:div w:id="1012029513">
      <w:marLeft w:val="0"/>
      <w:marRight w:val="0"/>
      <w:marTop w:val="800"/>
      <w:marBottom w:val="80"/>
      <w:divBdr>
        <w:top w:val="none" w:sz="0" w:space="0" w:color="auto"/>
        <w:left w:val="none" w:sz="0" w:space="0" w:color="auto"/>
        <w:bottom w:val="none" w:sz="0" w:space="0" w:color="auto"/>
        <w:right w:val="none" w:sz="0" w:space="0" w:color="auto"/>
      </w:divBdr>
    </w:div>
    <w:div w:id="1024751296">
      <w:blockQuote w:val="1"/>
      <w:marLeft w:val="0"/>
      <w:marRight w:val="0"/>
      <w:marTop w:val="120"/>
      <w:marBottom w:val="120"/>
      <w:divBdr>
        <w:top w:val="none" w:sz="0" w:space="0" w:color="auto"/>
        <w:left w:val="single" w:sz="24" w:space="10" w:color="16A34A"/>
        <w:bottom w:val="none" w:sz="0" w:space="0" w:color="auto"/>
        <w:right w:val="none" w:sz="0" w:space="0" w:color="auto"/>
      </w:divBdr>
    </w:div>
    <w:div w:id="1110777216">
      <w:blockQuote w:val="1"/>
      <w:marLeft w:val="0"/>
      <w:marRight w:val="0"/>
      <w:marTop w:val="120"/>
      <w:marBottom w:val="120"/>
      <w:divBdr>
        <w:top w:val="none" w:sz="0" w:space="0" w:color="auto"/>
        <w:left w:val="single" w:sz="24" w:space="10" w:color="16A34A"/>
        <w:bottom w:val="none" w:sz="0" w:space="0" w:color="auto"/>
        <w:right w:val="none" w:sz="0" w:space="0" w:color="auto"/>
      </w:divBdr>
    </w:div>
    <w:div w:id="1312952183">
      <w:marLeft w:val="0"/>
      <w:marRight w:val="0"/>
      <w:marTop w:val="800"/>
      <w:marBottom w:val="80"/>
      <w:divBdr>
        <w:top w:val="none" w:sz="0" w:space="0" w:color="auto"/>
        <w:left w:val="none" w:sz="0" w:space="0" w:color="auto"/>
        <w:bottom w:val="none" w:sz="0" w:space="0" w:color="auto"/>
        <w:right w:val="none" w:sz="0" w:space="0" w:color="auto"/>
      </w:divBdr>
    </w:div>
    <w:div w:id="1336303668">
      <w:marLeft w:val="0"/>
      <w:marRight w:val="0"/>
      <w:marTop w:val="800"/>
      <w:marBottom w:val="80"/>
      <w:divBdr>
        <w:top w:val="none" w:sz="0" w:space="0" w:color="auto"/>
        <w:left w:val="none" w:sz="0" w:space="0" w:color="auto"/>
        <w:bottom w:val="none" w:sz="0" w:space="0" w:color="auto"/>
        <w:right w:val="none" w:sz="0" w:space="0" w:color="auto"/>
      </w:divBdr>
    </w:div>
    <w:div w:id="1432506396">
      <w:blockQuote w:val="1"/>
      <w:marLeft w:val="0"/>
      <w:marRight w:val="0"/>
      <w:marTop w:val="120"/>
      <w:marBottom w:val="120"/>
      <w:divBdr>
        <w:top w:val="none" w:sz="0" w:space="0" w:color="auto"/>
        <w:left w:val="single" w:sz="24" w:space="10" w:color="16A34A"/>
        <w:bottom w:val="none" w:sz="0" w:space="0" w:color="auto"/>
        <w:right w:val="none" w:sz="0" w:space="0" w:color="auto"/>
      </w:divBdr>
    </w:div>
    <w:div w:id="1662000914">
      <w:blockQuote w:val="1"/>
      <w:marLeft w:val="0"/>
      <w:marRight w:val="0"/>
      <w:marTop w:val="120"/>
      <w:marBottom w:val="120"/>
      <w:divBdr>
        <w:top w:val="none" w:sz="0" w:space="0" w:color="auto"/>
        <w:left w:val="single" w:sz="24" w:space="10" w:color="16A34A"/>
        <w:bottom w:val="none" w:sz="0" w:space="0" w:color="auto"/>
        <w:right w:val="none" w:sz="0" w:space="0" w:color="auto"/>
      </w:divBdr>
    </w:div>
    <w:div w:id="1695351265">
      <w:marLeft w:val="0"/>
      <w:marRight w:val="0"/>
      <w:marTop w:val="800"/>
      <w:marBottom w:val="80"/>
      <w:divBdr>
        <w:top w:val="none" w:sz="0" w:space="0" w:color="auto"/>
        <w:left w:val="none" w:sz="0" w:space="0" w:color="auto"/>
        <w:bottom w:val="none" w:sz="0" w:space="0" w:color="auto"/>
        <w:right w:val="none" w:sz="0" w:space="0" w:color="auto"/>
      </w:divBdr>
    </w:div>
    <w:div w:id="2021882577">
      <w:blockQuote w:val="1"/>
      <w:marLeft w:val="0"/>
      <w:marRight w:val="0"/>
      <w:marTop w:val="120"/>
      <w:marBottom w:val="120"/>
      <w:divBdr>
        <w:top w:val="none" w:sz="0" w:space="0" w:color="auto"/>
        <w:left w:val="single" w:sz="24" w:space="10" w:color="16A34A"/>
        <w:bottom w:val="none" w:sz="0" w:space="0" w:color="auto"/>
        <w:right w:val="none" w:sz="0" w:space="0" w:color="auto"/>
      </w:divBdr>
    </w:div>
  </w:divs>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i-fst.ut.ac.id/arsip/" TargetMode="External"/><Relationship Id="rId5" Type="http://schemas.openxmlformats.org/officeDocument/2006/relationships/hyperlink" Target="https://si-fst.ut.ac.id/arsip/" TargetMode="External"/><Relationship Id="rId4" Type="http://schemas.openxmlformats.org/officeDocument/2006/relationships/webSettings" Target="web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15400</Words>
  <Characters>87784</Characters>
  <Application>Microsoft Office Word</Application>
  <DocSecurity>0</DocSecurity>
  <Lines>731</Lines>
  <Paragraphs>205</Paragraphs>
  <ScaleCrop>false</ScaleCrop>
  <Company/>
  <LinksUpToDate>false</LinksUpToDate>
  <CharactersWithSpaces>102979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doni</dc:creator>
  <cp:keywords/>
  <dc:description/>
  <cp:lastModifiedBy>kevin doni</cp:lastModifiedBy>
  <cp:revision>4</cp:revision>
  <dcterms:created xsi:type="dcterms:W3CDTF">2026-09-21T08:17:00Z</dcterms:created>
  <dcterms:modified xsi:type="dcterms:W3CDTF">2026-09-21T08:32:00Z</dcterms:modified>
</cp:coreProperties>
</file>